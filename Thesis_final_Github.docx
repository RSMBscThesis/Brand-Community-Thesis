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4392C9" w14:textId="34AE91E0" w:rsidR="00E278A3" w:rsidRPr="007A4CE1" w:rsidRDefault="00694B9A" w:rsidP="00F541D1">
      <w:pPr>
        <w:pStyle w:val="Title"/>
        <w:spacing w:line="240" w:lineRule="auto"/>
        <w:jc w:val="left"/>
        <w:rPr>
          <w:sz w:val="48"/>
          <w:szCs w:val="48"/>
          <w:lang w:val="en-GB"/>
          <w:rPrChange w:id="0" w:author="Luuk van de Ven" w:date="2020-06-01T20:58:00Z">
            <w:rPr>
              <w:sz w:val="72"/>
              <w:szCs w:val="72"/>
              <w:lang w:val="en-GB"/>
            </w:rPr>
          </w:rPrChange>
        </w:rPr>
      </w:pPr>
      <w:r w:rsidRPr="007A4CE1">
        <w:rPr>
          <w:sz w:val="48"/>
          <w:szCs w:val="48"/>
          <w:lang w:val="en-GB"/>
          <w:rPrChange w:id="1" w:author="Luuk van de Ven" w:date="2020-06-01T20:58:00Z">
            <w:rPr>
              <w:sz w:val="72"/>
              <w:szCs w:val="72"/>
              <w:lang w:val="en-GB"/>
            </w:rPr>
          </w:rPrChange>
        </w:rPr>
        <w:t xml:space="preserve">Increasing </w:t>
      </w:r>
      <w:r w:rsidR="00FC5EB9" w:rsidRPr="007A4CE1">
        <w:rPr>
          <w:sz w:val="48"/>
          <w:szCs w:val="48"/>
          <w:lang w:val="en-GB"/>
          <w:rPrChange w:id="2" w:author="Luuk van de Ven" w:date="2020-06-01T20:58:00Z">
            <w:rPr>
              <w:sz w:val="72"/>
              <w:szCs w:val="72"/>
              <w:lang w:val="en-GB"/>
            </w:rPr>
          </w:rPrChange>
        </w:rPr>
        <w:t>the</w:t>
      </w:r>
      <w:r w:rsidRPr="007A4CE1">
        <w:rPr>
          <w:sz w:val="48"/>
          <w:szCs w:val="48"/>
          <w:lang w:val="en-GB"/>
          <w:rPrChange w:id="3" w:author="Luuk van de Ven" w:date="2020-06-01T20:58:00Z">
            <w:rPr>
              <w:sz w:val="72"/>
              <w:szCs w:val="72"/>
              <w:lang w:val="en-GB"/>
            </w:rPr>
          </w:rPrChange>
        </w:rPr>
        <w:t xml:space="preserve"> </w:t>
      </w:r>
      <w:r w:rsidR="00222C33" w:rsidRPr="007A4CE1">
        <w:rPr>
          <w:sz w:val="48"/>
          <w:szCs w:val="48"/>
          <w:lang w:val="en-GB"/>
          <w:rPrChange w:id="4" w:author="Luuk van de Ven" w:date="2020-06-01T20:58:00Z">
            <w:rPr>
              <w:sz w:val="72"/>
              <w:szCs w:val="72"/>
              <w:lang w:val="en-GB"/>
            </w:rPr>
          </w:rPrChange>
        </w:rPr>
        <w:t>S</w:t>
      </w:r>
      <w:r w:rsidRPr="007A4CE1">
        <w:rPr>
          <w:sz w:val="48"/>
          <w:szCs w:val="48"/>
          <w:lang w:val="en-GB"/>
          <w:rPrChange w:id="5" w:author="Luuk van de Ven" w:date="2020-06-01T20:58:00Z">
            <w:rPr>
              <w:sz w:val="72"/>
              <w:szCs w:val="72"/>
              <w:lang w:val="en-GB"/>
            </w:rPr>
          </w:rPrChange>
        </w:rPr>
        <w:t xml:space="preserve">ustainability of </w:t>
      </w:r>
      <w:r w:rsidR="00222C33" w:rsidRPr="007A4CE1">
        <w:rPr>
          <w:sz w:val="48"/>
          <w:szCs w:val="48"/>
          <w:lang w:val="en-GB"/>
          <w:rPrChange w:id="6" w:author="Luuk van de Ven" w:date="2020-06-01T20:58:00Z">
            <w:rPr>
              <w:sz w:val="72"/>
              <w:szCs w:val="72"/>
              <w:lang w:val="en-GB"/>
            </w:rPr>
          </w:rPrChange>
        </w:rPr>
        <w:t>O</w:t>
      </w:r>
      <w:r w:rsidR="00FC5EB9" w:rsidRPr="007A4CE1">
        <w:rPr>
          <w:sz w:val="48"/>
          <w:szCs w:val="48"/>
          <w:lang w:val="en-GB"/>
          <w:rPrChange w:id="7" w:author="Luuk van de Ven" w:date="2020-06-01T20:58:00Z">
            <w:rPr>
              <w:sz w:val="72"/>
              <w:szCs w:val="72"/>
              <w:lang w:val="en-GB"/>
            </w:rPr>
          </w:rPrChange>
        </w:rPr>
        <w:t xml:space="preserve">nline </w:t>
      </w:r>
      <w:r w:rsidR="00222C33" w:rsidRPr="007A4CE1">
        <w:rPr>
          <w:sz w:val="48"/>
          <w:szCs w:val="48"/>
          <w:lang w:val="en-GB"/>
          <w:rPrChange w:id="8" w:author="Luuk van de Ven" w:date="2020-06-01T20:58:00Z">
            <w:rPr>
              <w:sz w:val="72"/>
              <w:szCs w:val="72"/>
            </w:rPr>
          </w:rPrChange>
        </w:rPr>
        <w:t>B</w:t>
      </w:r>
      <w:r w:rsidR="00FC5EB9" w:rsidRPr="007A4CE1">
        <w:rPr>
          <w:sz w:val="48"/>
          <w:szCs w:val="48"/>
          <w:lang w:val="en-GB"/>
          <w:rPrChange w:id="9" w:author="Luuk van de Ven" w:date="2020-06-01T20:58:00Z">
            <w:rPr>
              <w:sz w:val="72"/>
              <w:szCs w:val="72"/>
            </w:rPr>
          </w:rPrChange>
        </w:rPr>
        <w:t xml:space="preserve">rand </w:t>
      </w:r>
      <w:r w:rsidR="00222C33" w:rsidRPr="007A4CE1">
        <w:rPr>
          <w:sz w:val="48"/>
          <w:szCs w:val="48"/>
          <w:lang w:val="en-GB"/>
          <w:rPrChange w:id="10" w:author="Luuk van de Ven" w:date="2020-06-01T20:58:00Z">
            <w:rPr>
              <w:sz w:val="72"/>
              <w:szCs w:val="72"/>
            </w:rPr>
          </w:rPrChange>
        </w:rPr>
        <w:t>C</w:t>
      </w:r>
      <w:r w:rsidR="00FC5EB9" w:rsidRPr="007A4CE1">
        <w:rPr>
          <w:sz w:val="48"/>
          <w:szCs w:val="48"/>
          <w:lang w:val="en-GB"/>
          <w:rPrChange w:id="11" w:author="Luuk van de Ven" w:date="2020-06-01T20:58:00Z">
            <w:rPr>
              <w:sz w:val="72"/>
              <w:szCs w:val="72"/>
            </w:rPr>
          </w:rPrChange>
        </w:rPr>
        <w:t>ommunities</w:t>
      </w:r>
      <w:r w:rsidR="00766E0B" w:rsidRPr="007A4CE1">
        <w:rPr>
          <w:sz w:val="48"/>
          <w:szCs w:val="48"/>
          <w:lang w:val="en-GB"/>
          <w:rPrChange w:id="12" w:author="Luuk van de Ven" w:date="2020-06-01T20:58:00Z">
            <w:rPr>
              <w:sz w:val="72"/>
              <w:szCs w:val="72"/>
              <w:lang w:val="en-GB"/>
            </w:rPr>
          </w:rPrChange>
        </w:rPr>
        <w:t xml:space="preserve"> by </w:t>
      </w:r>
      <w:r w:rsidR="00DF46CF" w:rsidRPr="007A4CE1">
        <w:rPr>
          <w:sz w:val="48"/>
          <w:szCs w:val="48"/>
          <w:lang w:val="en-GB"/>
          <w:rPrChange w:id="13" w:author="Luuk van de Ven" w:date="2020-06-01T20:58:00Z">
            <w:rPr>
              <w:sz w:val="72"/>
              <w:szCs w:val="72"/>
            </w:rPr>
          </w:rPrChange>
        </w:rPr>
        <w:t xml:space="preserve">Organising </w:t>
      </w:r>
      <w:r w:rsidR="00222C33" w:rsidRPr="007A4CE1">
        <w:rPr>
          <w:sz w:val="48"/>
          <w:szCs w:val="48"/>
          <w:lang w:val="en-GB"/>
          <w:rPrChange w:id="14" w:author="Luuk van de Ven" w:date="2020-06-01T20:58:00Z">
            <w:rPr>
              <w:sz w:val="72"/>
              <w:szCs w:val="72"/>
              <w:lang w:val="en-GB"/>
            </w:rPr>
          </w:rPrChange>
        </w:rPr>
        <w:t>O</w:t>
      </w:r>
      <w:r w:rsidR="00766E0B" w:rsidRPr="007A4CE1">
        <w:rPr>
          <w:sz w:val="48"/>
          <w:szCs w:val="48"/>
          <w:lang w:val="en-GB"/>
          <w:rPrChange w:id="15" w:author="Luuk van de Ven" w:date="2020-06-01T20:58:00Z">
            <w:rPr>
              <w:sz w:val="72"/>
              <w:szCs w:val="72"/>
              <w:lang w:val="en-GB"/>
            </w:rPr>
          </w:rPrChange>
        </w:rPr>
        <w:t xml:space="preserve">ffline </w:t>
      </w:r>
      <w:r w:rsidR="00222C33" w:rsidRPr="007A4CE1">
        <w:rPr>
          <w:sz w:val="48"/>
          <w:szCs w:val="48"/>
          <w:lang w:val="en-GB"/>
          <w:rPrChange w:id="16" w:author="Luuk van de Ven" w:date="2020-06-01T20:58:00Z">
            <w:rPr>
              <w:sz w:val="72"/>
              <w:szCs w:val="72"/>
              <w:lang w:val="en-GB"/>
            </w:rPr>
          </w:rPrChange>
        </w:rPr>
        <w:t>E</w:t>
      </w:r>
      <w:r w:rsidR="00766E0B" w:rsidRPr="007A4CE1">
        <w:rPr>
          <w:sz w:val="48"/>
          <w:szCs w:val="48"/>
          <w:lang w:val="en-GB"/>
          <w:rPrChange w:id="17" w:author="Luuk van de Ven" w:date="2020-06-01T20:58:00Z">
            <w:rPr>
              <w:sz w:val="72"/>
              <w:szCs w:val="72"/>
              <w:lang w:val="en-GB"/>
            </w:rPr>
          </w:rPrChange>
        </w:rPr>
        <w:t>vents</w:t>
      </w:r>
    </w:p>
    <w:p w14:paraId="2AAC478A" w14:textId="77777777" w:rsidR="00EC27D6" w:rsidRPr="00074447" w:rsidRDefault="00EC27D6">
      <w:pPr>
        <w:jc w:val="left"/>
        <w:rPr>
          <w:lang w:val="en-GB"/>
        </w:rPr>
        <w:pPrChange w:id="18" w:author="Luuk van de Ven" w:date="2020-06-01T20:59:00Z">
          <w:pPr/>
        </w:pPrChange>
      </w:pPr>
    </w:p>
    <w:p w14:paraId="2493D5C0" w14:textId="6E1EB255" w:rsidR="00497B1E" w:rsidRPr="008F7A62" w:rsidRDefault="00EC27D6">
      <w:pPr>
        <w:jc w:val="left"/>
        <w:rPr>
          <w:rPrChange w:id="19" w:author="Luuk van de Ven" w:date="2020-06-06T20:46:00Z">
            <w:rPr>
              <w:lang w:val="nl-NL"/>
            </w:rPr>
          </w:rPrChange>
        </w:rPr>
        <w:pPrChange w:id="20" w:author="Luuk van de Ven" w:date="2020-06-01T20:59:00Z">
          <w:pPr/>
        </w:pPrChange>
      </w:pPr>
      <w:r w:rsidRPr="008F7A62">
        <w:rPr>
          <w:rPrChange w:id="21" w:author="Luuk van de Ven" w:date="2020-06-06T20:46:00Z">
            <w:rPr>
              <w:lang w:val="nl-NL"/>
            </w:rPr>
          </w:rPrChange>
        </w:rPr>
        <w:t>Bachelor Thesis</w:t>
      </w:r>
    </w:p>
    <w:p w14:paraId="567BE457" w14:textId="77777777" w:rsidR="00497B1E" w:rsidRPr="008F7A62" w:rsidRDefault="00497B1E" w:rsidP="00D86B44">
      <w:pPr>
        <w:rPr>
          <w:rPrChange w:id="22" w:author="Luuk van de Ven" w:date="2020-06-06T20:46:00Z">
            <w:rPr>
              <w:lang w:val="nl-NL"/>
            </w:rPr>
          </w:rPrChange>
        </w:rPr>
      </w:pPr>
    </w:p>
    <w:p w14:paraId="69F3C348" w14:textId="77777777" w:rsidR="00497B1E" w:rsidRPr="008F7A62" w:rsidRDefault="00497B1E" w:rsidP="00D86B44">
      <w:pPr>
        <w:rPr>
          <w:rPrChange w:id="23" w:author="Luuk van de Ven" w:date="2020-06-06T20:46:00Z">
            <w:rPr>
              <w:lang w:val="nl-NL"/>
            </w:rPr>
          </w:rPrChange>
        </w:rPr>
      </w:pPr>
    </w:p>
    <w:p w14:paraId="2459B7E0" w14:textId="77777777" w:rsidR="00781AA5" w:rsidRPr="008F7A62" w:rsidRDefault="00781AA5" w:rsidP="00D86B44">
      <w:pPr>
        <w:rPr>
          <w:ins w:id="24" w:author="Luuk van de Ven" w:date="2020-06-01T21:00:00Z"/>
          <w:rPrChange w:id="25" w:author="Luuk van de Ven" w:date="2020-06-06T20:46:00Z">
            <w:rPr>
              <w:ins w:id="26" w:author="Luuk van de Ven" w:date="2020-06-01T21:00:00Z"/>
              <w:lang w:val="nl-NL"/>
            </w:rPr>
          </w:rPrChange>
        </w:rPr>
      </w:pPr>
    </w:p>
    <w:p w14:paraId="08C22D64" w14:textId="77777777" w:rsidR="001B554F" w:rsidRPr="008F7A62" w:rsidRDefault="001B554F" w:rsidP="00D86B44">
      <w:pPr>
        <w:rPr>
          <w:ins w:id="27" w:author="Luuk van de Ven" w:date="2020-06-06T11:31:00Z"/>
          <w:rPrChange w:id="28" w:author="Luuk van de Ven" w:date="2020-06-06T20:46:00Z">
            <w:rPr>
              <w:ins w:id="29" w:author="Luuk van de Ven" w:date="2020-06-06T11:31:00Z"/>
              <w:lang w:val="nl-NL"/>
            </w:rPr>
          </w:rPrChange>
        </w:rPr>
      </w:pPr>
    </w:p>
    <w:p w14:paraId="7CB648EA" w14:textId="77777777" w:rsidR="00781AA5" w:rsidRPr="008F7A62" w:rsidRDefault="00781AA5" w:rsidP="00D86B44">
      <w:pPr>
        <w:rPr>
          <w:ins w:id="30" w:author="Luuk van de Ven" w:date="2020-06-01T21:00:00Z"/>
          <w:rPrChange w:id="31" w:author="Luuk van de Ven" w:date="2020-06-06T20:46:00Z">
            <w:rPr>
              <w:ins w:id="32" w:author="Luuk van de Ven" w:date="2020-06-01T21:00:00Z"/>
              <w:lang w:val="nl-NL"/>
            </w:rPr>
          </w:rPrChange>
        </w:rPr>
      </w:pPr>
    </w:p>
    <w:p w14:paraId="47978DA7" w14:textId="29B85FD4" w:rsidR="005B654A" w:rsidRPr="008F7A62" w:rsidRDefault="005907C6" w:rsidP="00D86B44">
      <w:pPr>
        <w:rPr>
          <w:rPrChange w:id="33" w:author="Luuk van de Ven" w:date="2020-06-06T20:46:00Z">
            <w:rPr>
              <w:lang w:val="nl-NL"/>
            </w:rPr>
          </w:rPrChange>
        </w:rPr>
      </w:pPr>
      <w:r w:rsidRPr="008F7A62">
        <w:rPr>
          <w:rPrChange w:id="34" w:author="Luuk van de Ven" w:date="2020-06-06T20:46:00Z">
            <w:rPr>
              <w:lang w:val="nl-NL"/>
            </w:rPr>
          </w:rPrChange>
        </w:rPr>
        <w:t>Team 7</w:t>
      </w:r>
    </w:p>
    <w:p w14:paraId="1C221A1C" w14:textId="70BFE034" w:rsidR="00CB2E8F" w:rsidRPr="008F7A62" w:rsidDel="008F7A62" w:rsidRDefault="005907C6" w:rsidP="00D86B44">
      <w:pPr>
        <w:rPr>
          <w:del w:id="35" w:author="Luuk van de Ven" w:date="2020-06-06T20:46:00Z"/>
          <w:rPrChange w:id="36" w:author="Luuk van de Ven" w:date="2020-06-06T20:46:00Z">
            <w:rPr>
              <w:del w:id="37" w:author="Luuk van de Ven" w:date="2020-06-06T20:46:00Z"/>
              <w:lang w:val="nl-NL"/>
            </w:rPr>
          </w:rPrChange>
        </w:rPr>
      </w:pPr>
      <w:del w:id="38" w:author="Luuk van de Ven" w:date="2020-06-06T20:46:00Z">
        <w:r w:rsidRPr="008F7A62" w:rsidDel="008F7A62">
          <w:rPr>
            <w:rPrChange w:id="39" w:author="Luuk van de Ven" w:date="2020-06-06T20:46:00Z">
              <w:rPr>
                <w:lang w:val="nl-NL"/>
              </w:rPr>
            </w:rPrChange>
          </w:rPr>
          <w:delText xml:space="preserve">Luuk van de Ven </w:delText>
        </w:r>
        <w:r w:rsidR="008745EA" w:rsidRPr="008F7A62" w:rsidDel="008F7A62">
          <w:rPr>
            <w:rPrChange w:id="40" w:author="Luuk van de Ven" w:date="2020-06-06T20:46:00Z">
              <w:rPr>
                <w:lang w:val="nl-NL"/>
              </w:rPr>
            </w:rPrChange>
          </w:rPr>
          <w:tab/>
          <w:delText>(</w:delText>
        </w:r>
        <w:r w:rsidR="003443D7" w:rsidRPr="008F7A62" w:rsidDel="008F7A62">
          <w:rPr>
            <w:rPrChange w:id="41" w:author="Luuk van de Ven" w:date="2020-06-06T20:46:00Z">
              <w:rPr>
                <w:lang w:val="nl-NL"/>
              </w:rPr>
            </w:rPrChange>
          </w:rPr>
          <w:delText>320</w:delText>
        </w:r>
        <w:r w:rsidR="008745EA" w:rsidRPr="008F7A62" w:rsidDel="008F7A62">
          <w:rPr>
            <w:rPrChange w:id="42" w:author="Luuk van de Ven" w:date="2020-06-06T20:46:00Z">
              <w:rPr>
                <w:lang w:val="nl-NL"/>
              </w:rPr>
            </w:rPrChange>
          </w:rPr>
          <w:delText xml:space="preserve"> hours)</w:delText>
        </w:r>
      </w:del>
    </w:p>
    <w:p w14:paraId="635060DD" w14:textId="3B4A5BBE" w:rsidR="00D8705E" w:rsidRPr="008F7A62" w:rsidDel="008F7A62" w:rsidRDefault="00D8705E" w:rsidP="00D8705E">
      <w:pPr>
        <w:rPr>
          <w:del w:id="43" w:author="Luuk van de Ven" w:date="2020-06-06T20:46:00Z"/>
          <w:rPrChange w:id="44" w:author="Luuk van de Ven" w:date="2020-06-06T20:46:00Z">
            <w:rPr>
              <w:del w:id="45" w:author="Luuk van de Ven" w:date="2020-06-06T20:46:00Z"/>
              <w:lang w:val="nl-NL"/>
            </w:rPr>
          </w:rPrChange>
        </w:rPr>
      </w:pPr>
      <w:del w:id="46" w:author="Luuk van de Ven" w:date="2020-06-06T20:46:00Z">
        <w:r w:rsidRPr="008F7A62" w:rsidDel="008F7A62">
          <w:rPr>
            <w:rPrChange w:id="47" w:author="Luuk van de Ven" w:date="2020-06-06T20:46:00Z">
              <w:rPr>
                <w:lang w:val="nl-NL"/>
              </w:rPr>
            </w:rPrChange>
          </w:rPr>
          <w:delText>Guus van den Akker</w:delText>
        </w:r>
        <w:r w:rsidRPr="008F7A62" w:rsidDel="008F7A62">
          <w:rPr>
            <w:rPrChange w:id="48" w:author="Luuk van de Ven" w:date="2020-06-06T20:46:00Z">
              <w:rPr>
                <w:lang w:val="nl-NL"/>
              </w:rPr>
            </w:rPrChange>
          </w:rPr>
          <w:tab/>
          <w:delText>(</w:delText>
        </w:r>
        <w:r w:rsidR="003443D7" w:rsidRPr="008F7A62" w:rsidDel="008F7A62">
          <w:rPr>
            <w:rPrChange w:id="49" w:author="Luuk van de Ven" w:date="2020-06-06T20:46:00Z">
              <w:rPr>
                <w:lang w:val="nl-NL"/>
              </w:rPr>
            </w:rPrChange>
          </w:rPr>
          <w:delText>320</w:delText>
        </w:r>
        <w:r w:rsidRPr="008F7A62" w:rsidDel="008F7A62">
          <w:rPr>
            <w:rPrChange w:id="50" w:author="Luuk van de Ven" w:date="2020-06-06T20:46:00Z">
              <w:rPr>
                <w:lang w:val="nl-NL"/>
              </w:rPr>
            </w:rPrChange>
          </w:rPr>
          <w:delText xml:space="preserve"> hours)</w:delText>
        </w:r>
      </w:del>
    </w:p>
    <w:p w14:paraId="1DA0DD12" w14:textId="351D7F92" w:rsidR="00D8705E" w:rsidRPr="00133133" w:rsidDel="00781AA5" w:rsidRDefault="00D8705E" w:rsidP="00D8705E">
      <w:pPr>
        <w:rPr>
          <w:del w:id="51" w:author="Luuk van de Ven" w:date="2020-06-01T21:00:00Z"/>
          <w:lang w:val="en-GB"/>
        </w:rPr>
      </w:pPr>
      <w:del w:id="52" w:author="Luuk van de Ven" w:date="2020-06-06T20:46:00Z">
        <w:r w:rsidRPr="00133133" w:rsidDel="008F7A62">
          <w:rPr>
            <w:lang w:val="en-GB"/>
          </w:rPr>
          <w:delText xml:space="preserve">Ditte Selders </w:delText>
        </w:r>
        <w:r w:rsidRPr="00133133" w:rsidDel="008F7A62">
          <w:rPr>
            <w:lang w:val="en-GB"/>
          </w:rPr>
          <w:tab/>
        </w:r>
        <w:r w:rsidRPr="00133133" w:rsidDel="008F7A62">
          <w:rPr>
            <w:lang w:val="en-GB"/>
          </w:rPr>
          <w:tab/>
          <w:delText>(</w:delText>
        </w:r>
        <w:r w:rsidR="003443D7" w:rsidDel="008F7A62">
          <w:rPr>
            <w:lang w:val="en-GB"/>
          </w:rPr>
          <w:delText>320</w:delText>
        </w:r>
        <w:r w:rsidRPr="00133133" w:rsidDel="008F7A62">
          <w:rPr>
            <w:lang w:val="en-GB"/>
          </w:rPr>
          <w:delText xml:space="preserve"> hours)</w:delText>
        </w:r>
      </w:del>
    </w:p>
    <w:p w14:paraId="3F4DCCC3" w14:textId="77777777" w:rsidR="00D8705E" w:rsidRPr="00133133" w:rsidDel="00781AA5" w:rsidRDefault="00D8705E" w:rsidP="00D8705E">
      <w:pPr>
        <w:rPr>
          <w:del w:id="53" w:author="Luuk van de Ven" w:date="2020-06-01T21:00:00Z"/>
          <w:lang w:val="en-GB"/>
        </w:rPr>
      </w:pPr>
    </w:p>
    <w:p w14:paraId="26B52AC9" w14:textId="77777777" w:rsidR="00D8705E" w:rsidRPr="00133133" w:rsidDel="00781AA5" w:rsidRDefault="00D8705E" w:rsidP="00D8705E">
      <w:pPr>
        <w:rPr>
          <w:del w:id="54" w:author="Luuk van de Ven" w:date="2020-06-01T21:00:00Z"/>
          <w:lang w:val="en-GB"/>
        </w:rPr>
      </w:pPr>
    </w:p>
    <w:p w14:paraId="0F37219C" w14:textId="77777777" w:rsidR="00D8705E" w:rsidRPr="00133133" w:rsidDel="00781AA5" w:rsidRDefault="00D8705E" w:rsidP="00D8705E">
      <w:pPr>
        <w:rPr>
          <w:del w:id="55" w:author="Luuk van de Ven" w:date="2020-06-01T21:00:00Z"/>
          <w:lang w:val="en-GB"/>
        </w:rPr>
      </w:pPr>
    </w:p>
    <w:p w14:paraId="5111272D" w14:textId="77777777" w:rsidR="00D8705E" w:rsidRPr="00133133" w:rsidRDefault="00D8705E" w:rsidP="00D8705E">
      <w:pPr>
        <w:rPr>
          <w:lang w:val="en-GB"/>
        </w:rPr>
      </w:pPr>
    </w:p>
    <w:p w14:paraId="1A18CA75" w14:textId="77777777" w:rsidR="00D8705E" w:rsidRPr="00133133" w:rsidRDefault="00D8705E" w:rsidP="00D8705E">
      <w:pPr>
        <w:rPr>
          <w:lang w:val="en-GB"/>
        </w:rPr>
      </w:pPr>
    </w:p>
    <w:p w14:paraId="441BAD91" w14:textId="77777777" w:rsidR="00D8705E" w:rsidRPr="00133133" w:rsidRDefault="00D8705E" w:rsidP="00D8705E">
      <w:pPr>
        <w:rPr>
          <w:lang w:val="en-GB"/>
        </w:rPr>
      </w:pPr>
    </w:p>
    <w:p w14:paraId="41FE3FF5" w14:textId="77777777" w:rsidR="00C31A52" w:rsidRDefault="00C31A52" w:rsidP="00D8705E">
      <w:pPr>
        <w:rPr>
          <w:ins w:id="56" w:author="Luuk van de Ven" w:date="2020-06-01T20:59:00Z"/>
          <w:lang w:val="en-GB"/>
        </w:rPr>
      </w:pPr>
    </w:p>
    <w:p w14:paraId="2ACD86C8" w14:textId="77777777" w:rsidR="00781AA5" w:rsidRDefault="00781AA5" w:rsidP="00D8705E">
      <w:pPr>
        <w:rPr>
          <w:ins w:id="57" w:author="Luuk van de Ven" w:date="2020-06-01T21:00:00Z"/>
          <w:lang w:val="en-GB"/>
        </w:rPr>
      </w:pPr>
    </w:p>
    <w:p w14:paraId="3B7A091F" w14:textId="77777777" w:rsidR="001B554F" w:rsidRDefault="001B554F" w:rsidP="00D8705E">
      <w:pPr>
        <w:rPr>
          <w:ins w:id="58" w:author="Luuk van de Ven" w:date="2020-06-01T21:00:00Z"/>
          <w:lang w:val="en-GB"/>
        </w:rPr>
      </w:pPr>
    </w:p>
    <w:p w14:paraId="74DE5CF4" w14:textId="1999D8F8" w:rsidR="00D8705E" w:rsidRPr="00133133" w:rsidRDefault="00761A55" w:rsidP="00D8705E">
      <w:pPr>
        <w:rPr>
          <w:lang w:val="en-GB"/>
        </w:rPr>
      </w:pPr>
      <w:r>
        <w:rPr>
          <w:lang w:val="en-GB"/>
        </w:rPr>
        <w:t>8</w:t>
      </w:r>
      <w:r w:rsidR="00D8705E" w:rsidRPr="00133133">
        <w:rPr>
          <w:lang w:val="en-GB"/>
        </w:rPr>
        <w:t xml:space="preserve"> </w:t>
      </w:r>
      <w:r>
        <w:rPr>
          <w:lang w:val="en-GB"/>
        </w:rPr>
        <w:t>June</w:t>
      </w:r>
      <w:r w:rsidR="00D8705E" w:rsidRPr="00133133">
        <w:rPr>
          <w:lang w:val="en-GB"/>
        </w:rPr>
        <w:t xml:space="preserve"> 2020 </w:t>
      </w:r>
      <w:r w:rsidR="00D8705E" w:rsidRPr="00604A37">
        <w:rPr>
          <w:color w:val="auto"/>
          <w:lang w:val="en-GB"/>
          <w:rPrChange w:id="59" w:author="Guus van den Akker" w:date="2020-06-06T11:29:00Z">
            <w:rPr>
              <w:lang w:val="en-GB"/>
            </w:rPr>
          </w:rPrChange>
        </w:rPr>
        <w:t>–</w:t>
      </w:r>
      <w:r w:rsidR="00D8705E" w:rsidRPr="00133133">
        <w:rPr>
          <w:lang w:val="en-GB"/>
        </w:rPr>
        <w:t xml:space="preserve"> </w:t>
      </w:r>
      <w:ins w:id="60" w:author="Guus van den Akker" w:date="2020-06-06T11:29:00Z">
        <w:r w:rsidR="00604A37">
          <w:rPr>
            <w:color w:val="auto"/>
            <w:lang w:val="en-GB"/>
          </w:rPr>
          <w:t>110</w:t>
        </w:r>
      </w:ins>
      <w:del w:id="61" w:author="Guus van den Akker" w:date="2020-06-06T11:29:00Z">
        <w:r w:rsidR="003A00BE" w:rsidRPr="00761A55" w:rsidDel="00604A37">
          <w:rPr>
            <w:color w:val="FF0000"/>
            <w:lang w:val="en-GB"/>
          </w:rPr>
          <w:delText>10</w:delText>
        </w:r>
      </w:del>
      <w:ins w:id="62" w:author="Luuk van de Ven" w:date="2020-06-06T11:26:00Z">
        <w:del w:id="63" w:author="Guus van den Akker" w:date="2020-06-06T11:29:00Z">
          <w:r w:rsidR="00800D27" w:rsidDel="00604A37">
            <w:rPr>
              <w:color w:val="FF0000"/>
              <w:lang w:val="en-GB"/>
            </w:rPr>
            <w:delText>9</w:delText>
          </w:r>
        </w:del>
      </w:ins>
      <w:del w:id="64" w:author="Luuk van de Ven" w:date="2020-06-06T11:26:00Z">
        <w:r w:rsidR="003A00BE" w:rsidRPr="00761A55" w:rsidDel="00800D27">
          <w:rPr>
            <w:color w:val="FF0000"/>
            <w:lang w:val="en-GB"/>
          </w:rPr>
          <w:delText>2</w:delText>
        </w:r>
      </w:del>
      <w:r w:rsidR="00D8705E" w:rsidRPr="00761A55">
        <w:rPr>
          <w:color w:val="FF0000"/>
          <w:lang w:val="en-GB"/>
        </w:rPr>
        <w:t xml:space="preserve"> </w:t>
      </w:r>
      <w:r w:rsidR="00D8705E" w:rsidRPr="00133133">
        <w:rPr>
          <w:lang w:val="en-GB"/>
        </w:rPr>
        <w:t>pages</w:t>
      </w:r>
    </w:p>
    <w:p w14:paraId="11A0EF36" w14:textId="77777777" w:rsidR="00C232D3" w:rsidRPr="00133133" w:rsidRDefault="00C232D3" w:rsidP="00D86B44">
      <w:pPr>
        <w:rPr>
          <w:lang w:val="en-GB"/>
        </w:rPr>
      </w:pPr>
    </w:p>
    <w:p w14:paraId="660593C0" w14:textId="77777777" w:rsidR="005B654A" w:rsidRPr="00133133" w:rsidRDefault="005907C6" w:rsidP="00D86B44">
      <w:pPr>
        <w:rPr>
          <w:b/>
          <w:lang w:val="en-GB"/>
        </w:rPr>
      </w:pPr>
      <w:r w:rsidRPr="00133133">
        <w:rPr>
          <w:lang w:val="en-GB"/>
        </w:rPr>
        <w:t>This document is written by Luuk van de Ven, Guus van den Akker, and Ditte Selders</w:t>
      </w:r>
      <w:r w:rsidR="00D275A5" w:rsidRPr="00133133">
        <w:rPr>
          <w:lang w:val="en-GB"/>
        </w:rPr>
        <w:t>, who declare that each individual takes responsibility for the full contents of the whole document. We declare that the text and the work presented in this document is original and that no source other than mentioned in the text and its references have been used in creating in. RSM is only responsible for supervision of completion of the work but not for the contents.</w:t>
      </w:r>
      <w:r w:rsidRPr="00133133">
        <w:rPr>
          <w:b/>
          <w:lang w:val="en-GB"/>
        </w:rPr>
        <w:br w:type="page"/>
      </w:r>
    </w:p>
    <w:p w14:paraId="7F02223C" w14:textId="77777777" w:rsidR="00281D77" w:rsidRPr="00133133" w:rsidRDefault="00281D77" w:rsidP="00D86B44">
      <w:pPr>
        <w:rPr>
          <w:b/>
          <w:bCs/>
          <w:lang w:val="en-GB"/>
        </w:rPr>
      </w:pPr>
      <w:r w:rsidRPr="00133133">
        <w:rPr>
          <w:b/>
          <w:bCs/>
          <w:lang w:val="en-GB"/>
        </w:rPr>
        <w:lastRenderedPageBreak/>
        <w:t>Abstract</w:t>
      </w:r>
    </w:p>
    <w:p w14:paraId="1488C099" w14:textId="77777777" w:rsidR="003A00BE" w:rsidRDefault="003A00BE" w:rsidP="00D8705E">
      <w:pPr>
        <w:rPr>
          <w:lang w:val="en-GB"/>
        </w:rPr>
      </w:pPr>
    </w:p>
    <w:p w14:paraId="0FE850CF" w14:textId="0F743633" w:rsidR="00EB6EC5" w:rsidRPr="00133133" w:rsidRDefault="00270C21" w:rsidP="00EB6EC5">
      <w:pPr>
        <w:rPr>
          <w:lang w:val="en-GB"/>
        </w:rPr>
      </w:pPr>
      <w:r w:rsidRPr="00133133">
        <w:rPr>
          <w:lang w:val="en-GB"/>
        </w:rPr>
        <w:t xml:space="preserve">A brand community is a specialized group of admirers of a brand that is not necessarily geographically bound. </w:t>
      </w:r>
      <w:r w:rsidR="008425C6" w:rsidRPr="00133133">
        <w:rPr>
          <w:rFonts w:eastAsiaTheme="minorEastAsia"/>
          <w:lang w:val="en-GB"/>
        </w:rPr>
        <w:t xml:space="preserve">Due to technological advancements, communities rely increasingly on virtual means of communicating. For a virtual part of a community to be sustainable, members must keep contributing by, for example, posting messages. </w:t>
      </w:r>
      <w:r w:rsidR="00BA4FEA">
        <w:rPr>
          <w:rFonts w:eastAsiaTheme="minorEastAsia"/>
          <w:lang w:val="en-GB"/>
        </w:rPr>
        <w:t xml:space="preserve">This paper </w:t>
      </w:r>
      <w:r w:rsidR="00652B2E" w:rsidRPr="00133133">
        <w:rPr>
          <w:rFonts w:eastAsiaTheme="minorEastAsia"/>
          <w:lang w:val="en-GB"/>
        </w:rPr>
        <w:t>investigate</w:t>
      </w:r>
      <w:r w:rsidR="00BA4FEA">
        <w:rPr>
          <w:rFonts w:eastAsiaTheme="minorEastAsia"/>
          <w:lang w:val="en-GB"/>
        </w:rPr>
        <w:t>s</w:t>
      </w:r>
      <w:r w:rsidR="00652B2E" w:rsidRPr="00133133">
        <w:rPr>
          <w:rFonts w:eastAsiaTheme="minorEastAsia"/>
          <w:lang w:val="en-GB"/>
        </w:rPr>
        <w:t xml:space="preserve"> the reasons for people to participate in virtual communities</w:t>
      </w:r>
      <w:r w:rsidR="003C1413">
        <w:rPr>
          <w:rFonts w:eastAsiaTheme="minorEastAsia"/>
          <w:lang w:val="en-GB"/>
        </w:rPr>
        <w:t xml:space="preserve"> and whether this is stimulated by attending offline events</w:t>
      </w:r>
      <w:r w:rsidR="00AF6F03">
        <w:rPr>
          <w:rFonts w:eastAsiaTheme="minorEastAsia"/>
          <w:lang w:val="en-GB"/>
        </w:rPr>
        <w:t xml:space="preserve"> organized by the same community</w:t>
      </w:r>
      <w:r w:rsidR="003C1413">
        <w:rPr>
          <w:rFonts w:eastAsiaTheme="minorEastAsia"/>
          <w:lang w:val="en-GB"/>
        </w:rPr>
        <w:t xml:space="preserve">. </w:t>
      </w:r>
      <w:r w:rsidR="00542B6B">
        <w:rPr>
          <w:rFonts w:eastAsiaTheme="minorEastAsia"/>
          <w:lang w:val="en-GB"/>
        </w:rPr>
        <w:t>Furthermore</w:t>
      </w:r>
      <w:r w:rsidR="00171CBD">
        <w:rPr>
          <w:rFonts w:eastAsiaTheme="minorEastAsia"/>
          <w:lang w:val="en-GB"/>
        </w:rPr>
        <w:t>,</w:t>
      </w:r>
      <w:r w:rsidR="001246D4">
        <w:rPr>
          <w:rFonts w:eastAsiaTheme="minorEastAsia"/>
          <w:lang w:val="en-GB"/>
        </w:rPr>
        <w:t xml:space="preserve"> </w:t>
      </w:r>
      <w:r w:rsidR="00A35769">
        <w:rPr>
          <w:rFonts w:eastAsiaTheme="minorEastAsia"/>
          <w:lang w:val="en-GB"/>
        </w:rPr>
        <w:t xml:space="preserve">we </w:t>
      </w:r>
      <w:r w:rsidR="0001791E">
        <w:rPr>
          <w:rFonts w:eastAsiaTheme="minorEastAsia"/>
          <w:lang w:val="en-GB"/>
        </w:rPr>
        <w:t>look</w:t>
      </w:r>
      <w:r w:rsidR="005B3A06">
        <w:rPr>
          <w:rFonts w:eastAsiaTheme="minorEastAsia"/>
          <w:lang w:val="en-GB"/>
        </w:rPr>
        <w:t>ed</w:t>
      </w:r>
      <w:r w:rsidR="0001791E">
        <w:rPr>
          <w:rFonts w:eastAsiaTheme="minorEastAsia"/>
          <w:lang w:val="en-GB"/>
        </w:rPr>
        <w:t xml:space="preserve"> at the </w:t>
      </w:r>
      <w:r w:rsidR="00743CD4">
        <w:rPr>
          <w:rFonts w:eastAsiaTheme="minorEastAsia"/>
          <w:lang w:val="en-GB"/>
        </w:rPr>
        <w:t>moderating</w:t>
      </w:r>
      <w:r w:rsidR="0001791E">
        <w:rPr>
          <w:rFonts w:eastAsiaTheme="minorEastAsia"/>
          <w:lang w:val="en-GB"/>
        </w:rPr>
        <w:t xml:space="preserve"> effect of considering the products </w:t>
      </w:r>
      <w:r w:rsidR="00171CBD">
        <w:rPr>
          <w:rFonts w:eastAsiaTheme="minorEastAsia"/>
          <w:lang w:val="en-GB"/>
        </w:rPr>
        <w:t>related</w:t>
      </w:r>
      <w:r w:rsidR="0001791E">
        <w:rPr>
          <w:rFonts w:eastAsiaTheme="minorEastAsia"/>
          <w:lang w:val="en-GB"/>
        </w:rPr>
        <w:t xml:space="preserve"> to the brand community</w:t>
      </w:r>
      <w:r w:rsidR="00171CBD">
        <w:rPr>
          <w:rFonts w:eastAsiaTheme="minorEastAsia"/>
          <w:lang w:val="en-GB"/>
        </w:rPr>
        <w:t xml:space="preserve"> as hedonic or utilitarian</w:t>
      </w:r>
      <w:r w:rsidR="007672AB">
        <w:rPr>
          <w:rFonts w:eastAsiaTheme="minorEastAsia"/>
          <w:lang w:val="en-GB"/>
        </w:rPr>
        <w:t xml:space="preserve">. </w:t>
      </w:r>
      <w:r w:rsidR="00F11F7F">
        <w:rPr>
          <w:rFonts w:eastAsiaTheme="minorEastAsia"/>
          <w:lang w:val="en-GB"/>
        </w:rPr>
        <w:t>We investigated this by conducting</w:t>
      </w:r>
      <w:r w:rsidR="00DA6E09">
        <w:rPr>
          <w:rFonts w:eastAsiaTheme="minorEastAsia"/>
          <w:lang w:val="en-GB"/>
        </w:rPr>
        <w:t xml:space="preserve"> a survey amongst members of the Amazon Mechanical Turk and Reddit community</w:t>
      </w:r>
      <w:r w:rsidR="004F6E90">
        <w:rPr>
          <w:rFonts w:eastAsiaTheme="minorEastAsia"/>
          <w:lang w:val="en-GB"/>
        </w:rPr>
        <w:t>.</w:t>
      </w:r>
      <w:r w:rsidR="00EB6EC5">
        <w:rPr>
          <w:rFonts w:eastAsiaTheme="minorEastAsia"/>
          <w:lang w:val="en-GB"/>
        </w:rPr>
        <w:t xml:space="preserve"> </w:t>
      </w:r>
      <w:r w:rsidR="00EB6EC5" w:rsidRPr="00133133">
        <w:rPr>
          <w:lang w:val="en-GB"/>
        </w:rPr>
        <w:t>Our experiment shows a</w:t>
      </w:r>
      <w:r w:rsidR="00E81171">
        <w:rPr>
          <w:lang w:val="en-GB"/>
        </w:rPr>
        <w:t xml:space="preserve">, on average, </w:t>
      </w:r>
      <w:r w:rsidR="003F14AC">
        <w:rPr>
          <w:lang w:val="en-GB"/>
        </w:rPr>
        <w:t>positive relationship between offline events and online participation.</w:t>
      </w:r>
      <w:r w:rsidR="006A6148">
        <w:rPr>
          <w:lang w:val="en-GB"/>
        </w:rPr>
        <w:t xml:space="preserve"> </w:t>
      </w:r>
      <w:r w:rsidR="00FA71D8">
        <w:rPr>
          <w:lang w:val="en-GB"/>
        </w:rPr>
        <w:t>T</w:t>
      </w:r>
      <w:r w:rsidR="00545136">
        <w:rPr>
          <w:lang w:val="en-GB"/>
        </w:rPr>
        <w:t>he</w:t>
      </w:r>
      <w:r w:rsidR="006A6148">
        <w:rPr>
          <w:lang w:val="en-GB"/>
        </w:rPr>
        <w:t xml:space="preserve"> p</w:t>
      </w:r>
      <w:r w:rsidR="007B74C4">
        <w:rPr>
          <w:lang w:val="en-GB"/>
        </w:rPr>
        <w:t xml:space="preserve">-value </w:t>
      </w:r>
      <w:r w:rsidR="00FA71D8">
        <w:rPr>
          <w:lang w:val="en-GB"/>
        </w:rPr>
        <w:t>regarding this effect is</w:t>
      </w:r>
      <w:r w:rsidR="00A92CA1">
        <w:rPr>
          <w:lang w:val="en-GB"/>
        </w:rPr>
        <w:t xml:space="preserve"> marginally significant</w:t>
      </w:r>
      <w:r w:rsidR="007B74C4">
        <w:rPr>
          <w:lang w:val="en-GB"/>
        </w:rPr>
        <w:t xml:space="preserve"> and</w:t>
      </w:r>
      <w:r w:rsidR="00EB6EC5" w:rsidRPr="00133133">
        <w:rPr>
          <w:lang w:val="en-GB"/>
        </w:rPr>
        <w:t xml:space="preserve"> </w:t>
      </w:r>
      <w:r w:rsidR="00DE14E7">
        <w:rPr>
          <w:lang w:val="en-GB"/>
        </w:rPr>
        <w:t xml:space="preserve">shows </w:t>
      </w:r>
      <w:r w:rsidR="00EB6EC5" w:rsidRPr="00133133">
        <w:rPr>
          <w:lang w:val="en-GB"/>
        </w:rPr>
        <w:t>a confidence interval overlapping with zero</w:t>
      </w:r>
      <w:r w:rsidR="00DE14E7">
        <w:rPr>
          <w:lang w:val="en-GB"/>
        </w:rPr>
        <w:t>.</w:t>
      </w:r>
      <w:r w:rsidR="00DE14E7" w:rsidRPr="00133133">
        <w:rPr>
          <w:lang w:val="en-GB"/>
        </w:rPr>
        <w:t xml:space="preserve"> </w:t>
      </w:r>
      <w:r w:rsidR="00DE14E7">
        <w:rPr>
          <w:lang w:val="en-GB"/>
        </w:rPr>
        <w:t xml:space="preserve">Combined with the </w:t>
      </w:r>
      <w:r w:rsidR="001C2197">
        <w:rPr>
          <w:lang w:val="en-GB"/>
        </w:rPr>
        <w:t>absence of consensus in earlier research</w:t>
      </w:r>
      <w:r w:rsidR="00EB6EC5" w:rsidRPr="00133133">
        <w:rPr>
          <w:lang w:val="en-GB"/>
        </w:rPr>
        <w:t xml:space="preserve">, </w:t>
      </w:r>
      <w:r w:rsidR="001C2197">
        <w:rPr>
          <w:lang w:val="en-GB"/>
        </w:rPr>
        <w:t>this</w:t>
      </w:r>
      <w:r w:rsidR="00EB6EC5" w:rsidRPr="00133133">
        <w:rPr>
          <w:lang w:val="en-GB"/>
        </w:rPr>
        <w:t xml:space="preserve"> does not enable </w:t>
      </w:r>
      <w:r w:rsidR="00BA1274">
        <w:rPr>
          <w:lang w:val="en-GB"/>
        </w:rPr>
        <w:t>us</w:t>
      </w:r>
      <w:r w:rsidR="00EB6EC5" w:rsidRPr="00133133">
        <w:rPr>
          <w:lang w:val="en-GB"/>
        </w:rPr>
        <w:t xml:space="preserve"> to draw conclusions on the relationship between attending an offline event and online participation. </w:t>
      </w:r>
      <w:r w:rsidR="007059D6">
        <w:rPr>
          <w:lang w:val="en-GB"/>
        </w:rPr>
        <w:t xml:space="preserve">However, </w:t>
      </w:r>
      <w:r w:rsidR="008920B7">
        <w:rPr>
          <w:lang w:val="en-GB"/>
        </w:rPr>
        <w:t xml:space="preserve">when looking at </w:t>
      </w:r>
      <w:r w:rsidR="007059D6">
        <w:rPr>
          <w:lang w:val="en-GB"/>
        </w:rPr>
        <w:t xml:space="preserve">the moderating variable </w:t>
      </w:r>
      <w:r w:rsidR="008920B7">
        <w:rPr>
          <w:lang w:val="en-GB"/>
        </w:rPr>
        <w:t>the data analysis showed</w:t>
      </w:r>
      <w:r w:rsidR="007059D6">
        <w:rPr>
          <w:lang w:val="en-GB"/>
        </w:rPr>
        <w:t xml:space="preserve"> that community members are more eager to participate in an online brand community if the product that is offered by the brand is considered hedonic rather than utilitarian.</w:t>
      </w:r>
    </w:p>
    <w:p w14:paraId="5E70D629" w14:textId="77777777" w:rsidR="00281D77" w:rsidRPr="00133133" w:rsidRDefault="00281D77" w:rsidP="00F802F5">
      <w:pPr>
        <w:rPr>
          <w:lang w:val="en-GB"/>
        </w:rPr>
      </w:pPr>
      <w:r w:rsidRPr="00133133">
        <w:rPr>
          <w:lang w:val="en-GB"/>
        </w:rPr>
        <w:br w:type="page"/>
      </w:r>
    </w:p>
    <w:p w14:paraId="29D4CF3E" w14:textId="77777777" w:rsidR="00281D77" w:rsidRPr="00133133" w:rsidRDefault="00281D77" w:rsidP="00D86B44">
      <w:pPr>
        <w:rPr>
          <w:b/>
          <w:bCs/>
          <w:lang w:val="en-GB"/>
        </w:rPr>
      </w:pPr>
      <w:r w:rsidRPr="00133133">
        <w:rPr>
          <w:b/>
          <w:bCs/>
          <w:lang w:val="en-GB"/>
        </w:rPr>
        <w:lastRenderedPageBreak/>
        <w:t>Acknowledgements</w:t>
      </w:r>
    </w:p>
    <w:p w14:paraId="36ED5B00" w14:textId="77777777" w:rsidR="003A00BE" w:rsidRDefault="003A00BE" w:rsidP="00D8705E">
      <w:pPr>
        <w:rPr>
          <w:lang w:val="en-GB"/>
        </w:rPr>
      </w:pPr>
    </w:p>
    <w:p w14:paraId="641F4A06" w14:textId="2B6B5927" w:rsidR="00497BAB" w:rsidRDefault="00703793" w:rsidP="0035322D">
      <w:pPr>
        <w:rPr>
          <w:lang w:val="en-GB"/>
        </w:rPr>
      </w:pPr>
      <w:r>
        <w:rPr>
          <w:lang w:val="en-GB"/>
        </w:rPr>
        <w:t xml:space="preserve">We </w:t>
      </w:r>
      <w:r w:rsidR="00854981">
        <w:rPr>
          <w:lang w:val="en-GB"/>
        </w:rPr>
        <w:t>would like to thank</w:t>
      </w:r>
      <w:r>
        <w:rPr>
          <w:lang w:val="en-GB"/>
        </w:rPr>
        <w:t xml:space="preserve"> Martina Pocc</w:t>
      </w:r>
      <w:r w:rsidR="003E2256">
        <w:rPr>
          <w:lang w:val="en-GB"/>
        </w:rPr>
        <w:t>hiari</w:t>
      </w:r>
      <w:r w:rsidR="00A65ECA">
        <w:rPr>
          <w:lang w:val="en-GB"/>
        </w:rPr>
        <w:t xml:space="preserve">, our thesis advisor of the Rotterdam School of Management at Erasmus University. </w:t>
      </w:r>
      <w:r w:rsidR="0035322D">
        <w:rPr>
          <w:lang w:val="en-GB"/>
        </w:rPr>
        <w:t>She provided us with helpful feedback</w:t>
      </w:r>
      <w:r w:rsidR="002A506C">
        <w:rPr>
          <w:lang w:val="en-GB"/>
        </w:rPr>
        <w:t>, encouragement</w:t>
      </w:r>
      <w:r w:rsidR="00E05063">
        <w:rPr>
          <w:lang w:val="en-GB"/>
        </w:rPr>
        <w:t xml:space="preserve"> and steered us in the right direction whenever she thought we needed it. She challenged us to look beyond </w:t>
      </w:r>
      <w:r w:rsidR="00497BAB">
        <w:rPr>
          <w:lang w:val="en-GB"/>
        </w:rPr>
        <w:t>the Course Book in terms of criticising papers</w:t>
      </w:r>
      <w:r w:rsidR="000F54E9">
        <w:rPr>
          <w:lang w:val="en-GB"/>
        </w:rPr>
        <w:t xml:space="preserve"> and analysing data by using coding in R. </w:t>
      </w:r>
    </w:p>
    <w:p w14:paraId="1F67B37B" w14:textId="77777777" w:rsidR="0097068F" w:rsidRDefault="0097068F" w:rsidP="0035322D">
      <w:pPr>
        <w:rPr>
          <w:lang w:val="en-GB"/>
        </w:rPr>
      </w:pPr>
    </w:p>
    <w:p w14:paraId="685D2D5A" w14:textId="65C6A3E3" w:rsidR="0097068F" w:rsidRDefault="0097068F" w:rsidP="0035322D">
      <w:pPr>
        <w:rPr>
          <w:lang w:val="en-GB"/>
        </w:rPr>
      </w:pPr>
      <w:r>
        <w:rPr>
          <w:lang w:val="en-GB"/>
        </w:rPr>
        <w:t xml:space="preserve">We also would like to thank all, who </w:t>
      </w:r>
      <w:r w:rsidR="00AA568E">
        <w:rPr>
          <w:lang w:val="en-GB"/>
        </w:rPr>
        <w:t>directly or indirectly, have helped us in</w:t>
      </w:r>
      <w:r w:rsidR="009F10F0">
        <w:rPr>
          <w:lang w:val="en-GB"/>
        </w:rPr>
        <w:t xml:space="preserve"> getting to</w:t>
      </w:r>
      <w:r w:rsidR="00AA568E">
        <w:rPr>
          <w:lang w:val="en-GB"/>
        </w:rPr>
        <w:t xml:space="preserve"> this accomplishment. </w:t>
      </w:r>
    </w:p>
    <w:p w14:paraId="59A1D453" w14:textId="47B3D0FE" w:rsidR="00604DBE" w:rsidRPr="00777802" w:rsidDel="008F7A62" w:rsidRDefault="00604DBE" w:rsidP="00AA568E">
      <w:pPr>
        <w:jc w:val="right"/>
        <w:rPr>
          <w:del w:id="65" w:author="Luuk van de Ven" w:date="2020-06-06T20:46:00Z"/>
          <w:lang w:val="en-GB"/>
        </w:rPr>
      </w:pPr>
    </w:p>
    <w:p w14:paraId="305B4CF2" w14:textId="210AA67A" w:rsidR="00AA568E" w:rsidRPr="008F7A62" w:rsidDel="008F7A62" w:rsidRDefault="007F31BF" w:rsidP="00AA568E">
      <w:pPr>
        <w:jc w:val="right"/>
        <w:rPr>
          <w:del w:id="66" w:author="Luuk van de Ven" w:date="2020-06-06T20:46:00Z"/>
          <w:b/>
          <w:bCs/>
          <w:rPrChange w:id="67" w:author="Luuk van de Ven" w:date="2020-06-06T20:47:00Z">
            <w:rPr>
              <w:del w:id="68" w:author="Luuk van de Ven" w:date="2020-06-06T20:46:00Z"/>
              <w:b/>
              <w:bCs/>
              <w:lang w:val="nl-NL"/>
            </w:rPr>
          </w:rPrChange>
        </w:rPr>
      </w:pPr>
      <w:del w:id="69" w:author="Luuk van de Ven" w:date="2020-06-06T20:46:00Z">
        <w:r w:rsidRPr="008F7A62" w:rsidDel="008F7A62">
          <w:rPr>
            <w:rPrChange w:id="70" w:author="Luuk van de Ven" w:date="2020-06-06T20:47:00Z">
              <w:rPr>
                <w:lang w:val="nl-NL"/>
              </w:rPr>
            </w:rPrChange>
          </w:rPr>
          <w:delText xml:space="preserve">Guus van den Akker, Ditte </w:delText>
        </w:r>
        <w:r w:rsidR="007A27E3" w:rsidRPr="008F7A62" w:rsidDel="008F7A62">
          <w:rPr>
            <w:rPrChange w:id="71" w:author="Luuk van de Ven" w:date="2020-06-06T20:47:00Z">
              <w:rPr>
                <w:lang w:val="nl-NL"/>
              </w:rPr>
            </w:rPrChange>
          </w:rPr>
          <w:delText>S</w:delText>
        </w:r>
        <w:r w:rsidRPr="008F7A62" w:rsidDel="008F7A62">
          <w:rPr>
            <w:rPrChange w:id="72" w:author="Luuk van de Ven" w:date="2020-06-06T20:47:00Z">
              <w:rPr>
                <w:lang w:val="nl-NL"/>
              </w:rPr>
            </w:rPrChange>
          </w:rPr>
          <w:delText xml:space="preserve">elders &amp; </w:delText>
        </w:r>
        <w:r w:rsidR="00604DBE" w:rsidRPr="008F7A62" w:rsidDel="008F7A62">
          <w:rPr>
            <w:rPrChange w:id="73" w:author="Luuk van de Ven" w:date="2020-06-06T20:47:00Z">
              <w:rPr>
                <w:lang w:val="nl-NL"/>
              </w:rPr>
            </w:rPrChange>
          </w:rPr>
          <w:delText>Luuk van de Ven</w:delText>
        </w:r>
      </w:del>
    </w:p>
    <w:p w14:paraId="39A39CC2" w14:textId="77777777" w:rsidR="00497BAB" w:rsidRPr="008F7A62" w:rsidRDefault="00497BAB">
      <w:pPr>
        <w:spacing w:line="240" w:lineRule="auto"/>
        <w:jc w:val="left"/>
        <w:rPr>
          <w:b/>
          <w:bCs/>
          <w:rPrChange w:id="74" w:author="Luuk van de Ven" w:date="2020-06-06T20:47:00Z">
            <w:rPr>
              <w:b/>
              <w:bCs/>
              <w:lang w:val="nl-NL"/>
            </w:rPr>
          </w:rPrChange>
        </w:rPr>
      </w:pPr>
      <w:r w:rsidRPr="008F7A62">
        <w:rPr>
          <w:b/>
          <w:bCs/>
          <w:rPrChange w:id="75" w:author="Luuk van de Ven" w:date="2020-06-06T20:47:00Z">
            <w:rPr>
              <w:b/>
              <w:bCs/>
              <w:lang w:val="nl-NL"/>
            </w:rPr>
          </w:rPrChange>
        </w:rPr>
        <w:br w:type="page"/>
      </w:r>
    </w:p>
    <w:p w14:paraId="54C184D5" w14:textId="77777777" w:rsidR="00461DFA" w:rsidRPr="00133133" w:rsidRDefault="000E2E6A" w:rsidP="00D86B44">
      <w:pPr>
        <w:rPr>
          <w:b/>
          <w:bCs/>
          <w:lang w:val="en-GB"/>
        </w:rPr>
      </w:pPr>
      <w:r w:rsidRPr="00133133">
        <w:rPr>
          <w:b/>
          <w:bCs/>
          <w:lang w:val="en-GB"/>
        </w:rPr>
        <w:lastRenderedPageBreak/>
        <w:t xml:space="preserve">Table of </w:t>
      </w:r>
      <w:commentRangeStart w:id="76"/>
      <w:r w:rsidRPr="00133133">
        <w:rPr>
          <w:b/>
          <w:bCs/>
          <w:lang w:val="en-GB"/>
        </w:rPr>
        <w:t>Contents</w:t>
      </w:r>
      <w:commentRangeEnd w:id="76"/>
      <w:r w:rsidR="00F26DAA">
        <w:rPr>
          <w:rStyle w:val="CommentReference"/>
          <w:rFonts w:asciiTheme="minorHAnsi" w:hAnsiTheme="minorHAnsi" w:cstheme="minorBidi"/>
        </w:rPr>
        <w:commentReference w:id="76"/>
      </w:r>
    </w:p>
    <w:p w14:paraId="4237C67E" w14:textId="3D25B99F" w:rsidR="00724897" w:rsidRDefault="009F71C5">
      <w:pPr>
        <w:pStyle w:val="TOC1"/>
        <w:tabs>
          <w:tab w:val="right" w:leader="dot" w:pos="9010"/>
        </w:tabs>
        <w:rPr>
          <w:ins w:id="77" w:author="Luuk van de Ven" w:date="2020-06-06T11:32:00Z"/>
          <w:rFonts w:asciiTheme="minorHAnsi" w:eastAsiaTheme="minorEastAsia" w:hAnsiTheme="minorHAnsi" w:cstheme="minorBidi"/>
          <w:b w:val="0"/>
          <w:bCs w:val="0"/>
          <w:noProof/>
          <w:color w:val="auto"/>
          <w:lang w:eastAsia="en-GB"/>
        </w:rPr>
      </w:pPr>
      <w:r>
        <w:rPr>
          <w:bCs w:val="0"/>
          <w:caps/>
          <w:lang w:val="en-GB"/>
        </w:rPr>
        <w:fldChar w:fldCharType="begin"/>
      </w:r>
      <w:r>
        <w:rPr>
          <w:bCs w:val="0"/>
          <w:caps/>
          <w:lang w:val="en-GB"/>
        </w:rPr>
        <w:instrText xml:space="preserve"> TOC \o "1-3" \h \z \u </w:instrText>
      </w:r>
      <w:r>
        <w:rPr>
          <w:bCs w:val="0"/>
          <w:caps/>
          <w:lang w:val="en-GB"/>
        </w:rPr>
        <w:fldChar w:fldCharType="separate"/>
      </w:r>
      <w:ins w:id="78" w:author="Luuk van de Ven" w:date="2020-06-06T11:32:00Z">
        <w:r w:rsidR="00724897" w:rsidRPr="00C3586B">
          <w:rPr>
            <w:rStyle w:val="Hyperlink"/>
            <w:noProof/>
          </w:rPr>
          <w:fldChar w:fldCharType="begin"/>
        </w:r>
        <w:r w:rsidR="00724897" w:rsidRPr="00C3586B">
          <w:rPr>
            <w:rStyle w:val="Hyperlink"/>
            <w:noProof/>
          </w:rPr>
          <w:instrText xml:space="preserve"> </w:instrText>
        </w:r>
        <w:r w:rsidR="00724897">
          <w:rPr>
            <w:noProof/>
          </w:rPr>
          <w:instrText>HYPERLINK \l "_Toc42335541"</w:instrText>
        </w:r>
        <w:r w:rsidR="00724897" w:rsidRPr="00C3586B">
          <w:rPr>
            <w:rStyle w:val="Hyperlink"/>
            <w:noProof/>
          </w:rPr>
          <w:instrText xml:space="preserve"> </w:instrText>
        </w:r>
        <w:r w:rsidR="00724897" w:rsidRPr="00C3586B">
          <w:rPr>
            <w:rStyle w:val="Hyperlink"/>
            <w:noProof/>
          </w:rPr>
          <w:fldChar w:fldCharType="separate"/>
        </w:r>
        <w:r w:rsidR="00724897" w:rsidRPr="00C3586B">
          <w:rPr>
            <w:rStyle w:val="Hyperlink"/>
            <w:noProof/>
            <w:lang w:val="en-GB"/>
          </w:rPr>
          <w:t>Chapter 1: Introduction</w:t>
        </w:r>
        <w:r w:rsidR="00724897">
          <w:rPr>
            <w:noProof/>
            <w:webHidden/>
          </w:rPr>
          <w:tab/>
        </w:r>
        <w:r w:rsidR="00724897">
          <w:rPr>
            <w:noProof/>
            <w:webHidden/>
          </w:rPr>
          <w:fldChar w:fldCharType="begin"/>
        </w:r>
        <w:r w:rsidR="00724897">
          <w:rPr>
            <w:noProof/>
            <w:webHidden/>
          </w:rPr>
          <w:instrText xml:space="preserve"> PAGEREF _Toc42335541 \h </w:instrText>
        </w:r>
      </w:ins>
      <w:r w:rsidR="00724897">
        <w:rPr>
          <w:noProof/>
          <w:webHidden/>
        </w:rPr>
      </w:r>
      <w:r w:rsidR="00724897">
        <w:rPr>
          <w:noProof/>
          <w:webHidden/>
        </w:rPr>
        <w:fldChar w:fldCharType="separate"/>
      </w:r>
      <w:ins w:id="79" w:author="Luuk van de Ven" w:date="2020-06-06T11:32:00Z">
        <w:r w:rsidR="00724897">
          <w:rPr>
            <w:noProof/>
            <w:webHidden/>
          </w:rPr>
          <w:t>6</w:t>
        </w:r>
        <w:r w:rsidR="00724897">
          <w:rPr>
            <w:noProof/>
            <w:webHidden/>
          </w:rPr>
          <w:fldChar w:fldCharType="end"/>
        </w:r>
        <w:r w:rsidR="00724897" w:rsidRPr="00C3586B">
          <w:rPr>
            <w:rStyle w:val="Hyperlink"/>
            <w:noProof/>
          </w:rPr>
          <w:fldChar w:fldCharType="end"/>
        </w:r>
      </w:ins>
    </w:p>
    <w:p w14:paraId="70C6ADF5" w14:textId="380BD668" w:rsidR="00724897" w:rsidRDefault="00724897">
      <w:pPr>
        <w:pStyle w:val="TOC2"/>
        <w:tabs>
          <w:tab w:val="right" w:leader="dot" w:pos="9010"/>
        </w:tabs>
        <w:rPr>
          <w:ins w:id="80" w:author="Luuk van de Ven" w:date="2020-06-06T11:32:00Z"/>
          <w:rFonts w:asciiTheme="minorHAnsi" w:eastAsiaTheme="minorEastAsia" w:hAnsiTheme="minorHAnsi" w:cstheme="minorBidi"/>
          <w:bCs w:val="0"/>
          <w:noProof/>
          <w:color w:val="auto"/>
          <w:szCs w:val="24"/>
          <w:lang w:eastAsia="en-GB"/>
        </w:rPr>
      </w:pPr>
      <w:ins w:id="81" w:author="Luuk van de Ven" w:date="2020-06-06T11:32:00Z">
        <w:r w:rsidRPr="00C3586B">
          <w:rPr>
            <w:rStyle w:val="Hyperlink"/>
            <w:noProof/>
          </w:rPr>
          <w:fldChar w:fldCharType="begin"/>
        </w:r>
        <w:r w:rsidRPr="00C3586B">
          <w:rPr>
            <w:rStyle w:val="Hyperlink"/>
            <w:noProof/>
          </w:rPr>
          <w:instrText xml:space="preserve"> </w:instrText>
        </w:r>
        <w:r>
          <w:rPr>
            <w:noProof/>
          </w:rPr>
          <w:instrText>HYPERLINK \l "_Toc42335542"</w:instrText>
        </w:r>
        <w:r w:rsidRPr="00C3586B">
          <w:rPr>
            <w:rStyle w:val="Hyperlink"/>
            <w:noProof/>
          </w:rPr>
          <w:instrText xml:space="preserve"> </w:instrText>
        </w:r>
        <w:r w:rsidRPr="00C3586B">
          <w:rPr>
            <w:rStyle w:val="Hyperlink"/>
            <w:noProof/>
          </w:rPr>
          <w:fldChar w:fldCharType="separate"/>
        </w:r>
        <w:r w:rsidRPr="00C3586B">
          <w:rPr>
            <w:rStyle w:val="Hyperlink"/>
            <w:noProof/>
            <w:lang w:val="en-GB"/>
          </w:rPr>
          <w:t>1.1 Relevance</w:t>
        </w:r>
        <w:r>
          <w:rPr>
            <w:noProof/>
            <w:webHidden/>
          </w:rPr>
          <w:tab/>
        </w:r>
        <w:r>
          <w:rPr>
            <w:noProof/>
            <w:webHidden/>
          </w:rPr>
          <w:fldChar w:fldCharType="begin"/>
        </w:r>
        <w:r>
          <w:rPr>
            <w:noProof/>
            <w:webHidden/>
          </w:rPr>
          <w:instrText xml:space="preserve"> PAGEREF _Toc42335542 \h </w:instrText>
        </w:r>
      </w:ins>
      <w:r>
        <w:rPr>
          <w:noProof/>
          <w:webHidden/>
        </w:rPr>
      </w:r>
      <w:r>
        <w:rPr>
          <w:noProof/>
          <w:webHidden/>
        </w:rPr>
        <w:fldChar w:fldCharType="separate"/>
      </w:r>
      <w:ins w:id="82" w:author="Luuk van de Ven" w:date="2020-06-06T11:32:00Z">
        <w:r>
          <w:rPr>
            <w:noProof/>
            <w:webHidden/>
          </w:rPr>
          <w:t>6</w:t>
        </w:r>
        <w:r>
          <w:rPr>
            <w:noProof/>
            <w:webHidden/>
          </w:rPr>
          <w:fldChar w:fldCharType="end"/>
        </w:r>
        <w:r w:rsidRPr="00C3586B">
          <w:rPr>
            <w:rStyle w:val="Hyperlink"/>
            <w:noProof/>
          </w:rPr>
          <w:fldChar w:fldCharType="end"/>
        </w:r>
      </w:ins>
    </w:p>
    <w:p w14:paraId="110C7636" w14:textId="7D54DC00" w:rsidR="00724897" w:rsidRDefault="00724897">
      <w:pPr>
        <w:pStyle w:val="TOC2"/>
        <w:tabs>
          <w:tab w:val="right" w:leader="dot" w:pos="9010"/>
        </w:tabs>
        <w:rPr>
          <w:ins w:id="83" w:author="Luuk van de Ven" w:date="2020-06-06T11:32:00Z"/>
          <w:rFonts w:asciiTheme="minorHAnsi" w:eastAsiaTheme="minorEastAsia" w:hAnsiTheme="minorHAnsi" w:cstheme="minorBidi"/>
          <w:bCs w:val="0"/>
          <w:noProof/>
          <w:color w:val="auto"/>
          <w:szCs w:val="24"/>
          <w:lang w:eastAsia="en-GB"/>
        </w:rPr>
      </w:pPr>
      <w:ins w:id="84" w:author="Luuk van de Ven" w:date="2020-06-06T11:32:00Z">
        <w:r w:rsidRPr="00C3586B">
          <w:rPr>
            <w:rStyle w:val="Hyperlink"/>
            <w:noProof/>
          </w:rPr>
          <w:fldChar w:fldCharType="begin"/>
        </w:r>
        <w:r w:rsidRPr="00C3586B">
          <w:rPr>
            <w:rStyle w:val="Hyperlink"/>
            <w:noProof/>
          </w:rPr>
          <w:instrText xml:space="preserve"> </w:instrText>
        </w:r>
        <w:r>
          <w:rPr>
            <w:noProof/>
          </w:rPr>
          <w:instrText>HYPERLINK \l "_Toc42335543"</w:instrText>
        </w:r>
        <w:r w:rsidRPr="00C3586B">
          <w:rPr>
            <w:rStyle w:val="Hyperlink"/>
            <w:noProof/>
          </w:rPr>
          <w:instrText xml:space="preserve"> </w:instrText>
        </w:r>
        <w:r w:rsidRPr="00C3586B">
          <w:rPr>
            <w:rStyle w:val="Hyperlink"/>
            <w:noProof/>
          </w:rPr>
          <w:fldChar w:fldCharType="separate"/>
        </w:r>
        <w:r w:rsidRPr="00C3586B">
          <w:rPr>
            <w:rStyle w:val="Hyperlink"/>
            <w:noProof/>
            <w:lang w:val="en-GB"/>
          </w:rPr>
          <w:t>1.2 Conceptual model</w:t>
        </w:r>
        <w:r>
          <w:rPr>
            <w:noProof/>
            <w:webHidden/>
          </w:rPr>
          <w:tab/>
        </w:r>
        <w:r>
          <w:rPr>
            <w:noProof/>
            <w:webHidden/>
          </w:rPr>
          <w:fldChar w:fldCharType="begin"/>
        </w:r>
        <w:r>
          <w:rPr>
            <w:noProof/>
            <w:webHidden/>
          </w:rPr>
          <w:instrText xml:space="preserve"> PAGEREF _Toc42335543 \h </w:instrText>
        </w:r>
      </w:ins>
      <w:r>
        <w:rPr>
          <w:noProof/>
          <w:webHidden/>
        </w:rPr>
      </w:r>
      <w:r>
        <w:rPr>
          <w:noProof/>
          <w:webHidden/>
        </w:rPr>
        <w:fldChar w:fldCharType="separate"/>
      </w:r>
      <w:ins w:id="85" w:author="Luuk van de Ven" w:date="2020-06-06T11:32:00Z">
        <w:r>
          <w:rPr>
            <w:noProof/>
            <w:webHidden/>
          </w:rPr>
          <w:t>7</w:t>
        </w:r>
        <w:r>
          <w:rPr>
            <w:noProof/>
            <w:webHidden/>
          </w:rPr>
          <w:fldChar w:fldCharType="end"/>
        </w:r>
        <w:r w:rsidRPr="00C3586B">
          <w:rPr>
            <w:rStyle w:val="Hyperlink"/>
            <w:noProof/>
          </w:rPr>
          <w:fldChar w:fldCharType="end"/>
        </w:r>
      </w:ins>
    </w:p>
    <w:p w14:paraId="261F9FCE" w14:textId="62688F47" w:rsidR="00724897" w:rsidRDefault="00724897">
      <w:pPr>
        <w:pStyle w:val="TOC2"/>
        <w:tabs>
          <w:tab w:val="right" w:leader="dot" w:pos="9010"/>
        </w:tabs>
        <w:rPr>
          <w:ins w:id="86" w:author="Luuk van de Ven" w:date="2020-06-06T11:32:00Z"/>
          <w:rFonts w:asciiTheme="minorHAnsi" w:eastAsiaTheme="minorEastAsia" w:hAnsiTheme="minorHAnsi" w:cstheme="minorBidi"/>
          <w:bCs w:val="0"/>
          <w:noProof/>
          <w:color w:val="auto"/>
          <w:szCs w:val="24"/>
          <w:lang w:eastAsia="en-GB"/>
        </w:rPr>
      </w:pPr>
      <w:ins w:id="87" w:author="Luuk van de Ven" w:date="2020-06-06T11:32:00Z">
        <w:r w:rsidRPr="00C3586B">
          <w:rPr>
            <w:rStyle w:val="Hyperlink"/>
            <w:noProof/>
          </w:rPr>
          <w:fldChar w:fldCharType="begin"/>
        </w:r>
        <w:r w:rsidRPr="00C3586B">
          <w:rPr>
            <w:rStyle w:val="Hyperlink"/>
            <w:noProof/>
          </w:rPr>
          <w:instrText xml:space="preserve"> </w:instrText>
        </w:r>
        <w:r>
          <w:rPr>
            <w:noProof/>
          </w:rPr>
          <w:instrText>HYPERLINK \l "_Toc42335544"</w:instrText>
        </w:r>
        <w:r w:rsidRPr="00C3586B">
          <w:rPr>
            <w:rStyle w:val="Hyperlink"/>
            <w:noProof/>
          </w:rPr>
          <w:instrText xml:space="preserve"> </w:instrText>
        </w:r>
        <w:r w:rsidRPr="00C3586B">
          <w:rPr>
            <w:rStyle w:val="Hyperlink"/>
            <w:noProof/>
          </w:rPr>
          <w:fldChar w:fldCharType="separate"/>
        </w:r>
        <w:r w:rsidRPr="00C3586B">
          <w:rPr>
            <w:rStyle w:val="Hyperlink"/>
            <w:noProof/>
            <w:lang w:val="en-GB"/>
          </w:rPr>
          <w:t>1.3 Research strategy</w:t>
        </w:r>
        <w:r>
          <w:rPr>
            <w:noProof/>
            <w:webHidden/>
          </w:rPr>
          <w:tab/>
        </w:r>
        <w:r>
          <w:rPr>
            <w:noProof/>
            <w:webHidden/>
          </w:rPr>
          <w:fldChar w:fldCharType="begin"/>
        </w:r>
        <w:r>
          <w:rPr>
            <w:noProof/>
            <w:webHidden/>
          </w:rPr>
          <w:instrText xml:space="preserve"> PAGEREF _Toc42335544 \h </w:instrText>
        </w:r>
      </w:ins>
      <w:r>
        <w:rPr>
          <w:noProof/>
          <w:webHidden/>
        </w:rPr>
      </w:r>
      <w:r>
        <w:rPr>
          <w:noProof/>
          <w:webHidden/>
        </w:rPr>
        <w:fldChar w:fldCharType="separate"/>
      </w:r>
      <w:ins w:id="88" w:author="Luuk van de Ven" w:date="2020-06-06T11:32:00Z">
        <w:r>
          <w:rPr>
            <w:noProof/>
            <w:webHidden/>
          </w:rPr>
          <w:t>9</w:t>
        </w:r>
        <w:r>
          <w:rPr>
            <w:noProof/>
            <w:webHidden/>
          </w:rPr>
          <w:fldChar w:fldCharType="end"/>
        </w:r>
        <w:r w:rsidRPr="00C3586B">
          <w:rPr>
            <w:rStyle w:val="Hyperlink"/>
            <w:noProof/>
          </w:rPr>
          <w:fldChar w:fldCharType="end"/>
        </w:r>
      </w:ins>
    </w:p>
    <w:p w14:paraId="26425F6E" w14:textId="2BA8498F" w:rsidR="00724897" w:rsidRDefault="00724897">
      <w:pPr>
        <w:pStyle w:val="TOC2"/>
        <w:tabs>
          <w:tab w:val="right" w:leader="dot" w:pos="9010"/>
        </w:tabs>
        <w:rPr>
          <w:ins w:id="89" w:author="Luuk van de Ven" w:date="2020-06-06T11:32:00Z"/>
          <w:rFonts w:asciiTheme="minorHAnsi" w:eastAsiaTheme="minorEastAsia" w:hAnsiTheme="minorHAnsi" w:cstheme="minorBidi"/>
          <w:bCs w:val="0"/>
          <w:noProof/>
          <w:color w:val="auto"/>
          <w:szCs w:val="24"/>
          <w:lang w:eastAsia="en-GB"/>
        </w:rPr>
      </w:pPr>
      <w:ins w:id="90" w:author="Luuk van de Ven" w:date="2020-06-06T11:32:00Z">
        <w:r w:rsidRPr="00C3586B">
          <w:rPr>
            <w:rStyle w:val="Hyperlink"/>
            <w:noProof/>
          </w:rPr>
          <w:fldChar w:fldCharType="begin"/>
        </w:r>
        <w:r w:rsidRPr="00C3586B">
          <w:rPr>
            <w:rStyle w:val="Hyperlink"/>
            <w:noProof/>
          </w:rPr>
          <w:instrText xml:space="preserve"> </w:instrText>
        </w:r>
        <w:r>
          <w:rPr>
            <w:noProof/>
          </w:rPr>
          <w:instrText>HYPERLINK \l "_Toc42335545"</w:instrText>
        </w:r>
        <w:r w:rsidRPr="00C3586B">
          <w:rPr>
            <w:rStyle w:val="Hyperlink"/>
            <w:noProof/>
          </w:rPr>
          <w:instrText xml:space="preserve"> </w:instrText>
        </w:r>
        <w:r w:rsidRPr="00C3586B">
          <w:rPr>
            <w:rStyle w:val="Hyperlink"/>
            <w:noProof/>
          </w:rPr>
          <w:fldChar w:fldCharType="separate"/>
        </w:r>
        <w:r w:rsidRPr="00C3586B">
          <w:rPr>
            <w:rStyle w:val="Hyperlink"/>
            <w:noProof/>
            <w:lang w:val="en-GB"/>
          </w:rPr>
          <w:t>1.4 Managerial relevance</w:t>
        </w:r>
        <w:r>
          <w:rPr>
            <w:noProof/>
            <w:webHidden/>
          </w:rPr>
          <w:tab/>
        </w:r>
        <w:r>
          <w:rPr>
            <w:noProof/>
            <w:webHidden/>
          </w:rPr>
          <w:fldChar w:fldCharType="begin"/>
        </w:r>
        <w:r>
          <w:rPr>
            <w:noProof/>
            <w:webHidden/>
          </w:rPr>
          <w:instrText xml:space="preserve"> PAGEREF _Toc42335545 \h </w:instrText>
        </w:r>
      </w:ins>
      <w:r>
        <w:rPr>
          <w:noProof/>
          <w:webHidden/>
        </w:rPr>
      </w:r>
      <w:r>
        <w:rPr>
          <w:noProof/>
          <w:webHidden/>
        </w:rPr>
        <w:fldChar w:fldCharType="separate"/>
      </w:r>
      <w:ins w:id="91" w:author="Luuk van de Ven" w:date="2020-06-06T11:32:00Z">
        <w:r>
          <w:rPr>
            <w:noProof/>
            <w:webHidden/>
          </w:rPr>
          <w:t>9</w:t>
        </w:r>
        <w:r>
          <w:rPr>
            <w:noProof/>
            <w:webHidden/>
          </w:rPr>
          <w:fldChar w:fldCharType="end"/>
        </w:r>
        <w:r w:rsidRPr="00C3586B">
          <w:rPr>
            <w:rStyle w:val="Hyperlink"/>
            <w:noProof/>
          </w:rPr>
          <w:fldChar w:fldCharType="end"/>
        </w:r>
      </w:ins>
    </w:p>
    <w:p w14:paraId="5B53BE46" w14:textId="42DB53E6" w:rsidR="00724897" w:rsidRDefault="00724897">
      <w:pPr>
        <w:pStyle w:val="TOC2"/>
        <w:tabs>
          <w:tab w:val="right" w:leader="dot" w:pos="9010"/>
        </w:tabs>
        <w:rPr>
          <w:ins w:id="92" w:author="Luuk van de Ven" w:date="2020-06-06T11:32:00Z"/>
          <w:rFonts w:asciiTheme="minorHAnsi" w:eastAsiaTheme="minorEastAsia" w:hAnsiTheme="minorHAnsi" w:cstheme="minorBidi"/>
          <w:bCs w:val="0"/>
          <w:noProof/>
          <w:color w:val="auto"/>
          <w:szCs w:val="24"/>
          <w:lang w:eastAsia="en-GB"/>
        </w:rPr>
      </w:pPr>
      <w:ins w:id="93" w:author="Luuk van de Ven" w:date="2020-06-06T11:32:00Z">
        <w:r w:rsidRPr="00C3586B">
          <w:rPr>
            <w:rStyle w:val="Hyperlink"/>
            <w:noProof/>
          </w:rPr>
          <w:fldChar w:fldCharType="begin"/>
        </w:r>
        <w:r w:rsidRPr="00C3586B">
          <w:rPr>
            <w:rStyle w:val="Hyperlink"/>
            <w:noProof/>
          </w:rPr>
          <w:instrText xml:space="preserve"> </w:instrText>
        </w:r>
        <w:r>
          <w:rPr>
            <w:noProof/>
          </w:rPr>
          <w:instrText>HYPERLINK \l "_Toc42335546"</w:instrText>
        </w:r>
        <w:r w:rsidRPr="00C3586B">
          <w:rPr>
            <w:rStyle w:val="Hyperlink"/>
            <w:noProof/>
          </w:rPr>
          <w:instrText xml:space="preserve"> </w:instrText>
        </w:r>
        <w:r w:rsidRPr="00C3586B">
          <w:rPr>
            <w:rStyle w:val="Hyperlink"/>
            <w:noProof/>
          </w:rPr>
          <w:fldChar w:fldCharType="separate"/>
        </w:r>
        <w:r w:rsidRPr="00C3586B">
          <w:rPr>
            <w:rStyle w:val="Hyperlink"/>
            <w:noProof/>
            <w:lang w:val="en-GB"/>
          </w:rPr>
          <w:t>1.5 Next chapters</w:t>
        </w:r>
        <w:r>
          <w:rPr>
            <w:noProof/>
            <w:webHidden/>
          </w:rPr>
          <w:tab/>
        </w:r>
        <w:r>
          <w:rPr>
            <w:noProof/>
            <w:webHidden/>
          </w:rPr>
          <w:fldChar w:fldCharType="begin"/>
        </w:r>
        <w:r>
          <w:rPr>
            <w:noProof/>
            <w:webHidden/>
          </w:rPr>
          <w:instrText xml:space="preserve"> PAGEREF _Toc42335546 \h </w:instrText>
        </w:r>
      </w:ins>
      <w:r>
        <w:rPr>
          <w:noProof/>
          <w:webHidden/>
        </w:rPr>
      </w:r>
      <w:r>
        <w:rPr>
          <w:noProof/>
          <w:webHidden/>
        </w:rPr>
        <w:fldChar w:fldCharType="separate"/>
      </w:r>
      <w:ins w:id="94" w:author="Luuk van de Ven" w:date="2020-06-06T11:32:00Z">
        <w:r>
          <w:rPr>
            <w:noProof/>
            <w:webHidden/>
          </w:rPr>
          <w:t>11</w:t>
        </w:r>
        <w:r>
          <w:rPr>
            <w:noProof/>
            <w:webHidden/>
          </w:rPr>
          <w:fldChar w:fldCharType="end"/>
        </w:r>
        <w:r w:rsidRPr="00C3586B">
          <w:rPr>
            <w:rStyle w:val="Hyperlink"/>
            <w:noProof/>
          </w:rPr>
          <w:fldChar w:fldCharType="end"/>
        </w:r>
      </w:ins>
    </w:p>
    <w:p w14:paraId="36B76FED" w14:textId="18AD68BB" w:rsidR="00724897" w:rsidRDefault="00724897">
      <w:pPr>
        <w:pStyle w:val="TOC1"/>
        <w:tabs>
          <w:tab w:val="right" w:leader="dot" w:pos="9010"/>
        </w:tabs>
        <w:rPr>
          <w:ins w:id="95" w:author="Luuk van de Ven" w:date="2020-06-06T11:32:00Z"/>
          <w:rFonts w:asciiTheme="minorHAnsi" w:eastAsiaTheme="minorEastAsia" w:hAnsiTheme="minorHAnsi" w:cstheme="minorBidi"/>
          <w:b w:val="0"/>
          <w:bCs w:val="0"/>
          <w:noProof/>
          <w:color w:val="auto"/>
          <w:lang w:eastAsia="en-GB"/>
        </w:rPr>
      </w:pPr>
      <w:ins w:id="96" w:author="Luuk van de Ven" w:date="2020-06-06T11:32:00Z">
        <w:r w:rsidRPr="00C3586B">
          <w:rPr>
            <w:rStyle w:val="Hyperlink"/>
            <w:noProof/>
          </w:rPr>
          <w:fldChar w:fldCharType="begin"/>
        </w:r>
        <w:r w:rsidRPr="00C3586B">
          <w:rPr>
            <w:rStyle w:val="Hyperlink"/>
            <w:noProof/>
          </w:rPr>
          <w:instrText xml:space="preserve"> </w:instrText>
        </w:r>
        <w:r>
          <w:rPr>
            <w:noProof/>
          </w:rPr>
          <w:instrText>HYPERLINK \l "_Toc42335547"</w:instrText>
        </w:r>
        <w:r w:rsidRPr="00C3586B">
          <w:rPr>
            <w:rStyle w:val="Hyperlink"/>
            <w:noProof/>
          </w:rPr>
          <w:instrText xml:space="preserve"> </w:instrText>
        </w:r>
        <w:r w:rsidRPr="00C3586B">
          <w:rPr>
            <w:rStyle w:val="Hyperlink"/>
            <w:noProof/>
          </w:rPr>
          <w:fldChar w:fldCharType="separate"/>
        </w:r>
        <w:r w:rsidRPr="00C3586B">
          <w:rPr>
            <w:rStyle w:val="Hyperlink"/>
            <w:noProof/>
            <w:lang w:val="en-GB"/>
          </w:rPr>
          <w:t>Chapter 2: Theory</w:t>
        </w:r>
        <w:r>
          <w:rPr>
            <w:noProof/>
            <w:webHidden/>
          </w:rPr>
          <w:tab/>
        </w:r>
        <w:r>
          <w:rPr>
            <w:noProof/>
            <w:webHidden/>
          </w:rPr>
          <w:fldChar w:fldCharType="begin"/>
        </w:r>
        <w:r>
          <w:rPr>
            <w:noProof/>
            <w:webHidden/>
          </w:rPr>
          <w:instrText xml:space="preserve"> PAGEREF _Toc42335547 \h </w:instrText>
        </w:r>
      </w:ins>
      <w:r>
        <w:rPr>
          <w:noProof/>
          <w:webHidden/>
        </w:rPr>
      </w:r>
      <w:r>
        <w:rPr>
          <w:noProof/>
          <w:webHidden/>
        </w:rPr>
        <w:fldChar w:fldCharType="separate"/>
      </w:r>
      <w:ins w:id="97" w:author="Luuk van de Ven" w:date="2020-06-06T11:32:00Z">
        <w:r>
          <w:rPr>
            <w:noProof/>
            <w:webHidden/>
          </w:rPr>
          <w:t>12</w:t>
        </w:r>
        <w:r>
          <w:rPr>
            <w:noProof/>
            <w:webHidden/>
          </w:rPr>
          <w:fldChar w:fldCharType="end"/>
        </w:r>
        <w:r w:rsidRPr="00C3586B">
          <w:rPr>
            <w:rStyle w:val="Hyperlink"/>
            <w:noProof/>
          </w:rPr>
          <w:fldChar w:fldCharType="end"/>
        </w:r>
      </w:ins>
    </w:p>
    <w:p w14:paraId="364DB189" w14:textId="3C987AB4" w:rsidR="00724897" w:rsidRDefault="00724897">
      <w:pPr>
        <w:pStyle w:val="TOC2"/>
        <w:tabs>
          <w:tab w:val="right" w:leader="dot" w:pos="9010"/>
        </w:tabs>
        <w:rPr>
          <w:ins w:id="98" w:author="Luuk van de Ven" w:date="2020-06-06T11:32:00Z"/>
          <w:rFonts w:asciiTheme="minorHAnsi" w:eastAsiaTheme="minorEastAsia" w:hAnsiTheme="minorHAnsi" w:cstheme="minorBidi"/>
          <w:bCs w:val="0"/>
          <w:noProof/>
          <w:color w:val="auto"/>
          <w:szCs w:val="24"/>
          <w:lang w:eastAsia="en-GB"/>
        </w:rPr>
      </w:pPr>
      <w:ins w:id="99" w:author="Luuk van de Ven" w:date="2020-06-06T11:32:00Z">
        <w:r w:rsidRPr="00C3586B">
          <w:rPr>
            <w:rStyle w:val="Hyperlink"/>
            <w:noProof/>
          </w:rPr>
          <w:fldChar w:fldCharType="begin"/>
        </w:r>
        <w:r w:rsidRPr="00C3586B">
          <w:rPr>
            <w:rStyle w:val="Hyperlink"/>
            <w:noProof/>
          </w:rPr>
          <w:instrText xml:space="preserve"> </w:instrText>
        </w:r>
        <w:r>
          <w:rPr>
            <w:noProof/>
          </w:rPr>
          <w:instrText>HYPERLINK \l "_Toc42335548"</w:instrText>
        </w:r>
        <w:r w:rsidRPr="00C3586B">
          <w:rPr>
            <w:rStyle w:val="Hyperlink"/>
            <w:noProof/>
          </w:rPr>
          <w:instrText xml:space="preserve"> </w:instrText>
        </w:r>
        <w:r w:rsidRPr="00C3586B">
          <w:rPr>
            <w:rStyle w:val="Hyperlink"/>
            <w:noProof/>
          </w:rPr>
          <w:fldChar w:fldCharType="separate"/>
        </w:r>
        <w:r w:rsidRPr="00C3586B">
          <w:rPr>
            <w:rStyle w:val="Hyperlink"/>
            <w:noProof/>
            <w:lang w:val="en-GB"/>
          </w:rPr>
          <w:t>2.1 Definitions</w:t>
        </w:r>
        <w:r>
          <w:rPr>
            <w:noProof/>
            <w:webHidden/>
          </w:rPr>
          <w:tab/>
        </w:r>
        <w:r>
          <w:rPr>
            <w:noProof/>
            <w:webHidden/>
          </w:rPr>
          <w:fldChar w:fldCharType="begin"/>
        </w:r>
        <w:r>
          <w:rPr>
            <w:noProof/>
            <w:webHidden/>
          </w:rPr>
          <w:instrText xml:space="preserve"> PAGEREF _Toc42335548 \h </w:instrText>
        </w:r>
      </w:ins>
      <w:r>
        <w:rPr>
          <w:noProof/>
          <w:webHidden/>
        </w:rPr>
      </w:r>
      <w:r>
        <w:rPr>
          <w:noProof/>
          <w:webHidden/>
        </w:rPr>
        <w:fldChar w:fldCharType="separate"/>
      </w:r>
      <w:ins w:id="100" w:author="Luuk van de Ven" w:date="2020-06-06T11:32:00Z">
        <w:r>
          <w:rPr>
            <w:noProof/>
            <w:webHidden/>
          </w:rPr>
          <w:t>12</w:t>
        </w:r>
        <w:r>
          <w:rPr>
            <w:noProof/>
            <w:webHidden/>
          </w:rPr>
          <w:fldChar w:fldCharType="end"/>
        </w:r>
        <w:r w:rsidRPr="00C3586B">
          <w:rPr>
            <w:rStyle w:val="Hyperlink"/>
            <w:noProof/>
          </w:rPr>
          <w:fldChar w:fldCharType="end"/>
        </w:r>
      </w:ins>
    </w:p>
    <w:p w14:paraId="5DA0B7D3" w14:textId="7FC812E5" w:rsidR="00724897" w:rsidRDefault="00724897">
      <w:pPr>
        <w:pStyle w:val="TOC2"/>
        <w:tabs>
          <w:tab w:val="right" w:leader="dot" w:pos="9010"/>
        </w:tabs>
        <w:rPr>
          <w:ins w:id="101" w:author="Luuk van de Ven" w:date="2020-06-06T11:32:00Z"/>
          <w:rFonts w:asciiTheme="minorHAnsi" w:eastAsiaTheme="minorEastAsia" w:hAnsiTheme="minorHAnsi" w:cstheme="minorBidi"/>
          <w:bCs w:val="0"/>
          <w:noProof/>
          <w:color w:val="auto"/>
          <w:szCs w:val="24"/>
          <w:lang w:eastAsia="en-GB"/>
        </w:rPr>
      </w:pPr>
      <w:ins w:id="102" w:author="Luuk van de Ven" w:date="2020-06-06T11:32:00Z">
        <w:r w:rsidRPr="00C3586B">
          <w:rPr>
            <w:rStyle w:val="Hyperlink"/>
            <w:noProof/>
          </w:rPr>
          <w:fldChar w:fldCharType="begin"/>
        </w:r>
        <w:r w:rsidRPr="00C3586B">
          <w:rPr>
            <w:rStyle w:val="Hyperlink"/>
            <w:noProof/>
          </w:rPr>
          <w:instrText xml:space="preserve"> </w:instrText>
        </w:r>
        <w:r>
          <w:rPr>
            <w:noProof/>
          </w:rPr>
          <w:instrText>HYPERLINK \l "_Toc42335549"</w:instrText>
        </w:r>
        <w:r w:rsidRPr="00C3586B">
          <w:rPr>
            <w:rStyle w:val="Hyperlink"/>
            <w:noProof/>
          </w:rPr>
          <w:instrText xml:space="preserve"> </w:instrText>
        </w:r>
        <w:r w:rsidRPr="00C3586B">
          <w:rPr>
            <w:rStyle w:val="Hyperlink"/>
            <w:noProof/>
          </w:rPr>
          <w:fldChar w:fldCharType="separate"/>
        </w:r>
        <w:r w:rsidRPr="00C3586B">
          <w:rPr>
            <w:rStyle w:val="Hyperlink"/>
            <w:noProof/>
            <w:lang w:val="en-GB"/>
          </w:rPr>
          <w:t>2.2 Effect</w:t>
        </w:r>
        <w:r>
          <w:rPr>
            <w:noProof/>
            <w:webHidden/>
          </w:rPr>
          <w:tab/>
        </w:r>
        <w:r>
          <w:rPr>
            <w:noProof/>
            <w:webHidden/>
          </w:rPr>
          <w:fldChar w:fldCharType="begin"/>
        </w:r>
        <w:r>
          <w:rPr>
            <w:noProof/>
            <w:webHidden/>
          </w:rPr>
          <w:instrText xml:space="preserve"> PAGEREF _Toc42335549 \h </w:instrText>
        </w:r>
      </w:ins>
      <w:r>
        <w:rPr>
          <w:noProof/>
          <w:webHidden/>
        </w:rPr>
      </w:r>
      <w:r>
        <w:rPr>
          <w:noProof/>
          <w:webHidden/>
        </w:rPr>
        <w:fldChar w:fldCharType="separate"/>
      </w:r>
      <w:ins w:id="103" w:author="Luuk van de Ven" w:date="2020-06-06T11:32:00Z">
        <w:r>
          <w:rPr>
            <w:noProof/>
            <w:webHidden/>
          </w:rPr>
          <w:t>12</w:t>
        </w:r>
        <w:r>
          <w:rPr>
            <w:noProof/>
            <w:webHidden/>
          </w:rPr>
          <w:fldChar w:fldCharType="end"/>
        </w:r>
        <w:r w:rsidRPr="00C3586B">
          <w:rPr>
            <w:rStyle w:val="Hyperlink"/>
            <w:noProof/>
          </w:rPr>
          <w:fldChar w:fldCharType="end"/>
        </w:r>
      </w:ins>
    </w:p>
    <w:p w14:paraId="79B8F86F" w14:textId="09847480" w:rsidR="00724897" w:rsidRDefault="00724897">
      <w:pPr>
        <w:pStyle w:val="TOC2"/>
        <w:tabs>
          <w:tab w:val="right" w:leader="dot" w:pos="9010"/>
        </w:tabs>
        <w:rPr>
          <w:ins w:id="104" w:author="Luuk van de Ven" w:date="2020-06-06T11:32:00Z"/>
          <w:rFonts w:asciiTheme="minorHAnsi" w:eastAsiaTheme="minorEastAsia" w:hAnsiTheme="minorHAnsi" w:cstheme="minorBidi"/>
          <w:bCs w:val="0"/>
          <w:noProof/>
          <w:color w:val="auto"/>
          <w:szCs w:val="24"/>
          <w:lang w:eastAsia="en-GB"/>
        </w:rPr>
      </w:pPr>
      <w:ins w:id="105" w:author="Luuk van de Ven" w:date="2020-06-06T11:32:00Z">
        <w:r w:rsidRPr="00C3586B">
          <w:rPr>
            <w:rStyle w:val="Hyperlink"/>
            <w:noProof/>
          </w:rPr>
          <w:fldChar w:fldCharType="begin"/>
        </w:r>
        <w:r w:rsidRPr="00C3586B">
          <w:rPr>
            <w:rStyle w:val="Hyperlink"/>
            <w:noProof/>
          </w:rPr>
          <w:instrText xml:space="preserve"> </w:instrText>
        </w:r>
        <w:r>
          <w:rPr>
            <w:noProof/>
          </w:rPr>
          <w:instrText>HYPERLINK \l "_Toc42335550"</w:instrText>
        </w:r>
        <w:r w:rsidRPr="00C3586B">
          <w:rPr>
            <w:rStyle w:val="Hyperlink"/>
            <w:noProof/>
          </w:rPr>
          <w:instrText xml:space="preserve"> </w:instrText>
        </w:r>
        <w:r w:rsidRPr="00C3586B">
          <w:rPr>
            <w:rStyle w:val="Hyperlink"/>
            <w:noProof/>
          </w:rPr>
          <w:fldChar w:fldCharType="separate"/>
        </w:r>
        <w:r w:rsidRPr="00C3586B">
          <w:rPr>
            <w:rStyle w:val="Hyperlink"/>
            <w:noProof/>
            <w:lang w:val="en-GB"/>
          </w:rPr>
          <w:t>2.3 Causal model</w:t>
        </w:r>
        <w:r>
          <w:rPr>
            <w:noProof/>
            <w:webHidden/>
          </w:rPr>
          <w:tab/>
        </w:r>
        <w:r>
          <w:rPr>
            <w:noProof/>
            <w:webHidden/>
          </w:rPr>
          <w:fldChar w:fldCharType="begin"/>
        </w:r>
        <w:r>
          <w:rPr>
            <w:noProof/>
            <w:webHidden/>
          </w:rPr>
          <w:instrText xml:space="preserve"> PAGEREF _Toc42335550 \h </w:instrText>
        </w:r>
      </w:ins>
      <w:r>
        <w:rPr>
          <w:noProof/>
          <w:webHidden/>
        </w:rPr>
      </w:r>
      <w:r>
        <w:rPr>
          <w:noProof/>
          <w:webHidden/>
        </w:rPr>
        <w:fldChar w:fldCharType="separate"/>
      </w:r>
      <w:ins w:id="106" w:author="Luuk van de Ven" w:date="2020-06-06T11:32:00Z">
        <w:r>
          <w:rPr>
            <w:noProof/>
            <w:webHidden/>
          </w:rPr>
          <w:t>13</w:t>
        </w:r>
        <w:r>
          <w:rPr>
            <w:noProof/>
            <w:webHidden/>
          </w:rPr>
          <w:fldChar w:fldCharType="end"/>
        </w:r>
        <w:r w:rsidRPr="00C3586B">
          <w:rPr>
            <w:rStyle w:val="Hyperlink"/>
            <w:noProof/>
          </w:rPr>
          <w:fldChar w:fldCharType="end"/>
        </w:r>
      </w:ins>
    </w:p>
    <w:p w14:paraId="481FB1E9" w14:textId="503C9515" w:rsidR="00724897" w:rsidRDefault="00724897">
      <w:pPr>
        <w:pStyle w:val="TOC1"/>
        <w:tabs>
          <w:tab w:val="right" w:leader="dot" w:pos="9010"/>
        </w:tabs>
        <w:rPr>
          <w:ins w:id="107" w:author="Luuk van de Ven" w:date="2020-06-06T11:32:00Z"/>
          <w:rFonts w:asciiTheme="minorHAnsi" w:eastAsiaTheme="minorEastAsia" w:hAnsiTheme="minorHAnsi" w:cstheme="minorBidi"/>
          <w:b w:val="0"/>
          <w:bCs w:val="0"/>
          <w:noProof/>
          <w:color w:val="auto"/>
          <w:lang w:eastAsia="en-GB"/>
        </w:rPr>
      </w:pPr>
      <w:ins w:id="108" w:author="Luuk van de Ven" w:date="2020-06-06T11:32:00Z">
        <w:r w:rsidRPr="00C3586B">
          <w:rPr>
            <w:rStyle w:val="Hyperlink"/>
            <w:noProof/>
          </w:rPr>
          <w:fldChar w:fldCharType="begin"/>
        </w:r>
        <w:r w:rsidRPr="00C3586B">
          <w:rPr>
            <w:rStyle w:val="Hyperlink"/>
            <w:noProof/>
          </w:rPr>
          <w:instrText xml:space="preserve"> </w:instrText>
        </w:r>
        <w:r>
          <w:rPr>
            <w:noProof/>
          </w:rPr>
          <w:instrText>HYPERLINK \l "_Toc42335551"</w:instrText>
        </w:r>
        <w:r w:rsidRPr="00C3586B">
          <w:rPr>
            <w:rStyle w:val="Hyperlink"/>
            <w:noProof/>
          </w:rPr>
          <w:instrText xml:space="preserve"> </w:instrText>
        </w:r>
        <w:r w:rsidRPr="00C3586B">
          <w:rPr>
            <w:rStyle w:val="Hyperlink"/>
            <w:noProof/>
          </w:rPr>
          <w:fldChar w:fldCharType="separate"/>
        </w:r>
        <w:r w:rsidRPr="00C3586B">
          <w:rPr>
            <w:rStyle w:val="Hyperlink"/>
            <w:noProof/>
            <w:lang w:val="en-GB"/>
          </w:rPr>
          <w:t>Chapter 4: Critical Synthesis</w:t>
        </w:r>
        <w:r>
          <w:rPr>
            <w:noProof/>
            <w:webHidden/>
          </w:rPr>
          <w:tab/>
        </w:r>
        <w:r>
          <w:rPr>
            <w:noProof/>
            <w:webHidden/>
          </w:rPr>
          <w:fldChar w:fldCharType="begin"/>
        </w:r>
        <w:r>
          <w:rPr>
            <w:noProof/>
            <w:webHidden/>
          </w:rPr>
          <w:instrText xml:space="preserve"> PAGEREF _Toc42335551 \h </w:instrText>
        </w:r>
      </w:ins>
      <w:r>
        <w:rPr>
          <w:noProof/>
          <w:webHidden/>
        </w:rPr>
      </w:r>
      <w:r>
        <w:rPr>
          <w:noProof/>
          <w:webHidden/>
        </w:rPr>
        <w:fldChar w:fldCharType="separate"/>
      </w:r>
      <w:ins w:id="109" w:author="Luuk van de Ven" w:date="2020-06-06T11:32:00Z">
        <w:r>
          <w:rPr>
            <w:noProof/>
            <w:webHidden/>
          </w:rPr>
          <w:t>20</w:t>
        </w:r>
        <w:r>
          <w:rPr>
            <w:noProof/>
            <w:webHidden/>
          </w:rPr>
          <w:fldChar w:fldCharType="end"/>
        </w:r>
        <w:r w:rsidRPr="00C3586B">
          <w:rPr>
            <w:rStyle w:val="Hyperlink"/>
            <w:noProof/>
          </w:rPr>
          <w:fldChar w:fldCharType="end"/>
        </w:r>
      </w:ins>
    </w:p>
    <w:p w14:paraId="02F90D97" w14:textId="52F831D5" w:rsidR="00724897" w:rsidRDefault="00724897">
      <w:pPr>
        <w:pStyle w:val="TOC2"/>
        <w:tabs>
          <w:tab w:val="right" w:leader="dot" w:pos="9010"/>
        </w:tabs>
        <w:rPr>
          <w:ins w:id="110" w:author="Luuk van de Ven" w:date="2020-06-06T11:32:00Z"/>
          <w:rFonts w:asciiTheme="minorHAnsi" w:eastAsiaTheme="minorEastAsia" w:hAnsiTheme="minorHAnsi" w:cstheme="minorBidi"/>
          <w:bCs w:val="0"/>
          <w:noProof/>
          <w:color w:val="auto"/>
          <w:szCs w:val="24"/>
          <w:lang w:eastAsia="en-GB"/>
        </w:rPr>
      </w:pPr>
      <w:ins w:id="111" w:author="Luuk van de Ven" w:date="2020-06-06T11:32:00Z">
        <w:r w:rsidRPr="00C3586B">
          <w:rPr>
            <w:rStyle w:val="Hyperlink"/>
            <w:noProof/>
          </w:rPr>
          <w:fldChar w:fldCharType="begin"/>
        </w:r>
        <w:r w:rsidRPr="00C3586B">
          <w:rPr>
            <w:rStyle w:val="Hyperlink"/>
            <w:noProof/>
          </w:rPr>
          <w:instrText xml:space="preserve"> </w:instrText>
        </w:r>
        <w:r>
          <w:rPr>
            <w:noProof/>
          </w:rPr>
          <w:instrText>HYPERLINK \l "_Toc42335552"</w:instrText>
        </w:r>
        <w:r w:rsidRPr="00C3586B">
          <w:rPr>
            <w:rStyle w:val="Hyperlink"/>
            <w:noProof/>
          </w:rPr>
          <w:instrText xml:space="preserve"> </w:instrText>
        </w:r>
        <w:r w:rsidRPr="00C3586B">
          <w:rPr>
            <w:rStyle w:val="Hyperlink"/>
            <w:noProof/>
          </w:rPr>
          <w:fldChar w:fldCharType="separate"/>
        </w:r>
        <w:r w:rsidRPr="00C3586B">
          <w:rPr>
            <w:rStyle w:val="Hyperlink"/>
            <w:noProof/>
            <w:lang w:val="en-GB"/>
          </w:rPr>
          <w:t xml:space="preserve">4.1 Studies that directly test the hypothesis (Offline attendance </w:t>
        </w:r>
        <w:r w:rsidRPr="00C3586B">
          <w:rPr>
            <w:rStyle w:val="Hyperlink"/>
            <w:rFonts w:ascii="Wingdings" w:eastAsia="Wingdings" w:hAnsi="Wingdings" w:cs="Wingdings"/>
            <w:noProof/>
            <w:lang w:val="en-GB"/>
          </w:rPr>
          <w:sym w:font="Wingdings" w:char="F0E0"/>
        </w:r>
        <w:r w:rsidRPr="00C3586B">
          <w:rPr>
            <w:rStyle w:val="Hyperlink"/>
            <w:noProof/>
            <w:lang w:val="en-GB"/>
          </w:rPr>
          <w:t xml:space="preserve"> Online participation)</w:t>
        </w:r>
        <w:r>
          <w:rPr>
            <w:noProof/>
            <w:webHidden/>
          </w:rPr>
          <w:tab/>
        </w:r>
        <w:r>
          <w:rPr>
            <w:noProof/>
            <w:webHidden/>
          </w:rPr>
          <w:fldChar w:fldCharType="begin"/>
        </w:r>
        <w:r>
          <w:rPr>
            <w:noProof/>
            <w:webHidden/>
          </w:rPr>
          <w:instrText xml:space="preserve"> PAGEREF _Toc42335552 \h </w:instrText>
        </w:r>
      </w:ins>
      <w:r>
        <w:rPr>
          <w:noProof/>
          <w:webHidden/>
        </w:rPr>
      </w:r>
      <w:r>
        <w:rPr>
          <w:noProof/>
          <w:webHidden/>
        </w:rPr>
        <w:fldChar w:fldCharType="separate"/>
      </w:r>
      <w:ins w:id="112" w:author="Luuk van de Ven" w:date="2020-06-06T11:32:00Z">
        <w:r>
          <w:rPr>
            <w:noProof/>
            <w:webHidden/>
          </w:rPr>
          <w:t>20</w:t>
        </w:r>
        <w:r>
          <w:rPr>
            <w:noProof/>
            <w:webHidden/>
          </w:rPr>
          <w:fldChar w:fldCharType="end"/>
        </w:r>
        <w:r w:rsidRPr="00C3586B">
          <w:rPr>
            <w:rStyle w:val="Hyperlink"/>
            <w:noProof/>
          </w:rPr>
          <w:fldChar w:fldCharType="end"/>
        </w:r>
      </w:ins>
    </w:p>
    <w:p w14:paraId="278B1A72" w14:textId="3AA0FAD4" w:rsidR="00724897" w:rsidRDefault="00724897">
      <w:pPr>
        <w:pStyle w:val="TOC2"/>
        <w:tabs>
          <w:tab w:val="right" w:leader="dot" w:pos="9010"/>
        </w:tabs>
        <w:rPr>
          <w:ins w:id="113" w:author="Luuk van de Ven" w:date="2020-06-06T11:32:00Z"/>
          <w:rFonts w:asciiTheme="minorHAnsi" w:eastAsiaTheme="minorEastAsia" w:hAnsiTheme="minorHAnsi" w:cstheme="minorBidi"/>
          <w:bCs w:val="0"/>
          <w:noProof/>
          <w:color w:val="auto"/>
          <w:szCs w:val="24"/>
          <w:lang w:eastAsia="en-GB"/>
        </w:rPr>
      </w:pPr>
      <w:ins w:id="114" w:author="Luuk van de Ven" w:date="2020-06-06T11:32:00Z">
        <w:r w:rsidRPr="00C3586B">
          <w:rPr>
            <w:rStyle w:val="Hyperlink"/>
            <w:noProof/>
          </w:rPr>
          <w:fldChar w:fldCharType="begin"/>
        </w:r>
        <w:r w:rsidRPr="00C3586B">
          <w:rPr>
            <w:rStyle w:val="Hyperlink"/>
            <w:noProof/>
          </w:rPr>
          <w:instrText xml:space="preserve"> </w:instrText>
        </w:r>
        <w:r>
          <w:rPr>
            <w:noProof/>
          </w:rPr>
          <w:instrText>HYPERLINK \l "_Toc42335553"</w:instrText>
        </w:r>
        <w:r w:rsidRPr="00C3586B">
          <w:rPr>
            <w:rStyle w:val="Hyperlink"/>
            <w:noProof/>
          </w:rPr>
          <w:instrText xml:space="preserve"> </w:instrText>
        </w:r>
        <w:r w:rsidRPr="00C3586B">
          <w:rPr>
            <w:rStyle w:val="Hyperlink"/>
            <w:noProof/>
          </w:rPr>
          <w:fldChar w:fldCharType="separate"/>
        </w:r>
        <w:r w:rsidRPr="00C3586B">
          <w:rPr>
            <w:rStyle w:val="Hyperlink"/>
            <w:noProof/>
            <w:lang w:val="en-GB"/>
          </w:rPr>
          <w:t>4.2 Studies that test other hypotheses</w:t>
        </w:r>
        <w:r>
          <w:rPr>
            <w:noProof/>
            <w:webHidden/>
          </w:rPr>
          <w:tab/>
        </w:r>
        <w:r>
          <w:rPr>
            <w:noProof/>
            <w:webHidden/>
          </w:rPr>
          <w:fldChar w:fldCharType="begin"/>
        </w:r>
        <w:r>
          <w:rPr>
            <w:noProof/>
            <w:webHidden/>
          </w:rPr>
          <w:instrText xml:space="preserve"> PAGEREF _Toc42335553 \h </w:instrText>
        </w:r>
      </w:ins>
      <w:r>
        <w:rPr>
          <w:noProof/>
          <w:webHidden/>
        </w:rPr>
      </w:r>
      <w:r>
        <w:rPr>
          <w:noProof/>
          <w:webHidden/>
        </w:rPr>
        <w:fldChar w:fldCharType="separate"/>
      </w:r>
      <w:ins w:id="115" w:author="Luuk van de Ven" w:date="2020-06-06T11:32:00Z">
        <w:r>
          <w:rPr>
            <w:noProof/>
            <w:webHidden/>
          </w:rPr>
          <w:t>24</w:t>
        </w:r>
        <w:r>
          <w:rPr>
            <w:noProof/>
            <w:webHidden/>
          </w:rPr>
          <w:fldChar w:fldCharType="end"/>
        </w:r>
        <w:r w:rsidRPr="00C3586B">
          <w:rPr>
            <w:rStyle w:val="Hyperlink"/>
            <w:noProof/>
          </w:rPr>
          <w:fldChar w:fldCharType="end"/>
        </w:r>
      </w:ins>
    </w:p>
    <w:p w14:paraId="1E8250EC" w14:textId="5894EF76" w:rsidR="00724897" w:rsidRDefault="00724897">
      <w:pPr>
        <w:pStyle w:val="TOC1"/>
        <w:tabs>
          <w:tab w:val="right" w:leader="dot" w:pos="9010"/>
        </w:tabs>
        <w:rPr>
          <w:ins w:id="116" w:author="Luuk van de Ven" w:date="2020-06-06T11:32:00Z"/>
          <w:rFonts w:asciiTheme="minorHAnsi" w:eastAsiaTheme="minorEastAsia" w:hAnsiTheme="minorHAnsi" w:cstheme="minorBidi"/>
          <w:b w:val="0"/>
          <w:bCs w:val="0"/>
          <w:noProof/>
          <w:color w:val="auto"/>
          <w:lang w:eastAsia="en-GB"/>
        </w:rPr>
      </w:pPr>
      <w:ins w:id="117" w:author="Luuk van de Ven" w:date="2020-06-06T11:32:00Z">
        <w:r w:rsidRPr="00C3586B">
          <w:rPr>
            <w:rStyle w:val="Hyperlink"/>
            <w:noProof/>
          </w:rPr>
          <w:fldChar w:fldCharType="begin"/>
        </w:r>
        <w:r w:rsidRPr="00C3586B">
          <w:rPr>
            <w:rStyle w:val="Hyperlink"/>
            <w:noProof/>
          </w:rPr>
          <w:instrText xml:space="preserve"> </w:instrText>
        </w:r>
        <w:r>
          <w:rPr>
            <w:noProof/>
          </w:rPr>
          <w:instrText>HYPERLINK \l "_Toc42335554"</w:instrText>
        </w:r>
        <w:r w:rsidRPr="00C3586B">
          <w:rPr>
            <w:rStyle w:val="Hyperlink"/>
            <w:noProof/>
          </w:rPr>
          <w:instrText xml:space="preserve"> </w:instrText>
        </w:r>
        <w:r w:rsidRPr="00C3586B">
          <w:rPr>
            <w:rStyle w:val="Hyperlink"/>
            <w:noProof/>
          </w:rPr>
          <w:fldChar w:fldCharType="separate"/>
        </w:r>
        <w:r w:rsidRPr="00C3586B">
          <w:rPr>
            <w:rStyle w:val="Hyperlink"/>
            <w:noProof/>
            <w:lang w:val="en-GB"/>
          </w:rPr>
          <w:t>Chapter 5: Methods</w:t>
        </w:r>
        <w:r>
          <w:rPr>
            <w:noProof/>
            <w:webHidden/>
          </w:rPr>
          <w:tab/>
        </w:r>
        <w:r>
          <w:rPr>
            <w:noProof/>
            <w:webHidden/>
          </w:rPr>
          <w:fldChar w:fldCharType="begin"/>
        </w:r>
        <w:r>
          <w:rPr>
            <w:noProof/>
            <w:webHidden/>
          </w:rPr>
          <w:instrText xml:space="preserve"> PAGEREF _Toc42335554 \h </w:instrText>
        </w:r>
      </w:ins>
      <w:r>
        <w:rPr>
          <w:noProof/>
          <w:webHidden/>
        </w:rPr>
      </w:r>
      <w:r>
        <w:rPr>
          <w:noProof/>
          <w:webHidden/>
        </w:rPr>
        <w:fldChar w:fldCharType="separate"/>
      </w:r>
      <w:ins w:id="118" w:author="Luuk van de Ven" w:date="2020-06-06T11:32:00Z">
        <w:r>
          <w:rPr>
            <w:noProof/>
            <w:webHidden/>
          </w:rPr>
          <w:t>27</w:t>
        </w:r>
        <w:r>
          <w:rPr>
            <w:noProof/>
            <w:webHidden/>
          </w:rPr>
          <w:fldChar w:fldCharType="end"/>
        </w:r>
        <w:r w:rsidRPr="00C3586B">
          <w:rPr>
            <w:rStyle w:val="Hyperlink"/>
            <w:noProof/>
          </w:rPr>
          <w:fldChar w:fldCharType="end"/>
        </w:r>
      </w:ins>
    </w:p>
    <w:p w14:paraId="08673F7C" w14:textId="42698751" w:rsidR="00724897" w:rsidRDefault="00724897">
      <w:pPr>
        <w:pStyle w:val="TOC2"/>
        <w:tabs>
          <w:tab w:val="right" w:leader="dot" w:pos="9010"/>
        </w:tabs>
        <w:rPr>
          <w:ins w:id="119" w:author="Luuk van de Ven" w:date="2020-06-06T11:32:00Z"/>
          <w:rFonts w:asciiTheme="minorHAnsi" w:eastAsiaTheme="minorEastAsia" w:hAnsiTheme="minorHAnsi" w:cstheme="minorBidi"/>
          <w:bCs w:val="0"/>
          <w:noProof/>
          <w:color w:val="auto"/>
          <w:szCs w:val="24"/>
          <w:lang w:eastAsia="en-GB"/>
        </w:rPr>
      </w:pPr>
      <w:ins w:id="120" w:author="Luuk van de Ven" w:date="2020-06-06T11:32:00Z">
        <w:r w:rsidRPr="00C3586B">
          <w:rPr>
            <w:rStyle w:val="Hyperlink"/>
            <w:noProof/>
          </w:rPr>
          <w:fldChar w:fldCharType="begin"/>
        </w:r>
        <w:r w:rsidRPr="00C3586B">
          <w:rPr>
            <w:rStyle w:val="Hyperlink"/>
            <w:noProof/>
          </w:rPr>
          <w:instrText xml:space="preserve"> </w:instrText>
        </w:r>
        <w:r>
          <w:rPr>
            <w:noProof/>
          </w:rPr>
          <w:instrText>HYPERLINK \l "_Toc42335555"</w:instrText>
        </w:r>
        <w:r w:rsidRPr="00C3586B">
          <w:rPr>
            <w:rStyle w:val="Hyperlink"/>
            <w:noProof/>
          </w:rPr>
          <w:instrText xml:space="preserve"> </w:instrText>
        </w:r>
        <w:r w:rsidRPr="00C3586B">
          <w:rPr>
            <w:rStyle w:val="Hyperlink"/>
            <w:noProof/>
          </w:rPr>
          <w:fldChar w:fldCharType="separate"/>
        </w:r>
        <w:r w:rsidRPr="00C3586B">
          <w:rPr>
            <w:rStyle w:val="Hyperlink"/>
            <w:noProof/>
            <w:lang w:val="en-GB"/>
          </w:rPr>
          <w:t>5.1 Research strategy</w:t>
        </w:r>
        <w:r>
          <w:rPr>
            <w:noProof/>
            <w:webHidden/>
          </w:rPr>
          <w:tab/>
        </w:r>
        <w:r>
          <w:rPr>
            <w:noProof/>
            <w:webHidden/>
          </w:rPr>
          <w:fldChar w:fldCharType="begin"/>
        </w:r>
        <w:r>
          <w:rPr>
            <w:noProof/>
            <w:webHidden/>
          </w:rPr>
          <w:instrText xml:space="preserve"> PAGEREF _Toc42335555 \h </w:instrText>
        </w:r>
      </w:ins>
      <w:r>
        <w:rPr>
          <w:noProof/>
          <w:webHidden/>
        </w:rPr>
      </w:r>
      <w:r>
        <w:rPr>
          <w:noProof/>
          <w:webHidden/>
        </w:rPr>
        <w:fldChar w:fldCharType="separate"/>
      </w:r>
      <w:ins w:id="121" w:author="Luuk van de Ven" w:date="2020-06-06T11:32:00Z">
        <w:r>
          <w:rPr>
            <w:noProof/>
            <w:webHidden/>
          </w:rPr>
          <w:t>27</w:t>
        </w:r>
        <w:r>
          <w:rPr>
            <w:noProof/>
            <w:webHidden/>
          </w:rPr>
          <w:fldChar w:fldCharType="end"/>
        </w:r>
        <w:r w:rsidRPr="00C3586B">
          <w:rPr>
            <w:rStyle w:val="Hyperlink"/>
            <w:noProof/>
          </w:rPr>
          <w:fldChar w:fldCharType="end"/>
        </w:r>
      </w:ins>
    </w:p>
    <w:p w14:paraId="7BFB320A" w14:textId="4929A693" w:rsidR="00724897" w:rsidRDefault="00724897">
      <w:pPr>
        <w:pStyle w:val="TOC2"/>
        <w:tabs>
          <w:tab w:val="right" w:leader="dot" w:pos="9010"/>
        </w:tabs>
        <w:rPr>
          <w:ins w:id="122" w:author="Luuk van de Ven" w:date="2020-06-06T11:32:00Z"/>
          <w:rFonts w:asciiTheme="minorHAnsi" w:eastAsiaTheme="minorEastAsia" w:hAnsiTheme="minorHAnsi" w:cstheme="minorBidi"/>
          <w:bCs w:val="0"/>
          <w:noProof/>
          <w:color w:val="auto"/>
          <w:szCs w:val="24"/>
          <w:lang w:eastAsia="en-GB"/>
        </w:rPr>
      </w:pPr>
      <w:ins w:id="123" w:author="Luuk van de Ven" w:date="2020-06-06T11:32:00Z">
        <w:r w:rsidRPr="00C3586B">
          <w:rPr>
            <w:rStyle w:val="Hyperlink"/>
            <w:noProof/>
          </w:rPr>
          <w:fldChar w:fldCharType="begin"/>
        </w:r>
        <w:r w:rsidRPr="00C3586B">
          <w:rPr>
            <w:rStyle w:val="Hyperlink"/>
            <w:noProof/>
          </w:rPr>
          <w:instrText xml:space="preserve"> </w:instrText>
        </w:r>
        <w:r>
          <w:rPr>
            <w:noProof/>
          </w:rPr>
          <w:instrText>HYPERLINK \l "_Toc42335556"</w:instrText>
        </w:r>
        <w:r w:rsidRPr="00C3586B">
          <w:rPr>
            <w:rStyle w:val="Hyperlink"/>
            <w:noProof/>
          </w:rPr>
          <w:instrText xml:space="preserve"> </w:instrText>
        </w:r>
        <w:r w:rsidRPr="00C3586B">
          <w:rPr>
            <w:rStyle w:val="Hyperlink"/>
            <w:noProof/>
          </w:rPr>
          <w:fldChar w:fldCharType="separate"/>
        </w:r>
        <w:r w:rsidRPr="00C3586B">
          <w:rPr>
            <w:rStyle w:val="Hyperlink"/>
            <w:noProof/>
            <w:lang w:val="en-GB"/>
          </w:rPr>
          <w:t>5.2 Population</w:t>
        </w:r>
        <w:r>
          <w:rPr>
            <w:noProof/>
            <w:webHidden/>
          </w:rPr>
          <w:tab/>
        </w:r>
        <w:r>
          <w:rPr>
            <w:noProof/>
            <w:webHidden/>
          </w:rPr>
          <w:fldChar w:fldCharType="begin"/>
        </w:r>
        <w:r>
          <w:rPr>
            <w:noProof/>
            <w:webHidden/>
          </w:rPr>
          <w:instrText xml:space="preserve"> PAGEREF _Toc42335556 \h </w:instrText>
        </w:r>
      </w:ins>
      <w:r>
        <w:rPr>
          <w:noProof/>
          <w:webHidden/>
        </w:rPr>
      </w:r>
      <w:r>
        <w:rPr>
          <w:noProof/>
          <w:webHidden/>
        </w:rPr>
        <w:fldChar w:fldCharType="separate"/>
      </w:r>
      <w:ins w:id="124" w:author="Luuk van de Ven" w:date="2020-06-06T11:32:00Z">
        <w:r>
          <w:rPr>
            <w:noProof/>
            <w:webHidden/>
          </w:rPr>
          <w:t>28</w:t>
        </w:r>
        <w:r>
          <w:rPr>
            <w:noProof/>
            <w:webHidden/>
          </w:rPr>
          <w:fldChar w:fldCharType="end"/>
        </w:r>
        <w:r w:rsidRPr="00C3586B">
          <w:rPr>
            <w:rStyle w:val="Hyperlink"/>
            <w:noProof/>
          </w:rPr>
          <w:fldChar w:fldCharType="end"/>
        </w:r>
      </w:ins>
    </w:p>
    <w:p w14:paraId="6EBB9A19" w14:textId="07326823" w:rsidR="00724897" w:rsidRDefault="00724897">
      <w:pPr>
        <w:pStyle w:val="TOC2"/>
        <w:tabs>
          <w:tab w:val="right" w:leader="dot" w:pos="9010"/>
        </w:tabs>
        <w:rPr>
          <w:ins w:id="125" w:author="Luuk van de Ven" w:date="2020-06-06T11:32:00Z"/>
          <w:rFonts w:asciiTheme="minorHAnsi" w:eastAsiaTheme="minorEastAsia" w:hAnsiTheme="minorHAnsi" w:cstheme="minorBidi"/>
          <w:bCs w:val="0"/>
          <w:noProof/>
          <w:color w:val="auto"/>
          <w:szCs w:val="24"/>
          <w:lang w:eastAsia="en-GB"/>
        </w:rPr>
      </w:pPr>
      <w:ins w:id="126" w:author="Luuk van de Ven" w:date="2020-06-06T11:32:00Z">
        <w:r w:rsidRPr="00C3586B">
          <w:rPr>
            <w:rStyle w:val="Hyperlink"/>
            <w:noProof/>
          </w:rPr>
          <w:fldChar w:fldCharType="begin"/>
        </w:r>
        <w:r w:rsidRPr="00C3586B">
          <w:rPr>
            <w:rStyle w:val="Hyperlink"/>
            <w:noProof/>
          </w:rPr>
          <w:instrText xml:space="preserve"> </w:instrText>
        </w:r>
        <w:r>
          <w:rPr>
            <w:noProof/>
          </w:rPr>
          <w:instrText>HYPERLINK \l "_Toc42335557"</w:instrText>
        </w:r>
        <w:r w:rsidRPr="00C3586B">
          <w:rPr>
            <w:rStyle w:val="Hyperlink"/>
            <w:noProof/>
          </w:rPr>
          <w:instrText xml:space="preserve"> </w:instrText>
        </w:r>
        <w:r w:rsidRPr="00C3586B">
          <w:rPr>
            <w:rStyle w:val="Hyperlink"/>
            <w:noProof/>
          </w:rPr>
          <w:fldChar w:fldCharType="separate"/>
        </w:r>
        <w:r w:rsidRPr="00C3586B">
          <w:rPr>
            <w:rStyle w:val="Hyperlink"/>
            <w:noProof/>
            <w:lang w:val="en-GB"/>
          </w:rPr>
          <w:t>5.3 Measurement protocol</w:t>
        </w:r>
        <w:r>
          <w:rPr>
            <w:noProof/>
            <w:webHidden/>
          </w:rPr>
          <w:tab/>
        </w:r>
        <w:r>
          <w:rPr>
            <w:noProof/>
            <w:webHidden/>
          </w:rPr>
          <w:fldChar w:fldCharType="begin"/>
        </w:r>
        <w:r>
          <w:rPr>
            <w:noProof/>
            <w:webHidden/>
          </w:rPr>
          <w:instrText xml:space="preserve"> PAGEREF _Toc42335557 \h </w:instrText>
        </w:r>
      </w:ins>
      <w:r>
        <w:rPr>
          <w:noProof/>
          <w:webHidden/>
        </w:rPr>
      </w:r>
      <w:r>
        <w:rPr>
          <w:noProof/>
          <w:webHidden/>
        </w:rPr>
        <w:fldChar w:fldCharType="separate"/>
      </w:r>
      <w:ins w:id="127" w:author="Luuk van de Ven" w:date="2020-06-06T11:32:00Z">
        <w:r>
          <w:rPr>
            <w:noProof/>
            <w:webHidden/>
          </w:rPr>
          <w:t>29</w:t>
        </w:r>
        <w:r>
          <w:rPr>
            <w:noProof/>
            <w:webHidden/>
          </w:rPr>
          <w:fldChar w:fldCharType="end"/>
        </w:r>
        <w:r w:rsidRPr="00C3586B">
          <w:rPr>
            <w:rStyle w:val="Hyperlink"/>
            <w:noProof/>
          </w:rPr>
          <w:fldChar w:fldCharType="end"/>
        </w:r>
      </w:ins>
    </w:p>
    <w:p w14:paraId="2E13A3A6" w14:textId="1BEF954C" w:rsidR="00724897" w:rsidRDefault="00724897">
      <w:pPr>
        <w:pStyle w:val="TOC1"/>
        <w:tabs>
          <w:tab w:val="right" w:leader="dot" w:pos="9010"/>
        </w:tabs>
        <w:rPr>
          <w:ins w:id="128" w:author="Luuk van de Ven" w:date="2020-06-06T11:32:00Z"/>
          <w:rFonts w:asciiTheme="minorHAnsi" w:eastAsiaTheme="minorEastAsia" w:hAnsiTheme="minorHAnsi" w:cstheme="minorBidi"/>
          <w:b w:val="0"/>
          <w:bCs w:val="0"/>
          <w:noProof/>
          <w:color w:val="auto"/>
          <w:lang w:eastAsia="en-GB"/>
        </w:rPr>
      </w:pPr>
      <w:ins w:id="129" w:author="Luuk van de Ven" w:date="2020-06-06T11:32:00Z">
        <w:r w:rsidRPr="00C3586B">
          <w:rPr>
            <w:rStyle w:val="Hyperlink"/>
            <w:noProof/>
          </w:rPr>
          <w:fldChar w:fldCharType="begin"/>
        </w:r>
        <w:r w:rsidRPr="00C3586B">
          <w:rPr>
            <w:rStyle w:val="Hyperlink"/>
            <w:noProof/>
          </w:rPr>
          <w:instrText xml:space="preserve"> </w:instrText>
        </w:r>
        <w:r>
          <w:rPr>
            <w:noProof/>
          </w:rPr>
          <w:instrText>HYPERLINK \l "_Toc42335558"</w:instrText>
        </w:r>
        <w:r w:rsidRPr="00C3586B">
          <w:rPr>
            <w:rStyle w:val="Hyperlink"/>
            <w:noProof/>
          </w:rPr>
          <w:instrText xml:space="preserve"> </w:instrText>
        </w:r>
        <w:r w:rsidRPr="00C3586B">
          <w:rPr>
            <w:rStyle w:val="Hyperlink"/>
            <w:noProof/>
          </w:rPr>
          <w:fldChar w:fldCharType="separate"/>
        </w:r>
        <w:r w:rsidRPr="00C3586B">
          <w:rPr>
            <w:rStyle w:val="Hyperlink"/>
            <w:noProof/>
            <w:lang w:val="en-GB"/>
          </w:rPr>
          <w:t>Chapter 6: Results</w:t>
        </w:r>
        <w:r>
          <w:rPr>
            <w:noProof/>
            <w:webHidden/>
          </w:rPr>
          <w:tab/>
        </w:r>
        <w:r>
          <w:rPr>
            <w:noProof/>
            <w:webHidden/>
          </w:rPr>
          <w:fldChar w:fldCharType="begin"/>
        </w:r>
        <w:r>
          <w:rPr>
            <w:noProof/>
            <w:webHidden/>
          </w:rPr>
          <w:instrText xml:space="preserve"> PAGEREF _Toc42335558 \h </w:instrText>
        </w:r>
      </w:ins>
      <w:r>
        <w:rPr>
          <w:noProof/>
          <w:webHidden/>
        </w:rPr>
      </w:r>
      <w:r>
        <w:rPr>
          <w:noProof/>
          <w:webHidden/>
        </w:rPr>
        <w:fldChar w:fldCharType="separate"/>
      </w:r>
      <w:ins w:id="130" w:author="Luuk van de Ven" w:date="2020-06-06T11:32:00Z">
        <w:r>
          <w:rPr>
            <w:noProof/>
            <w:webHidden/>
          </w:rPr>
          <w:t>35</w:t>
        </w:r>
        <w:r>
          <w:rPr>
            <w:noProof/>
            <w:webHidden/>
          </w:rPr>
          <w:fldChar w:fldCharType="end"/>
        </w:r>
        <w:r w:rsidRPr="00C3586B">
          <w:rPr>
            <w:rStyle w:val="Hyperlink"/>
            <w:noProof/>
          </w:rPr>
          <w:fldChar w:fldCharType="end"/>
        </w:r>
      </w:ins>
    </w:p>
    <w:p w14:paraId="4279E6CE" w14:textId="02B2D511" w:rsidR="00724897" w:rsidRDefault="00724897">
      <w:pPr>
        <w:pStyle w:val="TOC2"/>
        <w:tabs>
          <w:tab w:val="right" w:leader="dot" w:pos="9010"/>
        </w:tabs>
        <w:rPr>
          <w:ins w:id="131" w:author="Luuk van de Ven" w:date="2020-06-06T11:32:00Z"/>
          <w:rFonts w:asciiTheme="minorHAnsi" w:eastAsiaTheme="minorEastAsia" w:hAnsiTheme="minorHAnsi" w:cstheme="minorBidi"/>
          <w:bCs w:val="0"/>
          <w:noProof/>
          <w:color w:val="auto"/>
          <w:szCs w:val="24"/>
          <w:lang w:eastAsia="en-GB"/>
        </w:rPr>
      </w:pPr>
      <w:ins w:id="132" w:author="Luuk van de Ven" w:date="2020-06-06T11:32:00Z">
        <w:r w:rsidRPr="00C3586B">
          <w:rPr>
            <w:rStyle w:val="Hyperlink"/>
            <w:noProof/>
          </w:rPr>
          <w:fldChar w:fldCharType="begin"/>
        </w:r>
        <w:r w:rsidRPr="00C3586B">
          <w:rPr>
            <w:rStyle w:val="Hyperlink"/>
            <w:noProof/>
          </w:rPr>
          <w:instrText xml:space="preserve"> </w:instrText>
        </w:r>
        <w:r>
          <w:rPr>
            <w:noProof/>
          </w:rPr>
          <w:instrText>HYPERLINK \l "_Toc42335559"</w:instrText>
        </w:r>
        <w:r w:rsidRPr="00C3586B">
          <w:rPr>
            <w:rStyle w:val="Hyperlink"/>
            <w:noProof/>
          </w:rPr>
          <w:instrText xml:space="preserve"> </w:instrText>
        </w:r>
        <w:r w:rsidRPr="00C3586B">
          <w:rPr>
            <w:rStyle w:val="Hyperlink"/>
            <w:noProof/>
          </w:rPr>
          <w:fldChar w:fldCharType="separate"/>
        </w:r>
        <w:r w:rsidRPr="00C3586B">
          <w:rPr>
            <w:rStyle w:val="Hyperlink"/>
            <w:noProof/>
            <w:lang w:val="en-GB"/>
          </w:rPr>
          <w:t>6.1 General information</w:t>
        </w:r>
        <w:r>
          <w:rPr>
            <w:noProof/>
            <w:webHidden/>
          </w:rPr>
          <w:tab/>
        </w:r>
        <w:r>
          <w:rPr>
            <w:noProof/>
            <w:webHidden/>
          </w:rPr>
          <w:fldChar w:fldCharType="begin"/>
        </w:r>
        <w:r>
          <w:rPr>
            <w:noProof/>
            <w:webHidden/>
          </w:rPr>
          <w:instrText xml:space="preserve"> PAGEREF _Toc42335559 \h </w:instrText>
        </w:r>
      </w:ins>
      <w:r>
        <w:rPr>
          <w:noProof/>
          <w:webHidden/>
        </w:rPr>
      </w:r>
      <w:r>
        <w:rPr>
          <w:noProof/>
          <w:webHidden/>
        </w:rPr>
        <w:fldChar w:fldCharType="separate"/>
      </w:r>
      <w:ins w:id="133" w:author="Luuk van de Ven" w:date="2020-06-06T11:32:00Z">
        <w:r>
          <w:rPr>
            <w:noProof/>
            <w:webHidden/>
          </w:rPr>
          <w:t>35</w:t>
        </w:r>
        <w:r>
          <w:rPr>
            <w:noProof/>
            <w:webHidden/>
          </w:rPr>
          <w:fldChar w:fldCharType="end"/>
        </w:r>
        <w:r w:rsidRPr="00C3586B">
          <w:rPr>
            <w:rStyle w:val="Hyperlink"/>
            <w:noProof/>
          </w:rPr>
          <w:fldChar w:fldCharType="end"/>
        </w:r>
      </w:ins>
    </w:p>
    <w:p w14:paraId="59983BF5" w14:textId="739B53B3" w:rsidR="00724897" w:rsidRDefault="00724897">
      <w:pPr>
        <w:pStyle w:val="TOC2"/>
        <w:tabs>
          <w:tab w:val="right" w:leader="dot" w:pos="9010"/>
        </w:tabs>
        <w:rPr>
          <w:ins w:id="134" w:author="Luuk van de Ven" w:date="2020-06-06T11:32:00Z"/>
          <w:rFonts w:asciiTheme="minorHAnsi" w:eastAsiaTheme="minorEastAsia" w:hAnsiTheme="minorHAnsi" w:cstheme="minorBidi"/>
          <w:bCs w:val="0"/>
          <w:noProof/>
          <w:color w:val="auto"/>
          <w:szCs w:val="24"/>
          <w:lang w:eastAsia="en-GB"/>
        </w:rPr>
      </w:pPr>
      <w:ins w:id="135" w:author="Luuk van de Ven" w:date="2020-06-06T11:32:00Z">
        <w:r w:rsidRPr="00C3586B">
          <w:rPr>
            <w:rStyle w:val="Hyperlink"/>
            <w:noProof/>
          </w:rPr>
          <w:fldChar w:fldCharType="begin"/>
        </w:r>
        <w:r w:rsidRPr="00C3586B">
          <w:rPr>
            <w:rStyle w:val="Hyperlink"/>
            <w:noProof/>
          </w:rPr>
          <w:instrText xml:space="preserve"> </w:instrText>
        </w:r>
        <w:r>
          <w:rPr>
            <w:noProof/>
          </w:rPr>
          <w:instrText>HYPERLINK \l "_Toc42335560"</w:instrText>
        </w:r>
        <w:r w:rsidRPr="00C3586B">
          <w:rPr>
            <w:rStyle w:val="Hyperlink"/>
            <w:noProof/>
          </w:rPr>
          <w:instrText xml:space="preserve"> </w:instrText>
        </w:r>
        <w:r w:rsidRPr="00C3586B">
          <w:rPr>
            <w:rStyle w:val="Hyperlink"/>
            <w:noProof/>
          </w:rPr>
          <w:fldChar w:fldCharType="separate"/>
        </w:r>
        <w:r w:rsidRPr="00C3586B">
          <w:rPr>
            <w:rStyle w:val="Hyperlink"/>
            <w:noProof/>
            <w:lang w:val="en-GB"/>
          </w:rPr>
          <w:t>6.2 Treatment effects</w:t>
        </w:r>
        <w:r>
          <w:rPr>
            <w:noProof/>
            <w:webHidden/>
          </w:rPr>
          <w:tab/>
        </w:r>
        <w:r>
          <w:rPr>
            <w:noProof/>
            <w:webHidden/>
          </w:rPr>
          <w:fldChar w:fldCharType="begin"/>
        </w:r>
        <w:r>
          <w:rPr>
            <w:noProof/>
            <w:webHidden/>
          </w:rPr>
          <w:instrText xml:space="preserve"> PAGEREF _Toc42335560 \h </w:instrText>
        </w:r>
      </w:ins>
      <w:r>
        <w:rPr>
          <w:noProof/>
          <w:webHidden/>
        </w:rPr>
      </w:r>
      <w:r>
        <w:rPr>
          <w:noProof/>
          <w:webHidden/>
        </w:rPr>
        <w:fldChar w:fldCharType="separate"/>
      </w:r>
      <w:ins w:id="136" w:author="Luuk van de Ven" w:date="2020-06-06T11:32:00Z">
        <w:r>
          <w:rPr>
            <w:noProof/>
            <w:webHidden/>
          </w:rPr>
          <w:t>38</w:t>
        </w:r>
        <w:r>
          <w:rPr>
            <w:noProof/>
            <w:webHidden/>
          </w:rPr>
          <w:fldChar w:fldCharType="end"/>
        </w:r>
        <w:r w:rsidRPr="00C3586B">
          <w:rPr>
            <w:rStyle w:val="Hyperlink"/>
            <w:noProof/>
          </w:rPr>
          <w:fldChar w:fldCharType="end"/>
        </w:r>
      </w:ins>
    </w:p>
    <w:p w14:paraId="40411F03" w14:textId="5487B8B6" w:rsidR="00724897" w:rsidRDefault="00724897">
      <w:pPr>
        <w:pStyle w:val="TOC2"/>
        <w:tabs>
          <w:tab w:val="right" w:leader="dot" w:pos="9010"/>
        </w:tabs>
        <w:rPr>
          <w:ins w:id="137" w:author="Luuk van de Ven" w:date="2020-06-06T11:32:00Z"/>
          <w:rFonts w:asciiTheme="minorHAnsi" w:eastAsiaTheme="minorEastAsia" w:hAnsiTheme="minorHAnsi" w:cstheme="minorBidi"/>
          <w:bCs w:val="0"/>
          <w:noProof/>
          <w:color w:val="auto"/>
          <w:szCs w:val="24"/>
          <w:lang w:eastAsia="en-GB"/>
        </w:rPr>
      </w:pPr>
      <w:ins w:id="138" w:author="Luuk van de Ven" w:date="2020-06-06T11:32:00Z">
        <w:r w:rsidRPr="00C3586B">
          <w:rPr>
            <w:rStyle w:val="Hyperlink"/>
            <w:noProof/>
          </w:rPr>
          <w:fldChar w:fldCharType="begin"/>
        </w:r>
        <w:r w:rsidRPr="00C3586B">
          <w:rPr>
            <w:rStyle w:val="Hyperlink"/>
            <w:noProof/>
          </w:rPr>
          <w:instrText xml:space="preserve"> </w:instrText>
        </w:r>
        <w:r>
          <w:rPr>
            <w:noProof/>
          </w:rPr>
          <w:instrText>HYPERLINK \l "_Toc42335561"</w:instrText>
        </w:r>
        <w:r w:rsidRPr="00C3586B">
          <w:rPr>
            <w:rStyle w:val="Hyperlink"/>
            <w:noProof/>
          </w:rPr>
          <w:instrText xml:space="preserve"> </w:instrText>
        </w:r>
        <w:r w:rsidRPr="00C3586B">
          <w:rPr>
            <w:rStyle w:val="Hyperlink"/>
            <w:noProof/>
          </w:rPr>
          <w:fldChar w:fldCharType="separate"/>
        </w:r>
        <w:r w:rsidRPr="00C3586B">
          <w:rPr>
            <w:rStyle w:val="Hyperlink"/>
            <w:noProof/>
            <w:lang w:val="en-GB"/>
          </w:rPr>
          <w:t>6.3 Moderating effect</w:t>
        </w:r>
        <w:r>
          <w:rPr>
            <w:noProof/>
            <w:webHidden/>
          </w:rPr>
          <w:tab/>
        </w:r>
        <w:r>
          <w:rPr>
            <w:noProof/>
            <w:webHidden/>
          </w:rPr>
          <w:fldChar w:fldCharType="begin"/>
        </w:r>
        <w:r>
          <w:rPr>
            <w:noProof/>
            <w:webHidden/>
          </w:rPr>
          <w:instrText xml:space="preserve"> PAGEREF _Toc42335561 \h </w:instrText>
        </w:r>
      </w:ins>
      <w:r>
        <w:rPr>
          <w:noProof/>
          <w:webHidden/>
        </w:rPr>
      </w:r>
      <w:r>
        <w:rPr>
          <w:noProof/>
          <w:webHidden/>
        </w:rPr>
        <w:fldChar w:fldCharType="separate"/>
      </w:r>
      <w:ins w:id="139" w:author="Luuk van de Ven" w:date="2020-06-06T11:32:00Z">
        <w:r>
          <w:rPr>
            <w:noProof/>
            <w:webHidden/>
          </w:rPr>
          <w:t>39</w:t>
        </w:r>
        <w:r>
          <w:rPr>
            <w:noProof/>
            <w:webHidden/>
          </w:rPr>
          <w:fldChar w:fldCharType="end"/>
        </w:r>
        <w:r w:rsidRPr="00C3586B">
          <w:rPr>
            <w:rStyle w:val="Hyperlink"/>
            <w:noProof/>
          </w:rPr>
          <w:fldChar w:fldCharType="end"/>
        </w:r>
      </w:ins>
    </w:p>
    <w:p w14:paraId="1D4F9D58" w14:textId="4F6A9FA0" w:rsidR="00724897" w:rsidRDefault="00724897">
      <w:pPr>
        <w:pStyle w:val="TOC2"/>
        <w:tabs>
          <w:tab w:val="right" w:leader="dot" w:pos="9010"/>
        </w:tabs>
        <w:rPr>
          <w:ins w:id="140" w:author="Luuk van de Ven" w:date="2020-06-06T11:32:00Z"/>
          <w:rFonts w:asciiTheme="minorHAnsi" w:eastAsiaTheme="minorEastAsia" w:hAnsiTheme="minorHAnsi" w:cstheme="minorBidi"/>
          <w:bCs w:val="0"/>
          <w:noProof/>
          <w:color w:val="auto"/>
          <w:szCs w:val="24"/>
          <w:lang w:eastAsia="en-GB"/>
        </w:rPr>
      </w:pPr>
      <w:ins w:id="141" w:author="Luuk van de Ven" w:date="2020-06-06T11:32:00Z">
        <w:r w:rsidRPr="00C3586B">
          <w:rPr>
            <w:rStyle w:val="Hyperlink"/>
            <w:noProof/>
          </w:rPr>
          <w:fldChar w:fldCharType="begin"/>
        </w:r>
        <w:r w:rsidRPr="00C3586B">
          <w:rPr>
            <w:rStyle w:val="Hyperlink"/>
            <w:noProof/>
          </w:rPr>
          <w:instrText xml:space="preserve"> </w:instrText>
        </w:r>
        <w:r>
          <w:rPr>
            <w:noProof/>
          </w:rPr>
          <w:instrText>HYPERLINK \l "_Toc42335562"</w:instrText>
        </w:r>
        <w:r w:rsidRPr="00C3586B">
          <w:rPr>
            <w:rStyle w:val="Hyperlink"/>
            <w:noProof/>
          </w:rPr>
          <w:instrText xml:space="preserve"> </w:instrText>
        </w:r>
        <w:r w:rsidRPr="00C3586B">
          <w:rPr>
            <w:rStyle w:val="Hyperlink"/>
            <w:noProof/>
          </w:rPr>
          <w:fldChar w:fldCharType="separate"/>
        </w:r>
        <w:r w:rsidRPr="00C3586B">
          <w:rPr>
            <w:rStyle w:val="Hyperlink"/>
            <w:noProof/>
            <w:lang w:val="en-GB"/>
          </w:rPr>
          <w:t>6.4 Control variables</w:t>
        </w:r>
        <w:r>
          <w:rPr>
            <w:noProof/>
            <w:webHidden/>
          </w:rPr>
          <w:tab/>
        </w:r>
        <w:r>
          <w:rPr>
            <w:noProof/>
            <w:webHidden/>
          </w:rPr>
          <w:fldChar w:fldCharType="begin"/>
        </w:r>
        <w:r>
          <w:rPr>
            <w:noProof/>
            <w:webHidden/>
          </w:rPr>
          <w:instrText xml:space="preserve"> PAGEREF _Toc42335562 \h </w:instrText>
        </w:r>
      </w:ins>
      <w:r>
        <w:rPr>
          <w:noProof/>
          <w:webHidden/>
        </w:rPr>
      </w:r>
      <w:r>
        <w:rPr>
          <w:noProof/>
          <w:webHidden/>
        </w:rPr>
        <w:fldChar w:fldCharType="separate"/>
      </w:r>
      <w:ins w:id="142" w:author="Luuk van de Ven" w:date="2020-06-06T11:32:00Z">
        <w:r>
          <w:rPr>
            <w:noProof/>
            <w:webHidden/>
          </w:rPr>
          <w:t>39</w:t>
        </w:r>
        <w:r>
          <w:rPr>
            <w:noProof/>
            <w:webHidden/>
          </w:rPr>
          <w:fldChar w:fldCharType="end"/>
        </w:r>
        <w:r w:rsidRPr="00C3586B">
          <w:rPr>
            <w:rStyle w:val="Hyperlink"/>
            <w:noProof/>
          </w:rPr>
          <w:fldChar w:fldCharType="end"/>
        </w:r>
      </w:ins>
    </w:p>
    <w:p w14:paraId="1253F7FD" w14:textId="31496D7B" w:rsidR="00724897" w:rsidRDefault="00724897">
      <w:pPr>
        <w:pStyle w:val="TOC2"/>
        <w:tabs>
          <w:tab w:val="right" w:leader="dot" w:pos="9010"/>
        </w:tabs>
        <w:rPr>
          <w:ins w:id="143" w:author="Luuk van de Ven" w:date="2020-06-06T11:32:00Z"/>
          <w:rFonts w:asciiTheme="minorHAnsi" w:eastAsiaTheme="minorEastAsia" w:hAnsiTheme="minorHAnsi" w:cstheme="minorBidi"/>
          <w:bCs w:val="0"/>
          <w:noProof/>
          <w:color w:val="auto"/>
          <w:szCs w:val="24"/>
          <w:lang w:eastAsia="en-GB"/>
        </w:rPr>
      </w:pPr>
      <w:ins w:id="144" w:author="Luuk van de Ven" w:date="2020-06-06T11:32:00Z">
        <w:r w:rsidRPr="00C3586B">
          <w:rPr>
            <w:rStyle w:val="Hyperlink"/>
            <w:noProof/>
          </w:rPr>
          <w:fldChar w:fldCharType="begin"/>
        </w:r>
        <w:r w:rsidRPr="00C3586B">
          <w:rPr>
            <w:rStyle w:val="Hyperlink"/>
            <w:noProof/>
          </w:rPr>
          <w:instrText xml:space="preserve"> </w:instrText>
        </w:r>
        <w:r>
          <w:rPr>
            <w:noProof/>
          </w:rPr>
          <w:instrText>HYPERLINK \l "_Toc42335563"</w:instrText>
        </w:r>
        <w:r w:rsidRPr="00C3586B">
          <w:rPr>
            <w:rStyle w:val="Hyperlink"/>
            <w:noProof/>
          </w:rPr>
          <w:instrText xml:space="preserve"> </w:instrText>
        </w:r>
        <w:r w:rsidRPr="00C3586B">
          <w:rPr>
            <w:rStyle w:val="Hyperlink"/>
            <w:noProof/>
          </w:rPr>
          <w:fldChar w:fldCharType="separate"/>
        </w:r>
        <w:r w:rsidRPr="00C3586B">
          <w:rPr>
            <w:rStyle w:val="Hyperlink"/>
            <w:noProof/>
            <w:lang w:val="en-GB"/>
          </w:rPr>
          <w:t>6.4 Managerial implications</w:t>
        </w:r>
        <w:r>
          <w:rPr>
            <w:noProof/>
            <w:webHidden/>
          </w:rPr>
          <w:tab/>
        </w:r>
        <w:r>
          <w:rPr>
            <w:noProof/>
            <w:webHidden/>
          </w:rPr>
          <w:fldChar w:fldCharType="begin"/>
        </w:r>
        <w:r>
          <w:rPr>
            <w:noProof/>
            <w:webHidden/>
          </w:rPr>
          <w:instrText xml:space="preserve"> PAGEREF _Toc42335563 \h </w:instrText>
        </w:r>
      </w:ins>
      <w:r>
        <w:rPr>
          <w:noProof/>
          <w:webHidden/>
        </w:rPr>
      </w:r>
      <w:r>
        <w:rPr>
          <w:noProof/>
          <w:webHidden/>
        </w:rPr>
        <w:fldChar w:fldCharType="separate"/>
      </w:r>
      <w:ins w:id="145" w:author="Luuk van de Ven" w:date="2020-06-06T11:32:00Z">
        <w:r>
          <w:rPr>
            <w:noProof/>
            <w:webHidden/>
          </w:rPr>
          <w:t>45</w:t>
        </w:r>
        <w:r>
          <w:rPr>
            <w:noProof/>
            <w:webHidden/>
          </w:rPr>
          <w:fldChar w:fldCharType="end"/>
        </w:r>
        <w:r w:rsidRPr="00C3586B">
          <w:rPr>
            <w:rStyle w:val="Hyperlink"/>
            <w:noProof/>
          </w:rPr>
          <w:fldChar w:fldCharType="end"/>
        </w:r>
      </w:ins>
    </w:p>
    <w:p w14:paraId="3A5D4F2C" w14:textId="4EAD72C6" w:rsidR="00724897" w:rsidRDefault="00724897">
      <w:pPr>
        <w:pStyle w:val="TOC2"/>
        <w:tabs>
          <w:tab w:val="right" w:leader="dot" w:pos="9010"/>
        </w:tabs>
        <w:rPr>
          <w:ins w:id="146" w:author="Luuk van de Ven" w:date="2020-06-06T11:32:00Z"/>
          <w:rFonts w:asciiTheme="minorHAnsi" w:eastAsiaTheme="minorEastAsia" w:hAnsiTheme="minorHAnsi" w:cstheme="minorBidi"/>
          <w:bCs w:val="0"/>
          <w:noProof/>
          <w:color w:val="auto"/>
          <w:szCs w:val="24"/>
          <w:lang w:eastAsia="en-GB"/>
        </w:rPr>
      </w:pPr>
      <w:ins w:id="147" w:author="Luuk van de Ven" w:date="2020-06-06T11:32:00Z">
        <w:r w:rsidRPr="00C3586B">
          <w:rPr>
            <w:rStyle w:val="Hyperlink"/>
            <w:noProof/>
          </w:rPr>
          <w:lastRenderedPageBreak/>
          <w:fldChar w:fldCharType="begin"/>
        </w:r>
        <w:r w:rsidRPr="00C3586B">
          <w:rPr>
            <w:rStyle w:val="Hyperlink"/>
            <w:noProof/>
          </w:rPr>
          <w:instrText xml:space="preserve"> </w:instrText>
        </w:r>
        <w:r>
          <w:rPr>
            <w:noProof/>
          </w:rPr>
          <w:instrText>HYPERLINK \l "_Toc42335564"</w:instrText>
        </w:r>
        <w:r w:rsidRPr="00C3586B">
          <w:rPr>
            <w:rStyle w:val="Hyperlink"/>
            <w:noProof/>
          </w:rPr>
          <w:instrText xml:space="preserve"> </w:instrText>
        </w:r>
        <w:r w:rsidRPr="00C3586B">
          <w:rPr>
            <w:rStyle w:val="Hyperlink"/>
            <w:noProof/>
          </w:rPr>
          <w:fldChar w:fldCharType="separate"/>
        </w:r>
        <w:r w:rsidRPr="00C3586B">
          <w:rPr>
            <w:rStyle w:val="Hyperlink"/>
            <w:noProof/>
            <w:lang w:val="en-GB"/>
          </w:rPr>
          <w:t>6.5 Lessons learned</w:t>
        </w:r>
        <w:r>
          <w:rPr>
            <w:noProof/>
            <w:webHidden/>
          </w:rPr>
          <w:tab/>
        </w:r>
        <w:r>
          <w:rPr>
            <w:noProof/>
            <w:webHidden/>
          </w:rPr>
          <w:fldChar w:fldCharType="begin"/>
        </w:r>
        <w:r>
          <w:rPr>
            <w:noProof/>
            <w:webHidden/>
          </w:rPr>
          <w:instrText xml:space="preserve"> PAGEREF _Toc42335564 \h </w:instrText>
        </w:r>
      </w:ins>
      <w:r>
        <w:rPr>
          <w:noProof/>
          <w:webHidden/>
        </w:rPr>
      </w:r>
      <w:r>
        <w:rPr>
          <w:noProof/>
          <w:webHidden/>
        </w:rPr>
        <w:fldChar w:fldCharType="separate"/>
      </w:r>
      <w:ins w:id="148" w:author="Luuk van de Ven" w:date="2020-06-06T11:32:00Z">
        <w:r>
          <w:rPr>
            <w:noProof/>
            <w:webHidden/>
          </w:rPr>
          <w:t>46</w:t>
        </w:r>
        <w:r>
          <w:rPr>
            <w:noProof/>
            <w:webHidden/>
          </w:rPr>
          <w:fldChar w:fldCharType="end"/>
        </w:r>
        <w:r w:rsidRPr="00C3586B">
          <w:rPr>
            <w:rStyle w:val="Hyperlink"/>
            <w:noProof/>
          </w:rPr>
          <w:fldChar w:fldCharType="end"/>
        </w:r>
      </w:ins>
    </w:p>
    <w:p w14:paraId="28B30F8C" w14:textId="7348DFD0" w:rsidR="00724897" w:rsidRDefault="00724897">
      <w:pPr>
        <w:pStyle w:val="TOC1"/>
        <w:tabs>
          <w:tab w:val="right" w:leader="dot" w:pos="9010"/>
        </w:tabs>
        <w:rPr>
          <w:ins w:id="149" w:author="Luuk van de Ven" w:date="2020-06-06T11:32:00Z"/>
          <w:rFonts w:asciiTheme="minorHAnsi" w:eastAsiaTheme="minorEastAsia" w:hAnsiTheme="minorHAnsi" w:cstheme="minorBidi"/>
          <w:b w:val="0"/>
          <w:bCs w:val="0"/>
          <w:noProof/>
          <w:color w:val="auto"/>
          <w:lang w:eastAsia="en-GB"/>
        </w:rPr>
      </w:pPr>
      <w:ins w:id="150" w:author="Luuk van de Ven" w:date="2020-06-06T11:32:00Z">
        <w:r w:rsidRPr="00C3586B">
          <w:rPr>
            <w:rStyle w:val="Hyperlink"/>
            <w:noProof/>
          </w:rPr>
          <w:fldChar w:fldCharType="begin"/>
        </w:r>
        <w:r w:rsidRPr="00C3586B">
          <w:rPr>
            <w:rStyle w:val="Hyperlink"/>
            <w:noProof/>
          </w:rPr>
          <w:instrText xml:space="preserve"> </w:instrText>
        </w:r>
        <w:r>
          <w:rPr>
            <w:noProof/>
          </w:rPr>
          <w:instrText>HYPERLINK \l "_Toc42335565"</w:instrText>
        </w:r>
        <w:r w:rsidRPr="00C3586B">
          <w:rPr>
            <w:rStyle w:val="Hyperlink"/>
            <w:noProof/>
          </w:rPr>
          <w:instrText xml:space="preserve"> </w:instrText>
        </w:r>
        <w:r w:rsidRPr="00C3586B">
          <w:rPr>
            <w:rStyle w:val="Hyperlink"/>
            <w:noProof/>
          </w:rPr>
          <w:fldChar w:fldCharType="separate"/>
        </w:r>
        <w:r w:rsidRPr="00C3586B">
          <w:rPr>
            <w:rStyle w:val="Hyperlink"/>
            <w:noProof/>
            <w:lang w:val="en-GB"/>
          </w:rPr>
          <w:t>Chapter 7: Discussion</w:t>
        </w:r>
        <w:r>
          <w:rPr>
            <w:noProof/>
            <w:webHidden/>
          </w:rPr>
          <w:tab/>
        </w:r>
        <w:r>
          <w:rPr>
            <w:noProof/>
            <w:webHidden/>
          </w:rPr>
          <w:fldChar w:fldCharType="begin"/>
        </w:r>
        <w:r>
          <w:rPr>
            <w:noProof/>
            <w:webHidden/>
          </w:rPr>
          <w:instrText xml:space="preserve"> PAGEREF _Toc42335565 \h </w:instrText>
        </w:r>
      </w:ins>
      <w:r>
        <w:rPr>
          <w:noProof/>
          <w:webHidden/>
        </w:rPr>
      </w:r>
      <w:r>
        <w:rPr>
          <w:noProof/>
          <w:webHidden/>
        </w:rPr>
        <w:fldChar w:fldCharType="separate"/>
      </w:r>
      <w:ins w:id="151" w:author="Luuk van de Ven" w:date="2020-06-06T11:32:00Z">
        <w:r>
          <w:rPr>
            <w:noProof/>
            <w:webHidden/>
          </w:rPr>
          <w:t>49</w:t>
        </w:r>
        <w:r>
          <w:rPr>
            <w:noProof/>
            <w:webHidden/>
          </w:rPr>
          <w:fldChar w:fldCharType="end"/>
        </w:r>
        <w:r w:rsidRPr="00C3586B">
          <w:rPr>
            <w:rStyle w:val="Hyperlink"/>
            <w:noProof/>
          </w:rPr>
          <w:fldChar w:fldCharType="end"/>
        </w:r>
      </w:ins>
    </w:p>
    <w:p w14:paraId="7868290D" w14:textId="3DE4BBCE" w:rsidR="00724897" w:rsidRDefault="00724897">
      <w:pPr>
        <w:pStyle w:val="TOC2"/>
        <w:tabs>
          <w:tab w:val="right" w:leader="dot" w:pos="9010"/>
        </w:tabs>
        <w:rPr>
          <w:ins w:id="152" w:author="Luuk van de Ven" w:date="2020-06-06T11:32:00Z"/>
          <w:rFonts w:asciiTheme="minorHAnsi" w:eastAsiaTheme="minorEastAsia" w:hAnsiTheme="minorHAnsi" w:cstheme="minorBidi"/>
          <w:bCs w:val="0"/>
          <w:noProof/>
          <w:color w:val="auto"/>
          <w:szCs w:val="24"/>
          <w:lang w:eastAsia="en-GB"/>
        </w:rPr>
      </w:pPr>
      <w:ins w:id="153" w:author="Luuk van de Ven" w:date="2020-06-06T11:32:00Z">
        <w:r w:rsidRPr="00C3586B">
          <w:rPr>
            <w:rStyle w:val="Hyperlink"/>
            <w:noProof/>
          </w:rPr>
          <w:fldChar w:fldCharType="begin"/>
        </w:r>
        <w:r w:rsidRPr="00C3586B">
          <w:rPr>
            <w:rStyle w:val="Hyperlink"/>
            <w:noProof/>
          </w:rPr>
          <w:instrText xml:space="preserve"> </w:instrText>
        </w:r>
        <w:r>
          <w:rPr>
            <w:noProof/>
          </w:rPr>
          <w:instrText>HYPERLINK \l "_Toc42335566"</w:instrText>
        </w:r>
        <w:r w:rsidRPr="00C3586B">
          <w:rPr>
            <w:rStyle w:val="Hyperlink"/>
            <w:noProof/>
          </w:rPr>
          <w:instrText xml:space="preserve"> </w:instrText>
        </w:r>
        <w:r w:rsidRPr="00C3586B">
          <w:rPr>
            <w:rStyle w:val="Hyperlink"/>
            <w:noProof/>
          </w:rPr>
          <w:fldChar w:fldCharType="separate"/>
        </w:r>
        <w:r w:rsidRPr="00C3586B">
          <w:rPr>
            <w:rStyle w:val="Hyperlink"/>
            <w:noProof/>
            <w:lang w:val="en-GB"/>
          </w:rPr>
          <w:t>7.1 Conclusions</w:t>
        </w:r>
        <w:r>
          <w:rPr>
            <w:noProof/>
            <w:webHidden/>
          </w:rPr>
          <w:tab/>
        </w:r>
        <w:r>
          <w:rPr>
            <w:noProof/>
            <w:webHidden/>
          </w:rPr>
          <w:fldChar w:fldCharType="begin"/>
        </w:r>
        <w:r>
          <w:rPr>
            <w:noProof/>
            <w:webHidden/>
          </w:rPr>
          <w:instrText xml:space="preserve"> PAGEREF _Toc42335566 \h </w:instrText>
        </w:r>
      </w:ins>
      <w:r>
        <w:rPr>
          <w:noProof/>
          <w:webHidden/>
        </w:rPr>
      </w:r>
      <w:r>
        <w:rPr>
          <w:noProof/>
          <w:webHidden/>
        </w:rPr>
        <w:fldChar w:fldCharType="separate"/>
      </w:r>
      <w:ins w:id="154" w:author="Luuk van de Ven" w:date="2020-06-06T11:32:00Z">
        <w:r>
          <w:rPr>
            <w:noProof/>
            <w:webHidden/>
          </w:rPr>
          <w:t>49</w:t>
        </w:r>
        <w:r>
          <w:rPr>
            <w:noProof/>
            <w:webHidden/>
          </w:rPr>
          <w:fldChar w:fldCharType="end"/>
        </w:r>
        <w:r w:rsidRPr="00C3586B">
          <w:rPr>
            <w:rStyle w:val="Hyperlink"/>
            <w:noProof/>
          </w:rPr>
          <w:fldChar w:fldCharType="end"/>
        </w:r>
      </w:ins>
    </w:p>
    <w:p w14:paraId="4EFBC498" w14:textId="0B8BEDA3" w:rsidR="00724897" w:rsidRDefault="00724897">
      <w:pPr>
        <w:pStyle w:val="TOC2"/>
        <w:tabs>
          <w:tab w:val="right" w:leader="dot" w:pos="9010"/>
        </w:tabs>
        <w:rPr>
          <w:ins w:id="155" w:author="Luuk van de Ven" w:date="2020-06-06T11:32:00Z"/>
          <w:rFonts w:asciiTheme="minorHAnsi" w:eastAsiaTheme="minorEastAsia" w:hAnsiTheme="minorHAnsi" w:cstheme="minorBidi"/>
          <w:bCs w:val="0"/>
          <w:noProof/>
          <w:color w:val="auto"/>
          <w:szCs w:val="24"/>
          <w:lang w:eastAsia="en-GB"/>
        </w:rPr>
      </w:pPr>
      <w:ins w:id="156" w:author="Luuk van de Ven" w:date="2020-06-06T11:32:00Z">
        <w:r w:rsidRPr="00C3586B">
          <w:rPr>
            <w:rStyle w:val="Hyperlink"/>
            <w:noProof/>
          </w:rPr>
          <w:fldChar w:fldCharType="begin"/>
        </w:r>
        <w:r w:rsidRPr="00C3586B">
          <w:rPr>
            <w:rStyle w:val="Hyperlink"/>
            <w:noProof/>
          </w:rPr>
          <w:instrText xml:space="preserve"> </w:instrText>
        </w:r>
        <w:r>
          <w:rPr>
            <w:noProof/>
          </w:rPr>
          <w:instrText>HYPERLINK \l "_Toc42335567"</w:instrText>
        </w:r>
        <w:r w:rsidRPr="00C3586B">
          <w:rPr>
            <w:rStyle w:val="Hyperlink"/>
            <w:noProof/>
          </w:rPr>
          <w:instrText xml:space="preserve"> </w:instrText>
        </w:r>
        <w:r w:rsidRPr="00C3586B">
          <w:rPr>
            <w:rStyle w:val="Hyperlink"/>
            <w:noProof/>
          </w:rPr>
          <w:fldChar w:fldCharType="separate"/>
        </w:r>
        <w:r w:rsidRPr="00C3586B">
          <w:rPr>
            <w:rStyle w:val="Hyperlink"/>
            <w:noProof/>
            <w:lang w:val="en-GB"/>
          </w:rPr>
          <w:t>7.2 Recommendations</w:t>
        </w:r>
        <w:r>
          <w:rPr>
            <w:noProof/>
            <w:webHidden/>
          </w:rPr>
          <w:tab/>
        </w:r>
        <w:r>
          <w:rPr>
            <w:noProof/>
            <w:webHidden/>
          </w:rPr>
          <w:fldChar w:fldCharType="begin"/>
        </w:r>
        <w:r>
          <w:rPr>
            <w:noProof/>
            <w:webHidden/>
          </w:rPr>
          <w:instrText xml:space="preserve"> PAGEREF _Toc42335567 \h </w:instrText>
        </w:r>
      </w:ins>
      <w:r>
        <w:rPr>
          <w:noProof/>
          <w:webHidden/>
        </w:rPr>
      </w:r>
      <w:r>
        <w:rPr>
          <w:noProof/>
          <w:webHidden/>
        </w:rPr>
        <w:fldChar w:fldCharType="separate"/>
      </w:r>
      <w:ins w:id="157" w:author="Luuk van de Ven" w:date="2020-06-06T11:32:00Z">
        <w:r>
          <w:rPr>
            <w:noProof/>
            <w:webHidden/>
          </w:rPr>
          <w:t>51</w:t>
        </w:r>
        <w:r>
          <w:rPr>
            <w:noProof/>
            <w:webHidden/>
          </w:rPr>
          <w:fldChar w:fldCharType="end"/>
        </w:r>
        <w:r w:rsidRPr="00C3586B">
          <w:rPr>
            <w:rStyle w:val="Hyperlink"/>
            <w:noProof/>
          </w:rPr>
          <w:fldChar w:fldCharType="end"/>
        </w:r>
      </w:ins>
    </w:p>
    <w:p w14:paraId="2BB1D236" w14:textId="4CB0DBC7" w:rsidR="00724897" w:rsidRDefault="00724897">
      <w:pPr>
        <w:pStyle w:val="TOC2"/>
        <w:tabs>
          <w:tab w:val="right" w:leader="dot" w:pos="9010"/>
        </w:tabs>
        <w:rPr>
          <w:ins w:id="158" w:author="Luuk van de Ven" w:date="2020-06-06T11:32:00Z"/>
          <w:rFonts w:asciiTheme="minorHAnsi" w:eastAsiaTheme="minorEastAsia" w:hAnsiTheme="minorHAnsi" w:cstheme="minorBidi"/>
          <w:bCs w:val="0"/>
          <w:noProof/>
          <w:color w:val="auto"/>
          <w:szCs w:val="24"/>
          <w:lang w:eastAsia="en-GB"/>
        </w:rPr>
      </w:pPr>
      <w:ins w:id="159" w:author="Luuk van de Ven" w:date="2020-06-06T11:32:00Z">
        <w:r w:rsidRPr="00C3586B">
          <w:rPr>
            <w:rStyle w:val="Hyperlink"/>
            <w:noProof/>
          </w:rPr>
          <w:fldChar w:fldCharType="begin"/>
        </w:r>
        <w:r w:rsidRPr="00C3586B">
          <w:rPr>
            <w:rStyle w:val="Hyperlink"/>
            <w:noProof/>
          </w:rPr>
          <w:instrText xml:space="preserve"> </w:instrText>
        </w:r>
        <w:r>
          <w:rPr>
            <w:noProof/>
          </w:rPr>
          <w:instrText>HYPERLINK \l "_Toc42335568"</w:instrText>
        </w:r>
        <w:r w:rsidRPr="00C3586B">
          <w:rPr>
            <w:rStyle w:val="Hyperlink"/>
            <w:noProof/>
          </w:rPr>
          <w:instrText xml:space="preserve"> </w:instrText>
        </w:r>
        <w:r w:rsidRPr="00C3586B">
          <w:rPr>
            <w:rStyle w:val="Hyperlink"/>
            <w:noProof/>
          </w:rPr>
          <w:fldChar w:fldCharType="separate"/>
        </w:r>
        <w:r w:rsidRPr="00C3586B">
          <w:rPr>
            <w:rStyle w:val="Hyperlink"/>
            <w:noProof/>
            <w:lang w:val="en-GB"/>
          </w:rPr>
          <w:t>7.3 Limitations</w:t>
        </w:r>
        <w:r>
          <w:rPr>
            <w:noProof/>
            <w:webHidden/>
          </w:rPr>
          <w:tab/>
        </w:r>
        <w:r>
          <w:rPr>
            <w:noProof/>
            <w:webHidden/>
          </w:rPr>
          <w:fldChar w:fldCharType="begin"/>
        </w:r>
        <w:r>
          <w:rPr>
            <w:noProof/>
            <w:webHidden/>
          </w:rPr>
          <w:instrText xml:space="preserve"> PAGEREF _Toc42335568 \h </w:instrText>
        </w:r>
      </w:ins>
      <w:r>
        <w:rPr>
          <w:noProof/>
          <w:webHidden/>
        </w:rPr>
      </w:r>
      <w:r>
        <w:rPr>
          <w:noProof/>
          <w:webHidden/>
        </w:rPr>
        <w:fldChar w:fldCharType="separate"/>
      </w:r>
      <w:ins w:id="160" w:author="Luuk van de Ven" w:date="2020-06-06T11:32:00Z">
        <w:r>
          <w:rPr>
            <w:noProof/>
            <w:webHidden/>
          </w:rPr>
          <w:t>52</w:t>
        </w:r>
        <w:r>
          <w:rPr>
            <w:noProof/>
            <w:webHidden/>
          </w:rPr>
          <w:fldChar w:fldCharType="end"/>
        </w:r>
        <w:r w:rsidRPr="00C3586B">
          <w:rPr>
            <w:rStyle w:val="Hyperlink"/>
            <w:noProof/>
          </w:rPr>
          <w:fldChar w:fldCharType="end"/>
        </w:r>
      </w:ins>
    </w:p>
    <w:p w14:paraId="5FDA3709" w14:textId="23F1EA77" w:rsidR="00724897" w:rsidRDefault="00724897">
      <w:pPr>
        <w:pStyle w:val="TOC1"/>
        <w:tabs>
          <w:tab w:val="right" w:leader="dot" w:pos="9010"/>
        </w:tabs>
        <w:rPr>
          <w:ins w:id="161" w:author="Luuk van de Ven" w:date="2020-06-06T11:32:00Z"/>
          <w:rFonts w:asciiTheme="minorHAnsi" w:eastAsiaTheme="minorEastAsia" w:hAnsiTheme="minorHAnsi" w:cstheme="minorBidi"/>
          <w:b w:val="0"/>
          <w:bCs w:val="0"/>
          <w:noProof/>
          <w:color w:val="auto"/>
          <w:lang w:eastAsia="en-GB"/>
        </w:rPr>
      </w:pPr>
      <w:ins w:id="162" w:author="Luuk van de Ven" w:date="2020-06-06T11:32:00Z">
        <w:r w:rsidRPr="00C3586B">
          <w:rPr>
            <w:rStyle w:val="Hyperlink"/>
            <w:noProof/>
          </w:rPr>
          <w:fldChar w:fldCharType="begin"/>
        </w:r>
        <w:r w:rsidRPr="00C3586B">
          <w:rPr>
            <w:rStyle w:val="Hyperlink"/>
            <w:noProof/>
          </w:rPr>
          <w:instrText xml:space="preserve"> </w:instrText>
        </w:r>
        <w:r>
          <w:rPr>
            <w:noProof/>
          </w:rPr>
          <w:instrText>HYPERLINK \l "_Toc42335569"</w:instrText>
        </w:r>
        <w:r w:rsidRPr="00C3586B">
          <w:rPr>
            <w:rStyle w:val="Hyperlink"/>
            <w:noProof/>
          </w:rPr>
          <w:instrText xml:space="preserve"> </w:instrText>
        </w:r>
        <w:r w:rsidRPr="00C3586B">
          <w:rPr>
            <w:rStyle w:val="Hyperlink"/>
            <w:noProof/>
          </w:rPr>
          <w:fldChar w:fldCharType="separate"/>
        </w:r>
        <w:r w:rsidRPr="00C3586B">
          <w:rPr>
            <w:rStyle w:val="Hyperlink"/>
            <w:noProof/>
            <w:lang w:val="en-GB"/>
          </w:rPr>
          <w:t>Appendix 1: Matrix studies</w:t>
        </w:r>
        <w:r>
          <w:rPr>
            <w:noProof/>
            <w:webHidden/>
          </w:rPr>
          <w:tab/>
        </w:r>
        <w:r>
          <w:rPr>
            <w:noProof/>
            <w:webHidden/>
          </w:rPr>
          <w:fldChar w:fldCharType="begin"/>
        </w:r>
        <w:r>
          <w:rPr>
            <w:noProof/>
            <w:webHidden/>
          </w:rPr>
          <w:instrText xml:space="preserve"> PAGEREF _Toc42335569 \h </w:instrText>
        </w:r>
      </w:ins>
      <w:r>
        <w:rPr>
          <w:noProof/>
          <w:webHidden/>
        </w:rPr>
      </w:r>
      <w:r>
        <w:rPr>
          <w:noProof/>
          <w:webHidden/>
        </w:rPr>
        <w:fldChar w:fldCharType="separate"/>
      </w:r>
      <w:ins w:id="163" w:author="Luuk van de Ven" w:date="2020-06-06T11:32:00Z">
        <w:r>
          <w:rPr>
            <w:noProof/>
            <w:webHidden/>
          </w:rPr>
          <w:t>54</w:t>
        </w:r>
        <w:r>
          <w:rPr>
            <w:noProof/>
            <w:webHidden/>
          </w:rPr>
          <w:fldChar w:fldCharType="end"/>
        </w:r>
        <w:r w:rsidRPr="00C3586B">
          <w:rPr>
            <w:rStyle w:val="Hyperlink"/>
            <w:noProof/>
          </w:rPr>
          <w:fldChar w:fldCharType="end"/>
        </w:r>
      </w:ins>
    </w:p>
    <w:p w14:paraId="517E30CE" w14:textId="22F8A93F" w:rsidR="00724897" w:rsidRDefault="00724897">
      <w:pPr>
        <w:pStyle w:val="TOC1"/>
        <w:tabs>
          <w:tab w:val="right" w:leader="dot" w:pos="9010"/>
        </w:tabs>
        <w:rPr>
          <w:ins w:id="164" w:author="Luuk van de Ven" w:date="2020-06-06T11:32:00Z"/>
          <w:rFonts w:asciiTheme="minorHAnsi" w:eastAsiaTheme="minorEastAsia" w:hAnsiTheme="minorHAnsi" w:cstheme="minorBidi"/>
          <w:b w:val="0"/>
          <w:bCs w:val="0"/>
          <w:noProof/>
          <w:color w:val="auto"/>
          <w:lang w:eastAsia="en-GB"/>
        </w:rPr>
      </w:pPr>
      <w:ins w:id="165" w:author="Luuk van de Ven" w:date="2020-06-06T11:32:00Z">
        <w:r w:rsidRPr="00C3586B">
          <w:rPr>
            <w:rStyle w:val="Hyperlink"/>
            <w:noProof/>
          </w:rPr>
          <w:fldChar w:fldCharType="begin"/>
        </w:r>
        <w:r w:rsidRPr="00C3586B">
          <w:rPr>
            <w:rStyle w:val="Hyperlink"/>
            <w:noProof/>
          </w:rPr>
          <w:instrText xml:space="preserve"> </w:instrText>
        </w:r>
        <w:r>
          <w:rPr>
            <w:noProof/>
          </w:rPr>
          <w:instrText>HYPERLINK \l "_Toc42335570"</w:instrText>
        </w:r>
        <w:r w:rsidRPr="00C3586B">
          <w:rPr>
            <w:rStyle w:val="Hyperlink"/>
            <w:noProof/>
          </w:rPr>
          <w:instrText xml:space="preserve"> </w:instrText>
        </w:r>
        <w:r w:rsidRPr="00C3586B">
          <w:rPr>
            <w:rStyle w:val="Hyperlink"/>
            <w:noProof/>
          </w:rPr>
          <w:fldChar w:fldCharType="separate"/>
        </w:r>
        <w:r w:rsidRPr="00C3586B">
          <w:rPr>
            <w:rStyle w:val="Hyperlink"/>
            <w:noProof/>
            <w:lang w:val="en-GB"/>
          </w:rPr>
          <w:t>Appendix 2: Survey</w:t>
        </w:r>
        <w:r>
          <w:rPr>
            <w:noProof/>
            <w:webHidden/>
          </w:rPr>
          <w:tab/>
        </w:r>
        <w:r>
          <w:rPr>
            <w:noProof/>
            <w:webHidden/>
          </w:rPr>
          <w:fldChar w:fldCharType="begin"/>
        </w:r>
        <w:r>
          <w:rPr>
            <w:noProof/>
            <w:webHidden/>
          </w:rPr>
          <w:instrText xml:space="preserve"> PAGEREF _Toc42335570 \h </w:instrText>
        </w:r>
      </w:ins>
      <w:r>
        <w:rPr>
          <w:noProof/>
          <w:webHidden/>
        </w:rPr>
      </w:r>
      <w:r>
        <w:rPr>
          <w:noProof/>
          <w:webHidden/>
        </w:rPr>
        <w:fldChar w:fldCharType="separate"/>
      </w:r>
      <w:ins w:id="166" w:author="Luuk van de Ven" w:date="2020-06-06T11:32:00Z">
        <w:r>
          <w:rPr>
            <w:noProof/>
            <w:webHidden/>
          </w:rPr>
          <w:t>56</w:t>
        </w:r>
        <w:r>
          <w:rPr>
            <w:noProof/>
            <w:webHidden/>
          </w:rPr>
          <w:fldChar w:fldCharType="end"/>
        </w:r>
        <w:r w:rsidRPr="00C3586B">
          <w:rPr>
            <w:rStyle w:val="Hyperlink"/>
            <w:noProof/>
          </w:rPr>
          <w:fldChar w:fldCharType="end"/>
        </w:r>
      </w:ins>
    </w:p>
    <w:p w14:paraId="7123352F" w14:textId="4227EC12" w:rsidR="00724897" w:rsidRDefault="00724897">
      <w:pPr>
        <w:pStyle w:val="TOC1"/>
        <w:tabs>
          <w:tab w:val="right" w:leader="dot" w:pos="9010"/>
        </w:tabs>
        <w:rPr>
          <w:ins w:id="167" w:author="Luuk van de Ven" w:date="2020-06-06T11:32:00Z"/>
          <w:rFonts w:asciiTheme="minorHAnsi" w:eastAsiaTheme="minorEastAsia" w:hAnsiTheme="minorHAnsi" w:cstheme="minorBidi"/>
          <w:b w:val="0"/>
          <w:bCs w:val="0"/>
          <w:noProof/>
          <w:color w:val="auto"/>
          <w:lang w:eastAsia="en-GB"/>
        </w:rPr>
      </w:pPr>
      <w:ins w:id="168" w:author="Luuk van de Ven" w:date="2020-06-06T11:32:00Z">
        <w:r w:rsidRPr="00C3586B">
          <w:rPr>
            <w:rStyle w:val="Hyperlink"/>
            <w:noProof/>
          </w:rPr>
          <w:fldChar w:fldCharType="begin"/>
        </w:r>
        <w:r w:rsidRPr="00C3586B">
          <w:rPr>
            <w:rStyle w:val="Hyperlink"/>
            <w:noProof/>
          </w:rPr>
          <w:instrText xml:space="preserve"> </w:instrText>
        </w:r>
        <w:r>
          <w:rPr>
            <w:noProof/>
          </w:rPr>
          <w:instrText>HYPERLINK \l "_Toc42335571"</w:instrText>
        </w:r>
        <w:r w:rsidRPr="00C3586B">
          <w:rPr>
            <w:rStyle w:val="Hyperlink"/>
            <w:noProof/>
          </w:rPr>
          <w:instrText xml:space="preserve"> </w:instrText>
        </w:r>
        <w:r w:rsidRPr="00C3586B">
          <w:rPr>
            <w:rStyle w:val="Hyperlink"/>
            <w:noProof/>
          </w:rPr>
          <w:fldChar w:fldCharType="separate"/>
        </w:r>
        <w:r w:rsidRPr="00C3586B">
          <w:rPr>
            <w:rStyle w:val="Hyperlink"/>
            <w:rFonts w:eastAsia="Calibri"/>
            <w:noProof/>
            <w:lang w:val="en-GB"/>
          </w:rPr>
          <w:t>Appendix 3</w:t>
        </w:r>
        <w:r w:rsidRPr="00C3586B">
          <w:rPr>
            <w:rStyle w:val="Hyperlink"/>
            <w:noProof/>
            <w:lang w:val="en-GB"/>
          </w:rPr>
          <w:t>: Data matrix</w:t>
        </w:r>
        <w:r>
          <w:rPr>
            <w:noProof/>
            <w:webHidden/>
          </w:rPr>
          <w:tab/>
        </w:r>
        <w:r>
          <w:rPr>
            <w:noProof/>
            <w:webHidden/>
          </w:rPr>
          <w:fldChar w:fldCharType="begin"/>
        </w:r>
        <w:r>
          <w:rPr>
            <w:noProof/>
            <w:webHidden/>
          </w:rPr>
          <w:instrText xml:space="preserve"> PAGEREF _Toc42335571 \h </w:instrText>
        </w:r>
      </w:ins>
      <w:r>
        <w:rPr>
          <w:noProof/>
          <w:webHidden/>
        </w:rPr>
      </w:r>
      <w:r>
        <w:rPr>
          <w:noProof/>
          <w:webHidden/>
        </w:rPr>
        <w:fldChar w:fldCharType="separate"/>
      </w:r>
      <w:ins w:id="169" w:author="Luuk van de Ven" w:date="2020-06-06T11:32:00Z">
        <w:r>
          <w:rPr>
            <w:noProof/>
            <w:webHidden/>
          </w:rPr>
          <w:t>63</w:t>
        </w:r>
        <w:r>
          <w:rPr>
            <w:noProof/>
            <w:webHidden/>
          </w:rPr>
          <w:fldChar w:fldCharType="end"/>
        </w:r>
        <w:r w:rsidRPr="00C3586B">
          <w:rPr>
            <w:rStyle w:val="Hyperlink"/>
            <w:noProof/>
          </w:rPr>
          <w:fldChar w:fldCharType="end"/>
        </w:r>
      </w:ins>
    </w:p>
    <w:p w14:paraId="6EBC50EB" w14:textId="474803B1" w:rsidR="00724897" w:rsidRDefault="00724897">
      <w:pPr>
        <w:pStyle w:val="TOC1"/>
        <w:tabs>
          <w:tab w:val="right" w:leader="dot" w:pos="9010"/>
        </w:tabs>
        <w:rPr>
          <w:ins w:id="170" w:author="Luuk van de Ven" w:date="2020-06-06T11:32:00Z"/>
          <w:rFonts w:asciiTheme="minorHAnsi" w:eastAsiaTheme="minorEastAsia" w:hAnsiTheme="minorHAnsi" w:cstheme="minorBidi"/>
          <w:b w:val="0"/>
          <w:bCs w:val="0"/>
          <w:noProof/>
          <w:color w:val="auto"/>
          <w:lang w:eastAsia="en-GB"/>
        </w:rPr>
      </w:pPr>
      <w:ins w:id="171" w:author="Luuk van de Ven" w:date="2020-06-06T11:32:00Z">
        <w:r w:rsidRPr="00C3586B">
          <w:rPr>
            <w:rStyle w:val="Hyperlink"/>
            <w:noProof/>
          </w:rPr>
          <w:fldChar w:fldCharType="begin"/>
        </w:r>
        <w:r w:rsidRPr="00C3586B">
          <w:rPr>
            <w:rStyle w:val="Hyperlink"/>
            <w:noProof/>
          </w:rPr>
          <w:instrText xml:space="preserve"> </w:instrText>
        </w:r>
        <w:r>
          <w:rPr>
            <w:noProof/>
          </w:rPr>
          <w:instrText>HYPERLINK "https://liveeur-my.sharepoint.com/personal/470850lv_eur_nl/Documents/Thesis_final.docx" \l "_Toc42335572"</w:instrText>
        </w:r>
        <w:r w:rsidRPr="00C3586B">
          <w:rPr>
            <w:rStyle w:val="Hyperlink"/>
            <w:noProof/>
          </w:rPr>
          <w:instrText xml:space="preserve"> </w:instrText>
        </w:r>
        <w:r w:rsidRPr="00C3586B">
          <w:rPr>
            <w:rStyle w:val="Hyperlink"/>
            <w:noProof/>
          </w:rPr>
          <w:fldChar w:fldCharType="separate"/>
        </w:r>
        <w:r w:rsidRPr="00C3586B">
          <w:rPr>
            <w:rStyle w:val="Hyperlink"/>
            <w:noProof/>
            <w:lang w:val="en-GB"/>
          </w:rPr>
          <w:t>Appendix 4: Output linear model R</w:t>
        </w:r>
        <w:r>
          <w:rPr>
            <w:noProof/>
            <w:webHidden/>
          </w:rPr>
          <w:tab/>
        </w:r>
        <w:r>
          <w:rPr>
            <w:noProof/>
            <w:webHidden/>
          </w:rPr>
          <w:fldChar w:fldCharType="begin"/>
        </w:r>
        <w:r>
          <w:rPr>
            <w:noProof/>
            <w:webHidden/>
          </w:rPr>
          <w:instrText xml:space="preserve"> PAGEREF _Toc42335572 \h </w:instrText>
        </w:r>
      </w:ins>
      <w:r>
        <w:rPr>
          <w:noProof/>
          <w:webHidden/>
        </w:rPr>
      </w:r>
      <w:r>
        <w:rPr>
          <w:noProof/>
          <w:webHidden/>
        </w:rPr>
        <w:fldChar w:fldCharType="separate"/>
      </w:r>
      <w:ins w:id="172" w:author="Luuk van de Ven" w:date="2020-06-06T11:32:00Z">
        <w:r>
          <w:rPr>
            <w:noProof/>
            <w:webHidden/>
          </w:rPr>
          <w:t>67</w:t>
        </w:r>
        <w:r>
          <w:rPr>
            <w:noProof/>
            <w:webHidden/>
          </w:rPr>
          <w:fldChar w:fldCharType="end"/>
        </w:r>
        <w:r w:rsidRPr="00C3586B">
          <w:rPr>
            <w:rStyle w:val="Hyperlink"/>
            <w:noProof/>
          </w:rPr>
          <w:fldChar w:fldCharType="end"/>
        </w:r>
      </w:ins>
    </w:p>
    <w:p w14:paraId="49794985" w14:textId="70F6EB42" w:rsidR="00724897" w:rsidRDefault="00724897">
      <w:pPr>
        <w:pStyle w:val="TOC1"/>
        <w:tabs>
          <w:tab w:val="right" w:leader="dot" w:pos="9010"/>
        </w:tabs>
        <w:rPr>
          <w:ins w:id="173" w:author="Luuk van de Ven" w:date="2020-06-06T11:32:00Z"/>
          <w:rFonts w:asciiTheme="minorHAnsi" w:eastAsiaTheme="minorEastAsia" w:hAnsiTheme="minorHAnsi" w:cstheme="minorBidi"/>
          <w:b w:val="0"/>
          <w:bCs w:val="0"/>
          <w:noProof/>
          <w:color w:val="auto"/>
          <w:lang w:eastAsia="en-GB"/>
        </w:rPr>
      </w:pPr>
      <w:ins w:id="174" w:author="Luuk van de Ven" w:date="2020-06-06T11:32:00Z">
        <w:r w:rsidRPr="00C3586B">
          <w:rPr>
            <w:rStyle w:val="Hyperlink"/>
            <w:noProof/>
          </w:rPr>
          <w:fldChar w:fldCharType="begin"/>
        </w:r>
        <w:r w:rsidRPr="00C3586B">
          <w:rPr>
            <w:rStyle w:val="Hyperlink"/>
            <w:noProof/>
          </w:rPr>
          <w:instrText xml:space="preserve"> </w:instrText>
        </w:r>
        <w:r>
          <w:rPr>
            <w:noProof/>
          </w:rPr>
          <w:instrText>HYPERLINK \l "_Toc42335573"</w:instrText>
        </w:r>
        <w:r w:rsidRPr="00C3586B">
          <w:rPr>
            <w:rStyle w:val="Hyperlink"/>
            <w:noProof/>
          </w:rPr>
          <w:instrText xml:space="preserve"> </w:instrText>
        </w:r>
        <w:r w:rsidRPr="00C3586B">
          <w:rPr>
            <w:rStyle w:val="Hyperlink"/>
            <w:noProof/>
          </w:rPr>
          <w:fldChar w:fldCharType="separate"/>
        </w:r>
        <w:r w:rsidRPr="00C3586B">
          <w:rPr>
            <w:rStyle w:val="Hyperlink"/>
            <w:noProof/>
            <w:lang w:val="en-GB"/>
          </w:rPr>
          <w:t>Appendix 5: Articles</w:t>
        </w:r>
        <w:r>
          <w:rPr>
            <w:noProof/>
            <w:webHidden/>
          </w:rPr>
          <w:tab/>
        </w:r>
        <w:r>
          <w:rPr>
            <w:noProof/>
            <w:webHidden/>
          </w:rPr>
          <w:fldChar w:fldCharType="begin"/>
        </w:r>
        <w:r>
          <w:rPr>
            <w:noProof/>
            <w:webHidden/>
          </w:rPr>
          <w:instrText xml:space="preserve"> PAGEREF _Toc42335573 \h </w:instrText>
        </w:r>
      </w:ins>
      <w:r>
        <w:rPr>
          <w:noProof/>
          <w:webHidden/>
        </w:rPr>
      </w:r>
      <w:r>
        <w:rPr>
          <w:noProof/>
          <w:webHidden/>
        </w:rPr>
        <w:fldChar w:fldCharType="separate"/>
      </w:r>
      <w:ins w:id="175" w:author="Luuk van de Ven" w:date="2020-06-06T11:32:00Z">
        <w:r>
          <w:rPr>
            <w:noProof/>
            <w:webHidden/>
          </w:rPr>
          <w:t>71</w:t>
        </w:r>
        <w:r>
          <w:rPr>
            <w:noProof/>
            <w:webHidden/>
          </w:rPr>
          <w:fldChar w:fldCharType="end"/>
        </w:r>
        <w:r w:rsidRPr="00C3586B">
          <w:rPr>
            <w:rStyle w:val="Hyperlink"/>
            <w:noProof/>
          </w:rPr>
          <w:fldChar w:fldCharType="end"/>
        </w:r>
      </w:ins>
    </w:p>
    <w:p w14:paraId="4D0660C9" w14:textId="342C59DD" w:rsidR="00724897" w:rsidRDefault="00724897">
      <w:pPr>
        <w:pStyle w:val="TOC1"/>
        <w:tabs>
          <w:tab w:val="right" w:leader="dot" w:pos="9010"/>
        </w:tabs>
        <w:rPr>
          <w:ins w:id="176" w:author="Luuk van de Ven" w:date="2020-06-06T11:32:00Z"/>
          <w:rFonts w:asciiTheme="minorHAnsi" w:eastAsiaTheme="minorEastAsia" w:hAnsiTheme="minorHAnsi" w:cstheme="minorBidi"/>
          <w:b w:val="0"/>
          <w:bCs w:val="0"/>
          <w:noProof/>
          <w:color w:val="auto"/>
          <w:lang w:eastAsia="en-GB"/>
        </w:rPr>
      </w:pPr>
      <w:ins w:id="177" w:author="Luuk van de Ven" w:date="2020-06-06T11:32:00Z">
        <w:r w:rsidRPr="00C3586B">
          <w:rPr>
            <w:rStyle w:val="Hyperlink"/>
            <w:noProof/>
          </w:rPr>
          <w:fldChar w:fldCharType="begin"/>
        </w:r>
        <w:r w:rsidRPr="00C3586B">
          <w:rPr>
            <w:rStyle w:val="Hyperlink"/>
            <w:noProof/>
          </w:rPr>
          <w:instrText xml:space="preserve"> </w:instrText>
        </w:r>
        <w:r>
          <w:rPr>
            <w:noProof/>
          </w:rPr>
          <w:instrText>HYPERLINK \l "_Toc42335574"</w:instrText>
        </w:r>
        <w:r w:rsidRPr="00C3586B">
          <w:rPr>
            <w:rStyle w:val="Hyperlink"/>
            <w:noProof/>
          </w:rPr>
          <w:instrText xml:space="preserve"> </w:instrText>
        </w:r>
        <w:r w:rsidRPr="00C3586B">
          <w:rPr>
            <w:rStyle w:val="Hyperlink"/>
            <w:noProof/>
          </w:rPr>
          <w:fldChar w:fldCharType="separate"/>
        </w:r>
        <w:r w:rsidRPr="00C3586B">
          <w:rPr>
            <w:rStyle w:val="Hyperlink"/>
            <w:noProof/>
            <w:lang w:val="en-GB"/>
          </w:rPr>
          <w:t>References</w:t>
        </w:r>
        <w:r>
          <w:rPr>
            <w:noProof/>
            <w:webHidden/>
          </w:rPr>
          <w:tab/>
        </w:r>
        <w:r>
          <w:rPr>
            <w:noProof/>
            <w:webHidden/>
          </w:rPr>
          <w:fldChar w:fldCharType="begin"/>
        </w:r>
        <w:r>
          <w:rPr>
            <w:noProof/>
            <w:webHidden/>
          </w:rPr>
          <w:instrText xml:space="preserve"> PAGEREF _Toc42335574 \h </w:instrText>
        </w:r>
      </w:ins>
      <w:r>
        <w:rPr>
          <w:noProof/>
          <w:webHidden/>
        </w:rPr>
      </w:r>
      <w:r>
        <w:rPr>
          <w:noProof/>
          <w:webHidden/>
        </w:rPr>
        <w:fldChar w:fldCharType="separate"/>
      </w:r>
      <w:ins w:id="178" w:author="Luuk van de Ven" w:date="2020-06-06T11:32:00Z">
        <w:r>
          <w:rPr>
            <w:noProof/>
            <w:webHidden/>
          </w:rPr>
          <w:t>106</w:t>
        </w:r>
        <w:r>
          <w:rPr>
            <w:noProof/>
            <w:webHidden/>
          </w:rPr>
          <w:fldChar w:fldCharType="end"/>
        </w:r>
        <w:r w:rsidRPr="00C3586B">
          <w:rPr>
            <w:rStyle w:val="Hyperlink"/>
            <w:noProof/>
          </w:rPr>
          <w:fldChar w:fldCharType="end"/>
        </w:r>
      </w:ins>
    </w:p>
    <w:p w14:paraId="09B09805" w14:textId="65DFBB8A" w:rsidR="00F12826" w:rsidRDefault="00147752">
      <w:pPr>
        <w:pStyle w:val="TOC1"/>
        <w:tabs>
          <w:tab w:val="right" w:leader="dot" w:pos="9010"/>
        </w:tabs>
        <w:rPr>
          <w:del w:id="179" w:author="Luuk van de Ven" w:date="2020-06-06T11:32:00Z"/>
          <w:rFonts w:asciiTheme="minorHAnsi" w:eastAsiaTheme="minorEastAsia" w:hAnsiTheme="minorHAnsi" w:cstheme="minorBidi"/>
          <w:b w:val="0"/>
          <w:bCs w:val="0"/>
          <w:noProof/>
          <w:color w:val="auto"/>
          <w:lang w:eastAsia="en-GB"/>
        </w:rPr>
      </w:pPr>
      <w:del w:id="180" w:author="Luuk van de Ven" w:date="2020-06-06T11:32:00Z">
        <w:r w:rsidDel="00724897">
          <w:rPr>
            <w:b w:val="0"/>
            <w:bCs w:val="0"/>
            <w:noProof/>
          </w:rPr>
          <w:fldChar w:fldCharType="begin"/>
        </w:r>
        <w:r w:rsidDel="00724897">
          <w:rPr>
            <w:noProof/>
          </w:rPr>
          <w:delInstrText xml:space="preserve"> HYPERLINK \l "_Toc40711819" </w:delInstrText>
        </w:r>
        <w:r w:rsidDel="00724897">
          <w:rPr>
            <w:b w:val="0"/>
            <w:bCs w:val="0"/>
            <w:noProof/>
          </w:rPr>
          <w:fldChar w:fldCharType="separate"/>
        </w:r>
      </w:del>
      <w:ins w:id="181" w:author="Luuk van de Ven" w:date="2020-06-06T11:32:00Z">
        <w:r w:rsidR="00724897">
          <w:rPr>
            <w:b w:val="0"/>
            <w:bCs w:val="0"/>
            <w:noProof/>
            <w:lang w:val="en-GB"/>
          </w:rPr>
          <w:t>Error! Hyperlink reference not valid.</w:t>
        </w:r>
      </w:ins>
      <w:del w:id="182" w:author="Luuk van de Ven" w:date="2020-06-06T11:32:00Z">
        <w:r w:rsidR="00F12826" w:rsidRPr="00025001" w:rsidDel="00724897">
          <w:rPr>
            <w:rStyle w:val="Hyperlink"/>
            <w:noProof/>
            <w:lang w:val="en-GB"/>
          </w:rPr>
          <w:delText>Chapter 1: Introduction</w:delText>
        </w:r>
        <w:r w:rsidR="00F12826" w:rsidDel="00724897">
          <w:rPr>
            <w:noProof/>
            <w:webHidden/>
          </w:rPr>
          <w:tab/>
        </w:r>
        <w:r w:rsidR="00F12826" w:rsidDel="00724897">
          <w:rPr>
            <w:b w:val="0"/>
            <w:bCs w:val="0"/>
            <w:noProof/>
            <w:webHidden/>
          </w:rPr>
          <w:fldChar w:fldCharType="begin"/>
        </w:r>
        <w:r w:rsidR="00F12826" w:rsidDel="00724897">
          <w:rPr>
            <w:noProof/>
            <w:webHidden/>
          </w:rPr>
          <w:delInstrText xml:space="preserve"> PAGEREF _Toc40711819 \h </w:delInstrText>
        </w:r>
        <w:r w:rsidR="00F12826" w:rsidDel="00724897">
          <w:rPr>
            <w:b w:val="0"/>
            <w:bCs w:val="0"/>
            <w:noProof/>
            <w:webHidden/>
          </w:rPr>
        </w:r>
        <w:r w:rsidR="00F12826" w:rsidDel="00724897">
          <w:rPr>
            <w:b w:val="0"/>
            <w:bCs w:val="0"/>
            <w:noProof/>
            <w:webHidden/>
          </w:rPr>
          <w:fldChar w:fldCharType="separate"/>
        </w:r>
        <w:r w:rsidR="00F12826" w:rsidDel="00724897">
          <w:rPr>
            <w:noProof/>
            <w:webHidden/>
          </w:rPr>
          <w:delText>6</w:delText>
        </w:r>
        <w:r w:rsidR="00F12826" w:rsidDel="00724897">
          <w:rPr>
            <w:b w:val="0"/>
            <w:bCs w:val="0"/>
            <w:noProof/>
            <w:webHidden/>
          </w:rPr>
          <w:fldChar w:fldCharType="end"/>
        </w:r>
        <w:r w:rsidDel="00724897">
          <w:rPr>
            <w:b w:val="0"/>
            <w:bCs w:val="0"/>
            <w:noProof/>
          </w:rPr>
          <w:fldChar w:fldCharType="end"/>
        </w:r>
      </w:del>
    </w:p>
    <w:p w14:paraId="56C4B40F" w14:textId="247582D5" w:rsidR="00F12826" w:rsidRDefault="00CF5CA7">
      <w:pPr>
        <w:pStyle w:val="TOC2"/>
        <w:tabs>
          <w:tab w:val="right" w:leader="dot" w:pos="9010"/>
        </w:tabs>
        <w:rPr>
          <w:del w:id="183" w:author="Luuk van de Ven" w:date="2020-06-06T11:32:00Z"/>
          <w:rFonts w:asciiTheme="minorHAnsi" w:eastAsiaTheme="minorEastAsia" w:hAnsiTheme="minorHAnsi" w:cstheme="minorBidi"/>
          <w:bCs w:val="0"/>
          <w:noProof/>
          <w:color w:val="auto"/>
          <w:szCs w:val="24"/>
          <w:lang w:eastAsia="en-GB"/>
        </w:rPr>
      </w:pPr>
      <w:del w:id="184" w:author="Luuk van de Ven" w:date="2020-06-06T11:32:00Z">
        <w:r>
          <w:rPr>
            <w:bCs w:val="0"/>
          </w:rPr>
          <w:fldChar w:fldCharType="begin"/>
        </w:r>
      </w:del>
      <w:r>
        <w:instrText xml:space="preserve"> HYPERLINK \l "_Toc40711820" </w:instrText>
      </w:r>
      <w:del w:id="185" w:author="Luuk van de Ven" w:date="2020-06-06T11:32:00Z">
        <w:r>
          <w:rPr>
            <w:bCs w:val="0"/>
          </w:rPr>
          <w:fldChar w:fldCharType="separate"/>
        </w:r>
      </w:del>
      <w:ins w:id="186" w:author="Luuk van de Ven" w:date="2020-06-06T11:32:00Z">
        <w:r w:rsidR="00724897">
          <w:rPr>
            <w:b/>
            <w:bCs w:val="0"/>
            <w:noProof/>
            <w:lang w:val="en-GB"/>
          </w:rPr>
          <w:t>Error! Hyperlink reference not valid.</w:t>
        </w:r>
      </w:ins>
      <w:del w:id="187" w:author="Luuk van de Ven" w:date="2020-06-06T11:32:00Z">
        <w:r w:rsidR="00F12826" w:rsidRPr="00025001">
          <w:rPr>
            <w:rStyle w:val="Hyperlink"/>
            <w:noProof/>
            <w:lang w:val="en-GB"/>
          </w:rPr>
          <w:delText>1.1 Relevance</w:delText>
        </w:r>
        <w:r w:rsidR="00F12826">
          <w:rPr>
            <w:noProof/>
            <w:webHidden/>
          </w:rPr>
          <w:tab/>
        </w:r>
        <w:r w:rsidR="00F12826">
          <w:rPr>
            <w:bCs w:val="0"/>
            <w:noProof/>
            <w:webHidden/>
          </w:rPr>
          <w:fldChar w:fldCharType="begin"/>
        </w:r>
        <w:r w:rsidR="00F12826">
          <w:rPr>
            <w:noProof/>
            <w:webHidden/>
          </w:rPr>
          <w:delInstrText xml:space="preserve"> PAGEREF _Toc40711820 \h </w:delInstrText>
        </w:r>
        <w:r w:rsidR="00F12826">
          <w:rPr>
            <w:bCs w:val="0"/>
            <w:noProof/>
            <w:webHidden/>
          </w:rPr>
        </w:r>
        <w:r w:rsidR="00F12826">
          <w:rPr>
            <w:bCs w:val="0"/>
            <w:noProof/>
            <w:webHidden/>
          </w:rPr>
          <w:fldChar w:fldCharType="separate"/>
        </w:r>
        <w:r w:rsidR="00F12826">
          <w:rPr>
            <w:noProof/>
            <w:webHidden/>
          </w:rPr>
          <w:delText>6</w:delText>
        </w:r>
        <w:r w:rsidR="00F12826">
          <w:rPr>
            <w:bCs w:val="0"/>
            <w:noProof/>
            <w:webHidden/>
          </w:rPr>
          <w:fldChar w:fldCharType="end"/>
        </w:r>
        <w:r>
          <w:rPr>
            <w:bCs w:val="0"/>
            <w:noProof/>
          </w:rPr>
          <w:fldChar w:fldCharType="end"/>
        </w:r>
      </w:del>
    </w:p>
    <w:p w14:paraId="533C7EC9" w14:textId="797B9692" w:rsidR="00F12826" w:rsidRDefault="00CF5CA7">
      <w:pPr>
        <w:pStyle w:val="TOC2"/>
        <w:tabs>
          <w:tab w:val="right" w:leader="dot" w:pos="9010"/>
        </w:tabs>
        <w:rPr>
          <w:del w:id="188" w:author="Luuk van de Ven" w:date="2020-06-06T11:32:00Z"/>
          <w:rFonts w:asciiTheme="minorHAnsi" w:eastAsiaTheme="minorEastAsia" w:hAnsiTheme="minorHAnsi" w:cstheme="minorBidi"/>
          <w:bCs w:val="0"/>
          <w:noProof/>
          <w:color w:val="auto"/>
          <w:szCs w:val="24"/>
          <w:lang w:eastAsia="en-GB"/>
        </w:rPr>
      </w:pPr>
      <w:del w:id="189" w:author="Luuk van de Ven" w:date="2020-06-06T11:32:00Z">
        <w:r>
          <w:rPr>
            <w:bCs w:val="0"/>
          </w:rPr>
          <w:fldChar w:fldCharType="begin"/>
        </w:r>
      </w:del>
      <w:r>
        <w:instrText xml:space="preserve"> HYPERLINK \l "_Toc40711821" </w:instrText>
      </w:r>
      <w:del w:id="190" w:author="Luuk van de Ven" w:date="2020-06-06T11:32:00Z">
        <w:r>
          <w:rPr>
            <w:bCs w:val="0"/>
          </w:rPr>
          <w:fldChar w:fldCharType="separate"/>
        </w:r>
      </w:del>
      <w:ins w:id="191" w:author="Luuk van de Ven" w:date="2020-06-06T11:32:00Z">
        <w:r w:rsidR="00724897">
          <w:rPr>
            <w:b/>
            <w:bCs w:val="0"/>
            <w:noProof/>
            <w:lang w:val="en-GB"/>
          </w:rPr>
          <w:t>Error! Hyperlink reference not valid.</w:t>
        </w:r>
      </w:ins>
      <w:del w:id="192" w:author="Luuk van de Ven" w:date="2020-06-06T11:32:00Z">
        <w:r w:rsidR="00F12826" w:rsidRPr="00025001">
          <w:rPr>
            <w:rStyle w:val="Hyperlink"/>
            <w:noProof/>
            <w:lang w:val="en-GB"/>
          </w:rPr>
          <w:delText>1.2 Conceptual model</w:delText>
        </w:r>
        <w:r w:rsidR="00F12826">
          <w:rPr>
            <w:noProof/>
            <w:webHidden/>
          </w:rPr>
          <w:tab/>
        </w:r>
        <w:r w:rsidR="00F12826">
          <w:rPr>
            <w:bCs w:val="0"/>
            <w:noProof/>
            <w:webHidden/>
          </w:rPr>
          <w:fldChar w:fldCharType="begin"/>
        </w:r>
        <w:r w:rsidR="00F12826">
          <w:rPr>
            <w:noProof/>
            <w:webHidden/>
          </w:rPr>
          <w:delInstrText xml:space="preserve"> PAGEREF _Toc40711821 \h </w:delInstrText>
        </w:r>
        <w:r w:rsidR="00F12826">
          <w:rPr>
            <w:bCs w:val="0"/>
            <w:noProof/>
            <w:webHidden/>
          </w:rPr>
        </w:r>
        <w:r w:rsidR="00F12826">
          <w:rPr>
            <w:bCs w:val="0"/>
            <w:noProof/>
            <w:webHidden/>
          </w:rPr>
          <w:fldChar w:fldCharType="separate"/>
        </w:r>
        <w:r w:rsidR="00F12826">
          <w:rPr>
            <w:noProof/>
            <w:webHidden/>
          </w:rPr>
          <w:delText>7</w:delText>
        </w:r>
        <w:r w:rsidR="00F12826">
          <w:rPr>
            <w:bCs w:val="0"/>
            <w:noProof/>
            <w:webHidden/>
          </w:rPr>
          <w:fldChar w:fldCharType="end"/>
        </w:r>
        <w:r>
          <w:rPr>
            <w:bCs w:val="0"/>
            <w:noProof/>
          </w:rPr>
          <w:fldChar w:fldCharType="end"/>
        </w:r>
      </w:del>
    </w:p>
    <w:p w14:paraId="52D8CEF8" w14:textId="2EA0D741" w:rsidR="00F12826" w:rsidRDefault="00CF5CA7">
      <w:pPr>
        <w:pStyle w:val="TOC2"/>
        <w:tabs>
          <w:tab w:val="right" w:leader="dot" w:pos="9010"/>
        </w:tabs>
        <w:rPr>
          <w:del w:id="193" w:author="Luuk van de Ven" w:date="2020-06-06T11:32:00Z"/>
          <w:rFonts w:asciiTheme="minorHAnsi" w:eastAsiaTheme="minorEastAsia" w:hAnsiTheme="minorHAnsi" w:cstheme="minorBidi"/>
          <w:bCs w:val="0"/>
          <w:noProof/>
          <w:color w:val="auto"/>
          <w:szCs w:val="24"/>
          <w:lang w:eastAsia="en-GB"/>
        </w:rPr>
      </w:pPr>
      <w:del w:id="194" w:author="Luuk van de Ven" w:date="2020-06-06T11:32:00Z">
        <w:r>
          <w:rPr>
            <w:bCs w:val="0"/>
          </w:rPr>
          <w:fldChar w:fldCharType="begin"/>
        </w:r>
      </w:del>
      <w:r>
        <w:instrText xml:space="preserve"> HYPERLINK \l "_Toc40711822" </w:instrText>
      </w:r>
      <w:del w:id="195" w:author="Luuk van de Ven" w:date="2020-06-06T11:32:00Z">
        <w:r>
          <w:rPr>
            <w:bCs w:val="0"/>
          </w:rPr>
          <w:fldChar w:fldCharType="separate"/>
        </w:r>
      </w:del>
      <w:ins w:id="196" w:author="Luuk van de Ven" w:date="2020-06-06T11:32:00Z">
        <w:r w:rsidR="00724897">
          <w:rPr>
            <w:b/>
            <w:bCs w:val="0"/>
            <w:noProof/>
            <w:lang w:val="en-GB"/>
          </w:rPr>
          <w:t>Error! Hyperlink reference not valid.</w:t>
        </w:r>
      </w:ins>
      <w:del w:id="197" w:author="Luuk van de Ven" w:date="2020-06-06T11:32:00Z">
        <w:r w:rsidR="00F12826" w:rsidRPr="00025001">
          <w:rPr>
            <w:rStyle w:val="Hyperlink"/>
            <w:noProof/>
            <w:lang w:val="en-GB"/>
          </w:rPr>
          <w:delText>1.3 Research strategy</w:delText>
        </w:r>
        <w:r w:rsidR="00F12826">
          <w:rPr>
            <w:noProof/>
            <w:webHidden/>
          </w:rPr>
          <w:tab/>
        </w:r>
        <w:r w:rsidR="00F12826">
          <w:rPr>
            <w:bCs w:val="0"/>
            <w:noProof/>
            <w:webHidden/>
          </w:rPr>
          <w:fldChar w:fldCharType="begin"/>
        </w:r>
        <w:r w:rsidR="00F12826">
          <w:rPr>
            <w:noProof/>
            <w:webHidden/>
          </w:rPr>
          <w:delInstrText xml:space="preserve"> PAGEREF _Toc40711822 \h </w:delInstrText>
        </w:r>
        <w:r w:rsidR="00F12826">
          <w:rPr>
            <w:bCs w:val="0"/>
            <w:noProof/>
            <w:webHidden/>
          </w:rPr>
        </w:r>
        <w:r w:rsidR="00F12826">
          <w:rPr>
            <w:bCs w:val="0"/>
            <w:noProof/>
            <w:webHidden/>
          </w:rPr>
          <w:fldChar w:fldCharType="separate"/>
        </w:r>
        <w:r w:rsidR="00F12826">
          <w:rPr>
            <w:noProof/>
            <w:webHidden/>
          </w:rPr>
          <w:delText>8</w:delText>
        </w:r>
        <w:r w:rsidR="00F12826">
          <w:rPr>
            <w:bCs w:val="0"/>
            <w:noProof/>
            <w:webHidden/>
          </w:rPr>
          <w:fldChar w:fldCharType="end"/>
        </w:r>
        <w:r>
          <w:rPr>
            <w:bCs w:val="0"/>
            <w:noProof/>
          </w:rPr>
          <w:fldChar w:fldCharType="end"/>
        </w:r>
      </w:del>
    </w:p>
    <w:p w14:paraId="6288D3C9" w14:textId="0DEF5E47" w:rsidR="00F12826" w:rsidRDefault="00CF5CA7">
      <w:pPr>
        <w:pStyle w:val="TOC2"/>
        <w:tabs>
          <w:tab w:val="right" w:leader="dot" w:pos="9010"/>
        </w:tabs>
        <w:rPr>
          <w:del w:id="198" w:author="Luuk van de Ven" w:date="2020-06-06T11:32:00Z"/>
          <w:rFonts w:asciiTheme="minorHAnsi" w:eastAsiaTheme="minorEastAsia" w:hAnsiTheme="minorHAnsi" w:cstheme="minorBidi"/>
          <w:bCs w:val="0"/>
          <w:noProof/>
          <w:color w:val="auto"/>
          <w:szCs w:val="24"/>
          <w:lang w:eastAsia="en-GB"/>
        </w:rPr>
      </w:pPr>
      <w:del w:id="199" w:author="Luuk van de Ven" w:date="2020-06-06T11:32:00Z">
        <w:r>
          <w:rPr>
            <w:bCs w:val="0"/>
          </w:rPr>
          <w:fldChar w:fldCharType="begin"/>
        </w:r>
      </w:del>
      <w:r>
        <w:instrText xml:space="preserve"> HYPERLINK \l "_Toc40711823" </w:instrText>
      </w:r>
      <w:del w:id="200" w:author="Luuk van de Ven" w:date="2020-06-06T11:32:00Z">
        <w:r>
          <w:rPr>
            <w:bCs w:val="0"/>
          </w:rPr>
          <w:fldChar w:fldCharType="separate"/>
        </w:r>
      </w:del>
      <w:ins w:id="201" w:author="Luuk van de Ven" w:date="2020-06-06T11:32:00Z">
        <w:r w:rsidR="00724897">
          <w:rPr>
            <w:b/>
            <w:bCs w:val="0"/>
            <w:noProof/>
            <w:lang w:val="en-GB"/>
          </w:rPr>
          <w:t>Error! Hyperlink reference not valid.</w:t>
        </w:r>
      </w:ins>
      <w:del w:id="202" w:author="Luuk van de Ven" w:date="2020-06-06T11:32:00Z">
        <w:r w:rsidR="00F12826" w:rsidRPr="00025001">
          <w:rPr>
            <w:rStyle w:val="Hyperlink"/>
            <w:noProof/>
            <w:lang w:val="en-GB"/>
          </w:rPr>
          <w:delText>1.4 Managerial relevance</w:delText>
        </w:r>
        <w:r w:rsidR="00F12826">
          <w:rPr>
            <w:noProof/>
            <w:webHidden/>
          </w:rPr>
          <w:tab/>
        </w:r>
        <w:r w:rsidR="00F12826">
          <w:rPr>
            <w:bCs w:val="0"/>
            <w:noProof/>
            <w:webHidden/>
          </w:rPr>
          <w:fldChar w:fldCharType="begin"/>
        </w:r>
        <w:r w:rsidR="00F12826">
          <w:rPr>
            <w:noProof/>
            <w:webHidden/>
          </w:rPr>
          <w:delInstrText xml:space="preserve"> PAGEREF _Toc40711823 \h </w:delInstrText>
        </w:r>
        <w:r w:rsidR="00F12826">
          <w:rPr>
            <w:bCs w:val="0"/>
            <w:noProof/>
            <w:webHidden/>
          </w:rPr>
        </w:r>
        <w:r w:rsidR="00F12826">
          <w:rPr>
            <w:bCs w:val="0"/>
            <w:noProof/>
            <w:webHidden/>
          </w:rPr>
          <w:fldChar w:fldCharType="separate"/>
        </w:r>
        <w:r w:rsidR="00F12826">
          <w:rPr>
            <w:noProof/>
            <w:webHidden/>
          </w:rPr>
          <w:delText>9</w:delText>
        </w:r>
        <w:r w:rsidR="00F12826">
          <w:rPr>
            <w:bCs w:val="0"/>
            <w:noProof/>
            <w:webHidden/>
          </w:rPr>
          <w:fldChar w:fldCharType="end"/>
        </w:r>
        <w:r>
          <w:rPr>
            <w:bCs w:val="0"/>
            <w:noProof/>
          </w:rPr>
          <w:fldChar w:fldCharType="end"/>
        </w:r>
      </w:del>
    </w:p>
    <w:p w14:paraId="3631C21A" w14:textId="348D94D8" w:rsidR="00F12826" w:rsidRDefault="00CF5CA7">
      <w:pPr>
        <w:pStyle w:val="TOC2"/>
        <w:tabs>
          <w:tab w:val="right" w:leader="dot" w:pos="9010"/>
        </w:tabs>
        <w:rPr>
          <w:del w:id="203" w:author="Luuk van de Ven" w:date="2020-06-06T11:32:00Z"/>
          <w:rFonts w:asciiTheme="minorHAnsi" w:eastAsiaTheme="minorEastAsia" w:hAnsiTheme="minorHAnsi" w:cstheme="minorBidi"/>
          <w:bCs w:val="0"/>
          <w:noProof/>
          <w:color w:val="auto"/>
          <w:szCs w:val="24"/>
          <w:lang w:eastAsia="en-GB"/>
        </w:rPr>
      </w:pPr>
      <w:del w:id="204" w:author="Luuk van de Ven" w:date="2020-06-06T11:32:00Z">
        <w:r>
          <w:rPr>
            <w:bCs w:val="0"/>
          </w:rPr>
          <w:fldChar w:fldCharType="begin"/>
        </w:r>
      </w:del>
      <w:r>
        <w:instrText xml:space="preserve"> HYPERLINK \l "_Toc40711824" </w:instrText>
      </w:r>
      <w:del w:id="205" w:author="Luuk van de Ven" w:date="2020-06-06T11:32:00Z">
        <w:r>
          <w:rPr>
            <w:bCs w:val="0"/>
          </w:rPr>
          <w:fldChar w:fldCharType="separate"/>
        </w:r>
      </w:del>
      <w:ins w:id="206" w:author="Luuk van de Ven" w:date="2020-06-06T11:32:00Z">
        <w:r w:rsidR="00724897">
          <w:rPr>
            <w:b/>
            <w:bCs w:val="0"/>
            <w:noProof/>
            <w:lang w:val="en-GB"/>
          </w:rPr>
          <w:t>Error! Hyperlink reference not valid.</w:t>
        </w:r>
      </w:ins>
      <w:del w:id="207" w:author="Luuk van de Ven" w:date="2020-06-06T11:32:00Z">
        <w:r w:rsidR="00F12826" w:rsidRPr="00025001">
          <w:rPr>
            <w:rStyle w:val="Hyperlink"/>
            <w:noProof/>
            <w:lang w:val="en-GB"/>
          </w:rPr>
          <w:delText>1.5 Next chapters</w:delText>
        </w:r>
        <w:r w:rsidR="00F12826">
          <w:rPr>
            <w:noProof/>
            <w:webHidden/>
          </w:rPr>
          <w:tab/>
        </w:r>
        <w:r w:rsidR="00F12826">
          <w:rPr>
            <w:bCs w:val="0"/>
            <w:noProof/>
            <w:webHidden/>
          </w:rPr>
          <w:fldChar w:fldCharType="begin"/>
        </w:r>
        <w:r w:rsidR="00F12826">
          <w:rPr>
            <w:noProof/>
            <w:webHidden/>
          </w:rPr>
          <w:delInstrText xml:space="preserve"> PAGEREF _Toc40711824 \h </w:delInstrText>
        </w:r>
        <w:r w:rsidR="00F12826">
          <w:rPr>
            <w:bCs w:val="0"/>
            <w:noProof/>
            <w:webHidden/>
          </w:rPr>
        </w:r>
        <w:r w:rsidR="00F12826">
          <w:rPr>
            <w:bCs w:val="0"/>
            <w:noProof/>
            <w:webHidden/>
          </w:rPr>
          <w:fldChar w:fldCharType="separate"/>
        </w:r>
        <w:r w:rsidR="00F12826">
          <w:rPr>
            <w:noProof/>
            <w:webHidden/>
          </w:rPr>
          <w:delText>11</w:delText>
        </w:r>
        <w:r w:rsidR="00F12826">
          <w:rPr>
            <w:bCs w:val="0"/>
            <w:noProof/>
            <w:webHidden/>
          </w:rPr>
          <w:fldChar w:fldCharType="end"/>
        </w:r>
        <w:r>
          <w:rPr>
            <w:bCs w:val="0"/>
            <w:noProof/>
          </w:rPr>
          <w:fldChar w:fldCharType="end"/>
        </w:r>
      </w:del>
    </w:p>
    <w:p w14:paraId="2DF0317E" w14:textId="63C51114" w:rsidR="00F12826" w:rsidRDefault="00CF5CA7">
      <w:pPr>
        <w:pStyle w:val="TOC1"/>
        <w:tabs>
          <w:tab w:val="right" w:leader="dot" w:pos="9010"/>
        </w:tabs>
        <w:rPr>
          <w:del w:id="208" w:author="Luuk van de Ven" w:date="2020-06-06T11:32:00Z"/>
          <w:rFonts w:asciiTheme="minorHAnsi" w:eastAsiaTheme="minorEastAsia" w:hAnsiTheme="minorHAnsi" w:cstheme="minorBidi"/>
          <w:b w:val="0"/>
          <w:bCs w:val="0"/>
          <w:noProof/>
          <w:color w:val="auto"/>
          <w:lang w:eastAsia="en-GB"/>
        </w:rPr>
      </w:pPr>
      <w:del w:id="209" w:author="Luuk van de Ven" w:date="2020-06-06T11:32:00Z">
        <w:r>
          <w:rPr>
            <w:b w:val="0"/>
            <w:bCs w:val="0"/>
          </w:rPr>
          <w:fldChar w:fldCharType="begin"/>
        </w:r>
      </w:del>
      <w:r>
        <w:instrText xml:space="preserve"> HYPERLINK \l "_Toc40711825" </w:instrText>
      </w:r>
      <w:del w:id="210" w:author="Luuk van de Ven" w:date="2020-06-06T11:32:00Z">
        <w:r>
          <w:rPr>
            <w:b w:val="0"/>
            <w:bCs w:val="0"/>
          </w:rPr>
          <w:fldChar w:fldCharType="separate"/>
        </w:r>
      </w:del>
      <w:ins w:id="211" w:author="Luuk van de Ven" w:date="2020-06-06T11:32:00Z">
        <w:r w:rsidR="00724897">
          <w:rPr>
            <w:b w:val="0"/>
            <w:bCs w:val="0"/>
            <w:noProof/>
            <w:lang w:val="en-GB"/>
          </w:rPr>
          <w:t>Error! Hyperlink reference not valid.</w:t>
        </w:r>
      </w:ins>
      <w:del w:id="212" w:author="Luuk van de Ven" w:date="2020-06-06T11:32:00Z">
        <w:r w:rsidR="00F12826" w:rsidRPr="00025001">
          <w:rPr>
            <w:rStyle w:val="Hyperlink"/>
            <w:noProof/>
            <w:lang w:val="en-GB"/>
          </w:rPr>
          <w:delText xml:space="preserve">Chapter 2: </w:delText>
        </w:r>
        <w:bookmarkStart w:id="213" w:name="_Hlt41808195"/>
        <w:bookmarkStart w:id="214" w:name="_Hlt41808196"/>
        <w:r w:rsidR="00F12826" w:rsidRPr="00025001">
          <w:rPr>
            <w:rStyle w:val="Hyperlink"/>
            <w:noProof/>
            <w:lang w:val="en-GB"/>
          </w:rPr>
          <w:delText>T</w:delText>
        </w:r>
        <w:bookmarkEnd w:id="213"/>
        <w:bookmarkEnd w:id="214"/>
        <w:r w:rsidR="00F12826" w:rsidRPr="00025001">
          <w:rPr>
            <w:rStyle w:val="Hyperlink"/>
            <w:noProof/>
            <w:lang w:val="en-GB"/>
          </w:rPr>
          <w:delText>heory</w:delText>
        </w:r>
        <w:r w:rsidR="00F12826">
          <w:rPr>
            <w:noProof/>
            <w:webHidden/>
          </w:rPr>
          <w:tab/>
        </w:r>
        <w:r w:rsidR="00F12826">
          <w:rPr>
            <w:b w:val="0"/>
            <w:bCs w:val="0"/>
            <w:noProof/>
            <w:webHidden/>
          </w:rPr>
          <w:fldChar w:fldCharType="begin"/>
        </w:r>
        <w:r w:rsidR="00F12826">
          <w:rPr>
            <w:noProof/>
            <w:webHidden/>
          </w:rPr>
          <w:delInstrText xml:space="preserve"> PAGEREF _Toc40711825 \h </w:delInstrText>
        </w:r>
        <w:r w:rsidR="00F12826">
          <w:rPr>
            <w:b w:val="0"/>
            <w:bCs w:val="0"/>
            <w:noProof/>
            <w:webHidden/>
          </w:rPr>
        </w:r>
        <w:r w:rsidR="00F12826">
          <w:rPr>
            <w:b w:val="0"/>
            <w:bCs w:val="0"/>
            <w:noProof/>
            <w:webHidden/>
          </w:rPr>
          <w:fldChar w:fldCharType="separate"/>
        </w:r>
        <w:r w:rsidR="00F12826">
          <w:rPr>
            <w:noProof/>
            <w:webHidden/>
          </w:rPr>
          <w:delText>12</w:delText>
        </w:r>
        <w:r w:rsidR="00F12826">
          <w:rPr>
            <w:b w:val="0"/>
            <w:bCs w:val="0"/>
            <w:noProof/>
            <w:webHidden/>
          </w:rPr>
          <w:fldChar w:fldCharType="end"/>
        </w:r>
        <w:r>
          <w:rPr>
            <w:b w:val="0"/>
            <w:bCs w:val="0"/>
            <w:noProof/>
          </w:rPr>
          <w:fldChar w:fldCharType="end"/>
        </w:r>
      </w:del>
    </w:p>
    <w:p w14:paraId="72A784A3" w14:textId="511E5421" w:rsidR="00F12826" w:rsidRDefault="00CF5CA7">
      <w:pPr>
        <w:pStyle w:val="TOC2"/>
        <w:tabs>
          <w:tab w:val="right" w:leader="dot" w:pos="9010"/>
        </w:tabs>
        <w:rPr>
          <w:del w:id="215" w:author="Luuk van de Ven" w:date="2020-06-06T11:32:00Z"/>
          <w:rFonts w:asciiTheme="minorHAnsi" w:eastAsiaTheme="minorEastAsia" w:hAnsiTheme="minorHAnsi" w:cstheme="minorBidi"/>
          <w:bCs w:val="0"/>
          <w:noProof/>
          <w:color w:val="auto"/>
          <w:szCs w:val="24"/>
          <w:lang w:eastAsia="en-GB"/>
        </w:rPr>
      </w:pPr>
      <w:del w:id="216" w:author="Luuk van de Ven" w:date="2020-06-06T11:32:00Z">
        <w:r>
          <w:rPr>
            <w:bCs w:val="0"/>
          </w:rPr>
          <w:fldChar w:fldCharType="begin"/>
        </w:r>
      </w:del>
      <w:r>
        <w:instrText xml:space="preserve"> HYPERLINK \l "_Toc40711826" </w:instrText>
      </w:r>
      <w:del w:id="217" w:author="Luuk van de Ven" w:date="2020-06-06T11:32:00Z">
        <w:r>
          <w:rPr>
            <w:bCs w:val="0"/>
          </w:rPr>
          <w:fldChar w:fldCharType="separate"/>
        </w:r>
      </w:del>
      <w:ins w:id="218" w:author="Luuk van de Ven" w:date="2020-06-06T11:32:00Z">
        <w:r w:rsidR="00724897">
          <w:rPr>
            <w:b/>
            <w:bCs w:val="0"/>
            <w:noProof/>
            <w:lang w:val="en-GB"/>
          </w:rPr>
          <w:t>Error! Hyperlink reference not valid.</w:t>
        </w:r>
      </w:ins>
      <w:del w:id="219" w:author="Luuk van de Ven" w:date="2020-06-06T11:32:00Z">
        <w:r w:rsidR="00F12826" w:rsidRPr="00025001">
          <w:rPr>
            <w:rStyle w:val="Hyperlink"/>
            <w:noProof/>
            <w:lang w:val="en-GB"/>
          </w:rPr>
          <w:delText>2.1 What is a brand community?</w:delText>
        </w:r>
        <w:r w:rsidR="00F12826">
          <w:rPr>
            <w:noProof/>
            <w:webHidden/>
          </w:rPr>
          <w:tab/>
        </w:r>
        <w:r w:rsidR="00F12826">
          <w:rPr>
            <w:bCs w:val="0"/>
            <w:noProof/>
            <w:webHidden/>
          </w:rPr>
          <w:fldChar w:fldCharType="begin"/>
        </w:r>
        <w:r w:rsidR="00F12826">
          <w:rPr>
            <w:noProof/>
            <w:webHidden/>
          </w:rPr>
          <w:delInstrText xml:space="preserve"> PAGEREF _Toc40711826 \h </w:delInstrText>
        </w:r>
        <w:r w:rsidR="00F12826">
          <w:rPr>
            <w:bCs w:val="0"/>
            <w:noProof/>
            <w:webHidden/>
          </w:rPr>
        </w:r>
        <w:r w:rsidR="00F12826">
          <w:rPr>
            <w:bCs w:val="0"/>
            <w:noProof/>
            <w:webHidden/>
          </w:rPr>
          <w:fldChar w:fldCharType="separate"/>
        </w:r>
        <w:r w:rsidR="00F12826">
          <w:rPr>
            <w:noProof/>
            <w:webHidden/>
          </w:rPr>
          <w:delText>12</w:delText>
        </w:r>
        <w:r w:rsidR="00F12826">
          <w:rPr>
            <w:bCs w:val="0"/>
            <w:noProof/>
            <w:webHidden/>
          </w:rPr>
          <w:fldChar w:fldCharType="end"/>
        </w:r>
        <w:r>
          <w:rPr>
            <w:bCs w:val="0"/>
            <w:noProof/>
          </w:rPr>
          <w:fldChar w:fldCharType="end"/>
        </w:r>
      </w:del>
    </w:p>
    <w:p w14:paraId="1F986790" w14:textId="55AA88E9" w:rsidR="00F12826" w:rsidRDefault="00CF5CA7">
      <w:pPr>
        <w:pStyle w:val="TOC2"/>
        <w:tabs>
          <w:tab w:val="right" w:leader="dot" w:pos="9010"/>
        </w:tabs>
        <w:rPr>
          <w:del w:id="220" w:author="Luuk van de Ven" w:date="2020-06-06T11:32:00Z"/>
          <w:rFonts w:asciiTheme="minorHAnsi" w:eastAsiaTheme="minorEastAsia" w:hAnsiTheme="minorHAnsi" w:cstheme="minorBidi"/>
          <w:bCs w:val="0"/>
          <w:noProof/>
          <w:color w:val="auto"/>
          <w:szCs w:val="24"/>
          <w:lang w:eastAsia="en-GB"/>
        </w:rPr>
      </w:pPr>
      <w:del w:id="221" w:author="Luuk van de Ven" w:date="2020-06-06T11:32:00Z">
        <w:r>
          <w:rPr>
            <w:bCs w:val="0"/>
          </w:rPr>
          <w:fldChar w:fldCharType="begin"/>
        </w:r>
      </w:del>
      <w:r>
        <w:instrText xml:space="preserve"> HYPERLINK \l "_Toc40711827" </w:instrText>
      </w:r>
      <w:del w:id="222" w:author="Luuk van de Ven" w:date="2020-06-06T11:32:00Z">
        <w:r>
          <w:rPr>
            <w:bCs w:val="0"/>
          </w:rPr>
          <w:fldChar w:fldCharType="separate"/>
        </w:r>
      </w:del>
      <w:ins w:id="223" w:author="Luuk van de Ven" w:date="2020-06-06T11:32:00Z">
        <w:r w:rsidR="00724897">
          <w:rPr>
            <w:b/>
            <w:bCs w:val="0"/>
            <w:noProof/>
            <w:lang w:val="en-GB"/>
          </w:rPr>
          <w:t>Error! Hyperlink reference not valid.</w:t>
        </w:r>
      </w:ins>
      <w:del w:id="224" w:author="Luuk van de Ven" w:date="2020-06-06T11:32:00Z">
        <w:r w:rsidR="00F12826" w:rsidRPr="00025001">
          <w:rPr>
            <w:rStyle w:val="Hyperlink"/>
            <w:noProof/>
            <w:lang w:val="en-GB"/>
          </w:rPr>
          <w:delText>2.2 Theoretical perspectives</w:delText>
        </w:r>
        <w:r w:rsidR="00F12826">
          <w:rPr>
            <w:noProof/>
            <w:webHidden/>
          </w:rPr>
          <w:tab/>
        </w:r>
        <w:r w:rsidR="00F12826">
          <w:rPr>
            <w:bCs w:val="0"/>
            <w:noProof/>
            <w:webHidden/>
          </w:rPr>
          <w:fldChar w:fldCharType="begin"/>
        </w:r>
        <w:r w:rsidR="00F12826">
          <w:rPr>
            <w:noProof/>
            <w:webHidden/>
          </w:rPr>
          <w:delInstrText xml:space="preserve"> PAGEREF _Toc40711827 \h </w:delInstrText>
        </w:r>
        <w:r w:rsidR="00F12826">
          <w:rPr>
            <w:bCs w:val="0"/>
            <w:noProof/>
            <w:webHidden/>
          </w:rPr>
        </w:r>
        <w:r w:rsidR="00F12826">
          <w:rPr>
            <w:bCs w:val="0"/>
            <w:noProof/>
            <w:webHidden/>
          </w:rPr>
          <w:fldChar w:fldCharType="separate"/>
        </w:r>
        <w:r w:rsidR="00F12826">
          <w:rPr>
            <w:noProof/>
            <w:webHidden/>
          </w:rPr>
          <w:delText>12</w:delText>
        </w:r>
        <w:r w:rsidR="00F12826">
          <w:rPr>
            <w:bCs w:val="0"/>
            <w:noProof/>
            <w:webHidden/>
          </w:rPr>
          <w:fldChar w:fldCharType="end"/>
        </w:r>
        <w:r>
          <w:rPr>
            <w:bCs w:val="0"/>
            <w:noProof/>
          </w:rPr>
          <w:fldChar w:fldCharType="end"/>
        </w:r>
      </w:del>
    </w:p>
    <w:p w14:paraId="34C9CD04" w14:textId="35D84BF5" w:rsidR="00F12826" w:rsidRDefault="00CF5CA7">
      <w:pPr>
        <w:pStyle w:val="TOC2"/>
        <w:tabs>
          <w:tab w:val="right" w:leader="dot" w:pos="9010"/>
        </w:tabs>
        <w:rPr>
          <w:del w:id="225" w:author="Luuk van de Ven" w:date="2020-06-06T11:32:00Z"/>
          <w:rFonts w:asciiTheme="minorHAnsi" w:eastAsiaTheme="minorEastAsia" w:hAnsiTheme="minorHAnsi" w:cstheme="minorBidi"/>
          <w:bCs w:val="0"/>
          <w:noProof/>
          <w:color w:val="auto"/>
          <w:szCs w:val="24"/>
          <w:lang w:eastAsia="en-GB"/>
        </w:rPr>
      </w:pPr>
      <w:del w:id="226" w:author="Luuk van de Ven" w:date="2020-06-06T11:32:00Z">
        <w:r>
          <w:rPr>
            <w:bCs w:val="0"/>
          </w:rPr>
          <w:fldChar w:fldCharType="begin"/>
        </w:r>
      </w:del>
      <w:r>
        <w:instrText xml:space="preserve"> HYPERLINK \l "_Toc40711828" </w:instrText>
      </w:r>
      <w:del w:id="227" w:author="Luuk van de Ven" w:date="2020-06-06T11:32:00Z">
        <w:r>
          <w:rPr>
            <w:bCs w:val="0"/>
          </w:rPr>
          <w:fldChar w:fldCharType="separate"/>
        </w:r>
      </w:del>
      <w:ins w:id="228" w:author="Luuk van de Ven" w:date="2020-06-06T11:32:00Z">
        <w:r w:rsidR="00724897">
          <w:rPr>
            <w:b/>
            <w:bCs w:val="0"/>
            <w:noProof/>
            <w:lang w:val="en-GB"/>
          </w:rPr>
          <w:t>Error! Hyperlink reference not valid.</w:t>
        </w:r>
      </w:ins>
      <w:del w:id="229" w:author="Luuk van de Ven" w:date="2020-06-06T11:32:00Z">
        <w:r w:rsidR="00F12826" w:rsidRPr="00025001">
          <w:rPr>
            <w:rStyle w:val="Hyperlink"/>
            <w:noProof/>
            <w:lang w:val="en-GB"/>
          </w:rPr>
          <w:delText>2.3 Causal model</w:delText>
        </w:r>
        <w:r w:rsidR="00F12826">
          <w:rPr>
            <w:noProof/>
            <w:webHidden/>
          </w:rPr>
          <w:tab/>
        </w:r>
        <w:r w:rsidR="00F12826">
          <w:rPr>
            <w:bCs w:val="0"/>
            <w:noProof/>
            <w:webHidden/>
          </w:rPr>
          <w:fldChar w:fldCharType="begin"/>
        </w:r>
        <w:r w:rsidR="00F12826">
          <w:rPr>
            <w:noProof/>
            <w:webHidden/>
          </w:rPr>
          <w:delInstrText xml:space="preserve"> PAGEREF _Toc40711828 \h </w:delInstrText>
        </w:r>
        <w:r w:rsidR="00F12826">
          <w:rPr>
            <w:bCs w:val="0"/>
            <w:noProof/>
            <w:webHidden/>
          </w:rPr>
        </w:r>
        <w:r w:rsidR="00F12826">
          <w:rPr>
            <w:bCs w:val="0"/>
            <w:noProof/>
            <w:webHidden/>
          </w:rPr>
          <w:fldChar w:fldCharType="separate"/>
        </w:r>
        <w:r w:rsidR="00F12826">
          <w:rPr>
            <w:noProof/>
            <w:webHidden/>
          </w:rPr>
          <w:delText>12</w:delText>
        </w:r>
        <w:r w:rsidR="00F12826">
          <w:rPr>
            <w:bCs w:val="0"/>
            <w:noProof/>
            <w:webHidden/>
          </w:rPr>
          <w:fldChar w:fldCharType="end"/>
        </w:r>
        <w:r>
          <w:rPr>
            <w:bCs w:val="0"/>
            <w:noProof/>
          </w:rPr>
          <w:fldChar w:fldCharType="end"/>
        </w:r>
      </w:del>
    </w:p>
    <w:p w14:paraId="3CCAD3CB" w14:textId="43391DB6" w:rsidR="00F12826" w:rsidRDefault="00CF5CA7">
      <w:pPr>
        <w:pStyle w:val="TOC1"/>
        <w:tabs>
          <w:tab w:val="right" w:leader="dot" w:pos="9010"/>
        </w:tabs>
        <w:rPr>
          <w:del w:id="230" w:author="Luuk van de Ven" w:date="2020-06-06T11:32:00Z"/>
          <w:rFonts w:asciiTheme="minorHAnsi" w:eastAsiaTheme="minorEastAsia" w:hAnsiTheme="minorHAnsi" w:cstheme="minorBidi"/>
          <w:b w:val="0"/>
          <w:bCs w:val="0"/>
          <w:noProof/>
          <w:color w:val="auto"/>
          <w:lang w:eastAsia="en-GB"/>
        </w:rPr>
      </w:pPr>
      <w:del w:id="231" w:author="Luuk van de Ven" w:date="2020-06-06T11:32:00Z">
        <w:r>
          <w:rPr>
            <w:b w:val="0"/>
            <w:bCs w:val="0"/>
          </w:rPr>
          <w:fldChar w:fldCharType="begin"/>
        </w:r>
      </w:del>
      <w:r>
        <w:instrText xml:space="preserve"> HYPERLINK \l "_Toc40711829" </w:instrText>
      </w:r>
      <w:del w:id="232" w:author="Luuk van de Ven" w:date="2020-06-06T11:32:00Z">
        <w:r>
          <w:rPr>
            <w:b w:val="0"/>
            <w:bCs w:val="0"/>
          </w:rPr>
          <w:fldChar w:fldCharType="separate"/>
        </w:r>
      </w:del>
      <w:ins w:id="233" w:author="Luuk van de Ven" w:date="2020-06-06T11:32:00Z">
        <w:r w:rsidR="00724897">
          <w:rPr>
            <w:b w:val="0"/>
            <w:bCs w:val="0"/>
            <w:noProof/>
            <w:lang w:val="en-GB"/>
          </w:rPr>
          <w:t>Error! Hyperlink reference not valid.</w:t>
        </w:r>
      </w:ins>
      <w:del w:id="234" w:author="Luuk van de Ven" w:date="2020-06-06T11:32:00Z">
        <w:r w:rsidR="00F12826" w:rsidRPr="00025001">
          <w:rPr>
            <w:rStyle w:val="Hyperlink"/>
            <w:noProof/>
            <w:lang w:val="en-GB"/>
          </w:rPr>
          <w:delText>Chapter 3: Critical Evaluation of Studies</w:delText>
        </w:r>
        <w:r w:rsidR="00F12826">
          <w:rPr>
            <w:noProof/>
            <w:webHidden/>
          </w:rPr>
          <w:tab/>
        </w:r>
        <w:r w:rsidR="00F12826">
          <w:rPr>
            <w:b w:val="0"/>
            <w:bCs w:val="0"/>
            <w:noProof/>
            <w:webHidden/>
          </w:rPr>
          <w:fldChar w:fldCharType="begin"/>
        </w:r>
        <w:r w:rsidR="00F12826">
          <w:rPr>
            <w:noProof/>
            <w:webHidden/>
          </w:rPr>
          <w:delInstrText xml:space="preserve"> PAGEREF _Toc40711829 \h </w:delInstrText>
        </w:r>
        <w:r w:rsidR="00F12826">
          <w:rPr>
            <w:b w:val="0"/>
            <w:bCs w:val="0"/>
            <w:noProof/>
            <w:webHidden/>
          </w:rPr>
        </w:r>
        <w:r w:rsidR="00F12826">
          <w:rPr>
            <w:b w:val="0"/>
            <w:bCs w:val="0"/>
            <w:noProof/>
            <w:webHidden/>
          </w:rPr>
          <w:fldChar w:fldCharType="separate"/>
        </w:r>
        <w:r w:rsidR="00F12826">
          <w:rPr>
            <w:noProof/>
            <w:webHidden/>
          </w:rPr>
          <w:delText>14</w:delText>
        </w:r>
        <w:r w:rsidR="00F12826">
          <w:rPr>
            <w:b w:val="0"/>
            <w:bCs w:val="0"/>
            <w:noProof/>
            <w:webHidden/>
          </w:rPr>
          <w:fldChar w:fldCharType="end"/>
        </w:r>
        <w:r>
          <w:rPr>
            <w:b w:val="0"/>
            <w:bCs w:val="0"/>
            <w:noProof/>
          </w:rPr>
          <w:fldChar w:fldCharType="end"/>
        </w:r>
      </w:del>
    </w:p>
    <w:p w14:paraId="4C2BD535" w14:textId="7F9D3355" w:rsidR="00F12826" w:rsidRDefault="00CF5CA7">
      <w:pPr>
        <w:pStyle w:val="TOC2"/>
        <w:tabs>
          <w:tab w:val="right" w:leader="dot" w:pos="9010"/>
        </w:tabs>
        <w:rPr>
          <w:del w:id="235" w:author="Luuk van de Ven" w:date="2020-06-06T11:32:00Z"/>
          <w:rFonts w:asciiTheme="minorHAnsi" w:eastAsiaTheme="minorEastAsia" w:hAnsiTheme="minorHAnsi" w:cstheme="minorBidi"/>
          <w:bCs w:val="0"/>
          <w:noProof/>
          <w:color w:val="auto"/>
          <w:szCs w:val="24"/>
          <w:lang w:eastAsia="en-GB"/>
        </w:rPr>
      </w:pPr>
      <w:del w:id="236" w:author="Luuk van de Ven" w:date="2020-06-06T11:32:00Z">
        <w:r>
          <w:rPr>
            <w:bCs w:val="0"/>
          </w:rPr>
          <w:fldChar w:fldCharType="begin"/>
        </w:r>
      </w:del>
      <w:r>
        <w:instrText xml:space="preserve"> HYPERLINK \l "_Toc40711830" </w:instrText>
      </w:r>
      <w:del w:id="237" w:author="Luuk van de Ven" w:date="2020-06-06T11:32:00Z">
        <w:r>
          <w:rPr>
            <w:bCs w:val="0"/>
          </w:rPr>
          <w:fldChar w:fldCharType="separate"/>
        </w:r>
      </w:del>
      <w:ins w:id="238" w:author="Luuk van de Ven" w:date="2020-06-06T11:32:00Z">
        <w:r w:rsidR="00724897">
          <w:rPr>
            <w:b/>
            <w:bCs w:val="0"/>
            <w:noProof/>
            <w:lang w:val="en-GB"/>
          </w:rPr>
          <w:t>Error! Hyperlink reference not valid.</w:t>
        </w:r>
      </w:ins>
      <w:del w:id="239" w:author="Luuk van de Ven" w:date="2020-06-06T11:32:00Z">
        <w:r w:rsidR="00F12826" w:rsidRPr="00025001">
          <w:rPr>
            <w:rStyle w:val="Hyperlink"/>
            <w:noProof/>
            <w:lang w:val="en-GB"/>
          </w:rPr>
          <w:delText>3.1 Focal units</w:delText>
        </w:r>
        <w:r w:rsidR="00F12826">
          <w:rPr>
            <w:noProof/>
            <w:webHidden/>
          </w:rPr>
          <w:tab/>
        </w:r>
        <w:r w:rsidR="00F12826">
          <w:rPr>
            <w:bCs w:val="0"/>
            <w:noProof/>
            <w:webHidden/>
          </w:rPr>
          <w:fldChar w:fldCharType="begin"/>
        </w:r>
        <w:r w:rsidR="00F12826">
          <w:rPr>
            <w:noProof/>
            <w:webHidden/>
          </w:rPr>
          <w:delInstrText xml:space="preserve"> PAGEREF _Toc40711830 \h </w:delInstrText>
        </w:r>
        <w:r w:rsidR="00F12826">
          <w:rPr>
            <w:bCs w:val="0"/>
            <w:noProof/>
            <w:webHidden/>
          </w:rPr>
        </w:r>
        <w:r w:rsidR="00F12826">
          <w:rPr>
            <w:bCs w:val="0"/>
            <w:noProof/>
            <w:webHidden/>
          </w:rPr>
          <w:fldChar w:fldCharType="separate"/>
        </w:r>
        <w:r w:rsidR="00F12826">
          <w:rPr>
            <w:noProof/>
            <w:webHidden/>
          </w:rPr>
          <w:delText>14</w:delText>
        </w:r>
        <w:r w:rsidR="00F12826">
          <w:rPr>
            <w:bCs w:val="0"/>
            <w:noProof/>
            <w:webHidden/>
          </w:rPr>
          <w:fldChar w:fldCharType="end"/>
        </w:r>
        <w:r>
          <w:rPr>
            <w:bCs w:val="0"/>
            <w:noProof/>
          </w:rPr>
          <w:fldChar w:fldCharType="end"/>
        </w:r>
      </w:del>
    </w:p>
    <w:p w14:paraId="489F3083" w14:textId="124405A9" w:rsidR="00F12826" w:rsidRDefault="00CF5CA7">
      <w:pPr>
        <w:pStyle w:val="TOC2"/>
        <w:tabs>
          <w:tab w:val="right" w:leader="dot" w:pos="9010"/>
        </w:tabs>
        <w:rPr>
          <w:del w:id="240" w:author="Luuk van de Ven" w:date="2020-06-06T11:32:00Z"/>
          <w:rFonts w:asciiTheme="minorHAnsi" w:eastAsiaTheme="minorEastAsia" w:hAnsiTheme="minorHAnsi" w:cstheme="minorBidi"/>
          <w:bCs w:val="0"/>
          <w:noProof/>
          <w:color w:val="auto"/>
          <w:szCs w:val="24"/>
          <w:lang w:eastAsia="en-GB"/>
        </w:rPr>
      </w:pPr>
      <w:del w:id="241" w:author="Luuk van de Ven" w:date="2020-06-06T11:32:00Z">
        <w:r>
          <w:rPr>
            <w:bCs w:val="0"/>
          </w:rPr>
          <w:fldChar w:fldCharType="begin"/>
        </w:r>
      </w:del>
      <w:r>
        <w:instrText xml:space="preserve"> HYPERLINK \l "_Toc40711831" </w:instrText>
      </w:r>
      <w:del w:id="242" w:author="Luuk van de Ven" w:date="2020-06-06T11:32:00Z">
        <w:r>
          <w:rPr>
            <w:bCs w:val="0"/>
          </w:rPr>
          <w:fldChar w:fldCharType="separate"/>
        </w:r>
      </w:del>
      <w:ins w:id="243" w:author="Luuk van de Ven" w:date="2020-06-06T11:32:00Z">
        <w:r w:rsidR="00724897">
          <w:rPr>
            <w:b/>
            <w:bCs w:val="0"/>
            <w:noProof/>
            <w:lang w:val="en-GB"/>
          </w:rPr>
          <w:t>Error! Hyperlink reference not valid.</w:t>
        </w:r>
      </w:ins>
      <w:del w:id="244" w:author="Luuk van de Ven" w:date="2020-06-06T11:32:00Z">
        <w:r w:rsidR="00F12826" w:rsidRPr="00025001">
          <w:rPr>
            <w:rStyle w:val="Hyperlink"/>
            <w:noProof/>
            <w:lang w:val="en-GB"/>
          </w:rPr>
          <w:delText>3.2 Independent variables</w:delText>
        </w:r>
        <w:r w:rsidR="00F12826">
          <w:rPr>
            <w:noProof/>
            <w:webHidden/>
          </w:rPr>
          <w:tab/>
        </w:r>
        <w:r w:rsidR="00F12826">
          <w:rPr>
            <w:bCs w:val="0"/>
            <w:noProof/>
            <w:webHidden/>
          </w:rPr>
          <w:fldChar w:fldCharType="begin"/>
        </w:r>
        <w:r w:rsidR="00F12826">
          <w:rPr>
            <w:noProof/>
            <w:webHidden/>
          </w:rPr>
          <w:delInstrText xml:space="preserve"> PAGEREF _Toc40711831 \h </w:delInstrText>
        </w:r>
        <w:r w:rsidR="00F12826">
          <w:rPr>
            <w:bCs w:val="0"/>
            <w:noProof/>
            <w:webHidden/>
          </w:rPr>
        </w:r>
        <w:r w:rsidR="00F12826">
          <w:rPr>
            <w:bCs w:val="0"/>
            <w:noProof/>
            <w:webHidden/>
          </w:rPr>
          <w:fldChar w:fldCharType="separate"/>
        </w:r>
        <w:r w:rsidR="00F12826">
          <w:rPr>
            <w:noProof/>
            <w:webHidden/>
          </w:rPr>
          <w:delText>14</w:delText>
        </w:r>
        <w:r w:rsidR="00F12826">
          <w:rPr>
            <w:bCs w:val="0"/>
            <w:noProof/>
            <w:webHidden/>
          </w:rPr>
          <w:fldChar w:fldCharType="end"/>
        </w:r>
        <w:r>
          <w:rPr>
            <w:bCs w:val="0"/>
            <w:noProof/>
          </w:rPr>
          <w:fldChar w:fldCharType="end"/>
        </w:r>
      </w:del>
    </w:p>
    <w:p w14:paraId="1E14FEC3" w14:textId="69375DF2" w:rsidR="00F12826" w:rsidRDefault="00CF5CA7">
      <w:pPr>
        <w:pStyle w:val="TOC2"/>
        <w:tabs>
          <w:tab w:val="right" w:leader="dot" w:pos="9010"/>
        </w:tabs>
        <w:rPr>
          <w:del w:id="245" w:author="Luuk van de Ven" w:date="2020-06-06T11:32:00Z"/>
          <w:rFonts w:asciiTheme="minorHAnsi" w:eastAsiaTheme="minorEastAsia" w:hAnsiTheme="minorHAnsi" w:cstheme="minorBidi"/>
          <w:bCs w:val="0"/>
          <w:noProof/>
          <w:color w:val="auto"/>
          <w:szCs w:val="24"/>
          <w:lang w:eastAsia="en-GB"/>
        </w:rPr>
      </w:pPr>
      <w:del w:id="246" w:author="Luuk van de Ven" w:date="2020-06-06T11:32:00Z">
        <w:r>
          <w:rPr>
            <w:bCs w:val="0"/>
          </w:rPr>
          <w:fldChar w:fldCharType="begin"/>
        </w:r>
      </w:del>
      <w:r>
        <w:instrText xml:space="preserve"> HYPERLINK \l "_Toc40711832" </w:instrText>
      </w:r>
      <w:del w:id="247" w:author="Luuk van de Ven" w:date="2020-06-06T11:32:00Z">
        <w:r>
          <w:rPr>
            <w:bCs w:val="0"/>
          </w:rPr>
          <w:fldChar w:fldCharType="separate"/>
        </w:r>
      </w:del>
      <w:ins w:id="248" w:author="Luuk van de Ven" w:date="2020-06-06T11:32:00Z">
        <w:r w:rsidR="00724897">
          <w:rPr>
            <w:b/>
            <w:bCs w:val="0"/>
            <w:noProof/>
            <w:lang w:val="en-GB"/>
          </w:rPr>
          <w:t>Error! Hyperlink reference not valid.</w:t>
        </w:r>
      </w:ins>
      <w:del w:id="249" w:author="Luuk van de Ven" w:date="2020-06-06T11:32:00Z">
        <w:r w:rsidR="00F12826" w:rsidRPr="00025001">
          <w:rPr>
            <w:rStyle w:val="Hyperlink"/>
            <w:noProof/>
            <w:lang w:val="en-GB"/>
          </w:rPr>
          <w:delText>3.3 Dependent variables</w:delText>
        </w:r>
        <w:r w:rsidR="00F12826">
          <w:rPr>
            <w:noProof/>
            <w:webHidden/>
          </w:rPr>
          <w:tab/>
        </w:r>
        <w:r w:rsidR="00F12826">
          <w:rPr>
            <w:bCs w:val="0"/>
            <w:noProof/>
            <w:webHidden/>
          </w:rPr>
          <w:fldChar w:fldCharType="begin"/>
        </w:r>
        <w:r w:rsidR="00F12826">
          <w:rPr>
            <w:noProof/>
            <w:webHidden/>
          </w:rPr>
          <w:delInstrText xml:space="preserve"> PAGEREF _Toc40711832 \h </w:delInstrText>
        </w:r>
        <w:r w:rsidR="00F12826">
          <w:rPr>
            <w:bCs w:val="0"/>
            <w:noProof/>
            <w:webHidden/>
          </w:rPr>
        </w:r>
        <w:r w:rsidR="00F12826">
          <w:rPr>
            <w:bCs w:val="0"/>
            <w:noProof/>
            <w:webHidden/>
          </w:rPr>
          <w:fldChar w:fldCharType="separate"/>
        </w:r>
        <w:r w:rsidR="00F12826">
          <w:rPr>
            <w:noProof/>
            <w:webHidden/>
          </w:rPr>
          <w:delText>14</w:delText>
        </w:r>
        <w:r w:rsidR="00F12826">
          <w:rPr>
            <w:bCs w:val="0"/>
            <w:noProof/>
            <w:webHidden/>
          </w:rPr>
          <w:fldChar w:fldCharType="end"/>
        </w:r>
        <w:r>
          <w:rPr>
            <w:bCs w:val="0"/>
            <w:noProof/>
          </w:rPr>
          <w:fldChar w:fldCharType="end"/>
        </w:r>
      </w:del>
    </w:p>
    <w:p w14:paraId="267E4B45" w14:textId="28F4034F" w:rsidR="00F12826" w:rsidRDefault="00CF5CA7">
      <w:pPr>
        <w:pStyle w:val="TOC2"/>
        <w:tabs>
          <w:tab w:val="right" w:leader="dot" w:pos="9010"/>
        </w:tabs>
        <w:rPr>
          <w:del w:id="250" w:author="Luuk van de Ven" w:date="2020-06-06T11:32:00Z"/>
          <w:rFonts w:asciiTheme="minorHAnsi" w:eastAsiaTheme="minorEastAsia" w:hAnsiTheme="minorHAnsi" w:cstheme="minorBidi"/>
          <w:bCs w:val="0"/>
          <w:noProof/>
          <w:color w:val="auto"/>
          <w:szCs w:val="24"/>
          <w:lang w:eastAsia="en-GB"/>
        </w:rPr>
      </w:pPr>
      <w:del w:id="251" w:author="Luuk van de Ven" w:date="2020-06-06T11:32:00Z">
        <w:r>
          <w:rPr>
            <w:bCs w:val="0"/>
          </w:rPr>
          <w:fldChar w:fldCharType="begin"/>
        </w:r>
      </w:del>
      <w:r>
        <w:instrText xml:space="preserve"> HYPERLINK \l "_Toc40711833" </w:instrText>
      </w:r>
      <w:del w:id="252" w:author="Luuk van de Ven" w:date="2020-06-06T11:32:00Z">
        <w:r>
          <w:rPr>
            <w:bCs w:val="0"/>
          </w:rPr>
          <w:fldChar w:fldCharType="separate"/>
        </w:r>
      </w:del>
      <w:ins w:id="253" w:author="Luuk van de Ven" w:date="2020-06-06T11:32:00Z">
        <w:r w:rsidR="00724897">
          <w:rPr>
            <w:b/>
            <w:bCs w:val="0"/>
            <w:noProof/>
            <w:lang w:val="en-GB"/>
          </w:rPr>
          <w:t>Error! Hyperlink reference not valid.</w:t>
        </w:r>
      </w:ins>
      <w:del w:id="254" w:author="Luuk van de Ven" w:date="2020-06-06T11:32:00Z">
        <w:r w:rsidR="00F12826" w:rsidRPr="00025001">
          <w:rPr>
            <w:rStyle w:val="Hyperlink"/>
            <w:noProof/>
            <w:lang w:val="en-GB"/>
          </w:rPr>
          <w:delText>3.4 Theoretical domain</w:delText>
        </w:r>
        <w:r w:rsidR="00F12826">
          <w:rPr>
            <w:noProof/>
            <w:webHidden/>
          </w:rPr>
          <w:tab/>
        </w:r>
        <w:r w:rsidR="00F12826">
          <w:rPr>
            <w:bCs w:val="0"/>
            <w:noProof/>
            <w:webHidden/>
          </w:rPr>
          <w:fldChar w:fldCharType="begin"/>
        </w:r>
        <w:r w:rsidR="00F12826">
          <w:rPr>
            <w:noProof/>
            <w:webHidden/>
          </w:rPr>
          <w:delInstrText xml:space="preserve"> PAGEREF _Toc40711833 \h </w:delInstrText>
        </w:r>
        <w:r w:rsidR="00F12826">
          <w:rPr>
            <w:bCs w:val="0"/>
            <w:noProof/>
            <w:webHidden/>
          </w:rPr>
        </w:r>
        <w:r w:rsidR="00F12826">
          <w:rPr>
            <w:bCs w:val="0"/>
            <w:noProof/>
            <w:webHidden/>
          </w:rPr>
          <w:fldChar w:fldCharType="separate"/>
        </w:r>
        <w:r w:rsidR="00F12826">
          <w:rPr>
            <w:noProof/>
            <w:webHidden/>
          </w:rPr>
          <w:delText>15</w:delText>
        </w:r>
        <w:r w:rsidR="00F12826">
          <w:rPr>
            <w:bCs w:val="0"/>
            <w:noProof/>
            <w:webHidden/>
          </w:rPr>
          <w:fldChar w:fldCharType="end"/>
        </w:r>
        <w:r>
          <w:rPr>
            <w:bCs w:val="0"/>
            <w:noProof/>
          </w:rPr>
          <w:fldChar w:fldCharType="end"/>
        </w:r>
      </w:del>
    </w:p>
    <w:p w14:paraId="561A5408" w14:textId="246094D6" w:rsidR="00F12826" w:rsidRDefault="00CF5CA7">
      <w:pPr>
        <w:pStyle w:val="TOC2"/>
        <w:tabs>
          <w:tab w:val="right" w:leader="dot" w:pos="9010"/>
        </w:tabs>
        <w:rPr>
          <w:del w:id="255" w:author="Luuk van de Ven" w:date="2020-06-06T11:32:00Z"/>
          <w:rFonts w:asciiTheme="minorHAnsi" w:eastAsiaTheme="minorEastAsia" w:hAnsiTheme="minorHAnsi" w:cstheme="minorBidi"/>
          <w:bCs w:val="0"/>
          <w:noProof/>
          <w:color w:val="auto"/>
          <w:szCs w:val="24"/>
          <w:lang w:eastAsia="en-GB"/>
        </w:rPr>
      </w:pPr>
      <w:del w:id="256" w:author="Luuk van de Ven" w:date="2020-06-06T11:32:00Z">
        <w:r>
          <w:rPr>
            <w:bCs w:val="0"/>
          </w:rPr>
          <w:fldChar w:fldCharType="begin"/>
        </w:r>
      </w:del>
      <w:r>
        <w:instrText xml:space="preserve"> HYPERLINK \l "_Toc40711834" </w:instrText>
      </w:r>
      <w:del w:id="257" w:author="Luuk van de Ven" w:date="2020-06-06T11:32:00Z">
        <w:r>
          <w:rPr>
            <w:bCs w:val="0"/>
          </w:rPr>
          <w:fldChar w:fldCharType="separate"/>
        </w:r>
      </w:del>
      <w:ins w:id="258" w:author="Luuk van de Ven" w:date="2020-06-06T11:32:00Z">
        <w:r w:rsidR="00724897">
          <w:rPr>
            <w:b/>
            <w:bCs w:val="0"/>
            <w:noProof/>
            <w:lang w:val="en-GB"/>
          </w:rPr>
          <w:t>Error! Hyperlink reference not valid.</w:t>
        </w:r>
      </w:ins>
      <w:del w:id="259" w:author="Luuk van de Ven" w:date="2020-06-06T11:32:00Z">
        <w:r w:rsidR="00F12826" w:rsidRPr="00025001">
          <w:rPr>
            <w:rStyle w:val="Hyperlink"/>
            <w:noProof/>
            <w:lang w:val="en-GB"/>
          </w:rPr>
          <w:delText>3.5 Research strategy</w:delText>
        </w:r>
        <w:r w:rsidR="00F12826">
          <w:rPr>
            <w:noProof/>
            <w:webHidden/>
          </w:rPr>
          <w:tab/>
        </w:r>
        <w:r w:rsidR="00F12826">
          <w:rPr>
            <w:bCs w:val="0"/>
            <w:noProof/>
            <w:webHidden/>
          </w:rPr>
          <w:fldChar w:fldCharType="begin"/>
        </w:r>
        <w:r w:rsidR="00F12826">
          <w:rPr>
            <w:noProof/>
            <w:webHidden/>
          </w:rPr>
          <w:delInstrText xml:space="preserve"> PAGEREF _Toc40711834 \h </w:delInstrText>
        </w:r>
        <w:r w:rsidR="00F12826">
          <w:rPr>
            <w:bCs w:val="0"/>
            <w:noProof/>
            <w:webHidden/>
          </w:rPr>
        </w:r>
        <w:r w:rsidR="00F12826">
          <w:rPr>
            <w:bCs w:val="0"/>
            <w:noProof/>
            <w:webHidden/>
          </w:rPr>
          <w:fldChar w:fldCharType="separate"/>
        </w:r>
        <w:r w:rsidR="00F12826">
          <w:rPr>
            <w:noProof/>
            <w:webHidden/>
          </w:rPr>
          <w:delText>16</w:delText>
        </w:r>
        <w:r w:rsidR="00F12826">
          <w:rPr>
            <w:bCs w:val="0"/>
            <w:noProof/>
            <w:webHidden/>
          </w:rPr>
          <w:fldChar w:fldCharType="end"/>
        </w:r>
        <w:r>
          <w:rPr>
            <w:bCs w:val="0"/>
            <w:noProof/>
          </w:rPr>
          <w:fldChar w:fldCharType="end"/>
        </w:r>
      </w:del>
    </w:p>
    <w:p w14:paraId="4B169910" w14:textId="6DDC1F65" w:rsidR="00F12826" w:rsidRDefault="00CF5CA7">
      <w:pPr>
        <w:pStyle w:val="TOC2"/>
        <w:tabs>
          <w:tab w:val="right" w:leader="dot" w:pos="9010"/>
        </w:tabs>
        <w:rPr>
          <w:del w:id="260" w:author="Luuk van de Ven" w:date="2020-06-06T11:32:00Z"/>
          <w:rFonts w:asciiTheme="minorHAnsi" w:eastAsiaTheme="minorEastAsia" w:hAnsiTheme="minorHAnsi" w:cstheme="minorBidi"/>
          <w:bCs w:val="0"/>
          <w:noProof/>
          <w:color w:val="auto"/>
          <w:szCs w:val="24"/>
          <w:lang w:eastAsia="en-GB"/>
        </w:rPr>
      </w:pPr>
      <w:del w:id="261" w:author="Luuk van de Ven" w:date="2020-06-06T11:32:00Z">
        <w:r>
          <w:rPr>
            <w:bCs w:val="0"/>
          </w:rPr>
          <w:fldChar w:fldCharType="begin"/>
        </w:r>
      </w:del>
      <w:r>
        <w:instrText xml:space="preserve"> HYPERLINK \l "_Toc40711835" </w:instrText>
      </w:r>
      <w:del w:id="262" w:author="Luuk van de Ven" w:date="2020-06-06T11:32:00Z">
        <w:r>
          <w:rPr>
            <w:bCs w:val="0"/>
          </w:rPr>
          <w:fldChar w:fldCharType="separate"/>
        </w:r>
      </w:del>
      <w:ins w:id="263" w:author="Luuk van de Ven" w:date="2020-06-06T11:32:00Z">
        <w:r w:rsidR="00724897">
          <w:rPr>
            <w:b/>
            <w:bCs w:val="0"/>
            <w:noProof/>
            <w:lang w:val="en-GB"/>
          </w:rPr>
          <w:t>Error! Hyperlink reference not valid.</w:t>
        </w:r>
      </w:ins>
      <w:del w:id="264" w:author="Luuk van de Ven" w:date="2020-06-06T11:32:00Z">
        <w:r w:rsidR="00F12826" w:rsidRPr="00025001">
          <w:rPr>
            <w:rStyle w:val="Hyperlink"/>
            <w:noProof/>
            <w:lang w:val="en-GB"/>
          </w:rPr>
          <w:delText>3.6 Sampling method</w:delText>
        </w:r>
        <w:r w:rsidR="00F12826">
          <w:rPr>
            <w:noProof/>
            <w:webHidden/>
          </w:rPr>
          <w:tab/>
        </w:r>
        <w:r w:rsidR="00F12826">
          <w:rPr>
            <w:bCs w:val="0"/>
            <w:noProof/>
            <w:webHidden/>
          </w:rPr>
          <w:fldChar w:fldCharType="begin"/>
        </w:r>
        <w:r w:rsidR="00F12826">
          <w:rPr>
            <w:noProof/>
            <w:webHidden/>
          </w:rPr>
          <w:delInstrText xml:space="preserve"> PAGEREF _Toc40711835 \h </w:delInstrText>
        </w:r>
        <w:r w:rsidR="00F12826">
          <w:rPr>
            <w:bCs w:val="0"/>
            <w:noProof/>
            <w:webHidden/>
          </w:rPr>
        </w:r>
        <w:r w:rsidR="00F12826">
          <w:rPr>
            <w:bCs w:val="0"/>
            <w:noProof/>
            <w:webHidden/>
          </w:rPr>
          <w:fldChar w:fldCharType="separate"/>
        </w:r>
        <w:r w:rsidR="00F12826">
          <w:rPr>
            <w:noProof/>
            <w:webHidden/>
          </w:rPr>
          <w:delText>16</w:delText>
        </w:r>
        <w:r w:rsidR="00F12826">
          <w:rPr>
            <w:bCs w:val="0"/>
            <w:noProof/>
            <w:webHidden/>
          </w:rPr>
          <w:fldChar w:fldCharType="end"/>
        </w:r>
        <w:r>
          <w:rPr>
            <w:bCs w:val="0"/>
            <w:noProof/>
          </w:rPr>
          <w:fldChar w:fldCharType="end"/>
        </w:r>
      </w:del>
    </w:p>
    <w:p w14:paraId="3CFAD2B4" w14:textId="041A1753" w:rsidR="00F12826" w:rsidRDefault="00CF5CA7">
      <w:pPr>
        <w:pStyle w:val="TOC1"/>
        <w:tabs>
          <w:tab w:val="right" w:leader="dot" w:pos="9010"/>
        </w:tabs>
        <w:rPr>
          <w:del w:id="265" w:author="Luuk van de Ven" w:date="2020-06-06T11:32:00Z"/>
          <w:rFonts w:asciiTheme="minorHAnsi" w:eastAsiaTheme="minorEastAsia" w:hAnsiTheme="minorHAnsi" w:cstheme="minorBidi"/>
          <w:b w:val="0"/>
          <w:bCs w:val="0"/>
          <w:noProof/>
          <w:color w:val="auto"/>
          <w:lang w:eastAsia="en-GB"/>
        </w:rPr>
      </w:pPr>
      <w:del w:id="266" w:author="Luuk van de Ven" w:date="2020-06-06T11:32:00Z">
        <w:r>
          <w:rPr>
            <w:b w:val="0"/>
            <w:bCs w:val="0"/>
          </w:rPr>
          <w:fldChar w:fldCharType="begin"/>
        </w:r>
      </w:del>
      <w:r>
        <w:instrText xml:space="preserve"> HYPERLINK \l "_Toc40711836" </w:instrText>
      </w:r>
      <w:del w:id="267" w:author="Luuk van de Ven" w:date="2020-06-06T11:32:00Z">
        <w:r>
          <w:rPr>
            <w:b w:val="0"/>
            <w:bCs w:val="0"/>
          </w:rPr>
          <w:fldChar w:fldCharType="separate"/>
        </w:r>
      </w:del>
      <w:ins w:id="268" w:author="Luuk van de Ven" w:date="2020-06-06T11:32:00Z">
        <w:r w:rsidR="00724897">
          <w:rPr>
            <w:b w:val="0"/>
            <w:bCs w:val="0"/>
            <w:noProof/>
            <w:lang w:val="en-GB"/>
          </w:rPr>
          <w:t>Error! Hyperlink reference not valid.</w:t>
        </w:r>
      </w:ins>
      <w:del w:id="269" w:author="Luuk van de Ven" w:date="2020-06-06T11:32:00Z">
        <w:r w:rsidR="00F12826" w:rsidRPr="00025001">
          <w:rPr>
            <w:rStyle w:val="Hyperlink"/>
            <w:noProof/>
            <w:lang w:val="en-GB"/>
          </w:rPr>
          <w:delText>Chapter 4: Critical Synthesis</w:delText>
        </w:r>
        <w:r w:rsidR="00F12826">
          <w:rPr>
            <w:noProof/>
            <w:webHidden/>
          </w:rPr>
          <w:tab/>
        </w:r>
        <w:r w:rsidR="00F12826">
          <w:rPr>
            <w:b w:val="0"/>
            <w:bCs w:val="0"/>
            <w:noProof/>
            <w:webHidden/>
          </w:rPr>
          <w:fldChar w:fldCharType="begin"/>
        </w:r>
        <w:r w:rsidR="00F12826">
          <w:rPr>
            <w:noProof/>
            <w:webHidden/>
          </w:rPr>
          <w:delInstrText xml:space="preserve"> PAGEREF _Toc40711836 \h </w:delInstrText>
        </w:r>
        <w:r w:rsidR="00F12826">
          <w:rPr>
            <w:b w:val="0"/>
            <w:bCs w:val="0"/>
            <w:noProof/>
            <w:webHidden/>
          </w:rPr>
        </w:r>
        <w:r w:rsidR="00F12826">
          <w:rPr>
            <w:b w:val="0"/>
            <w:bCs w:val="0"/>
            <w:noProof/>
            <w:webHidden/>
          </w:rPr>
          <w:fldChar w:fldCharType="separate"/>
        </w:r>
        <w:r w:rsidR="00F12826">
          <w:rPr>
            <w:noProof/>
            <w:webHidden/>
          </w:rPr>
          <w:delText>19</w:delText>
        </w:r>
        <w:r w:rsidR="00F12826">
          <w:rPr>
            <w:b w:val="0"/>
            <w:bCs w:val="0"/>
            <w:noProof/>
            <w:webHidden/>
          </w:rPr>
          <w:fldChar w:fldCharType="end"/>
        </w:r>
        <w:r>
          <w:rPr>
            <w:b w:val="0"/>
            <w:bCs w:val="0"/>
            <w:noProof/>
          </w:rPr>
          <w:fldChar w:fldCharType="end"/>
        </w:r>
      </w:del>
    </w:p>
    <w:p w14:paraId="7D721FB3" w14:textId="51156D80" w:rsidR="00F12826" w:rsidRDefault="00CF5CA7">
      <w:pPr>
        <w:pStyle w:val="TOC2"/>
        <w:tabs>
          <w:tab w:val="right" w:leader="dot" w:pos="9010"/>
        </w:tabs>
        <w:rPr>
          <w:del w:id="270" w:author="Luuk van de Ven" w:date="2020-06-06T11:32:00Z"/>
          <w:rFonts w:asciiTheme="minorHAnsi" w:eastAsiaTheme="minorEastAsia" w:hAnsiTheme="minorHAnsi" w:cstheme="minorBidi"/>
          <w:bCs w:val="0"/>
          <w:noProof/>
          <w:color w:val="auto"/>
          <w:szCs w:val="24"/>
          <w:lang w:eastAsia="en-GB"/>
        </w:rPr>
      </w:pPr>
      <w:del w:id="271" w:author="Luuk van de Ven" w:date="2020-06-06T11:32:00Z">
        <w:r>
          <w:rPr>
            <w:bCs w:val="0"/>
          </w:rPr>
          <w:fldChar w:fldCharType="begin"/>
        </w:r>
      </w:del>
      <w:r>
        <w:instrText xml:space="preserve"> HYPERLINK \l "_Toc40711837" </w:instrText>
      </w:r>
      <w:del w:id="272" w:author="Luuk van de Ven" w:date="2020-06-06T11:32:00Z">
        <w:r>
          <w:rPr>
            <w:bCs w:val="0"/>
          </w:rPr>
          <w:fldChar w:fldCharType="separate"/>
        </w:r>
      </w:del>
      <w:ins w:id="273" w:author="Luuk van de Ven" w:date="2020-06-06T11:32:00Z">
        <w:r w:rsidR="00724897">
          <w:rPr>
            <w:b/>
            <w:bCs w:val="0"/>
            <w:noProof/>
            <w:lang w:val="en-GB"/>
          </w:rPr>
          <w:t>Error! Hyperlink reference not valid.</w:t>
        </w:r>
      </w:ins>
      <w:del w:id="274" w:author="Luuk van de Ven" w:date="2020-06-06T11:32:00Z">
        <w:r w:rsidR="00F12826" w:rsidRPr="00025001">
          <w:rPr>
            <w:rStyle w:val="Hyperlink"/>
            <w:noProof/>
            <w:lang w:val="en-GB"/>
          </w:rPr>
          <w:delText>4.1 Studies that directly test the hypothesis (Attendance offline à participation online)</w:delText>
        </w:r>
        <w:r w:rsidR="00F12826">
          <w:rPr>
            <w:noProof/>
            <w:webHidden/>
          </w:rPr>
          <w:tab/>
        </w:r>
        <w:r w:rsidR="00F12826">
          <w:rPr>
            <w:bCs w:val="0"/>
            <w:noProof/>
            <w:webHidden/>
          </w:rPr>
          <w:fldChar w:fldCharType="begin"/>
        </w:r>
        <w:r w:rsidR="00F12826">
          <w:rPr>
            <w:noProof/>
            <w:webHidden/>
          </w:rPr>
          <w:delInstrText xml:space="preserve"> PAGEREF _Toc40711837 \h </w:delInstrText>
        </w:r>
        <w:r w:rsidR="00F12826">
          <w:rPr>
            <w:bCs w:val="0"/>
            <w:noProof/>
            <w:webHidden/>
          </w:rPr>
        </w:r>
        <w:r w:rsidR="00F12826">
          <w:rPr>
            <w:bCs w:val="0"/>
            <w:noProof/>
            <w:webHidden/>
          </w:rPr>
          <w:fldChar w:fldCharType="separate"/>
        </w:r>
        <w:r w:rsidR="00F12826">
          <w:rPr>
            <w:noProof/>
            <w:webHidden/>
          </w:rPr>
          <w:delText>20</w:delText>
        </w:r>
        <w:r w:rsidR="00F12826">
          <w:rPr>
            <w:bCs w:val="0"/>
            <w:noProof/>
            <w:webHidden/>
          </w:rPr>
          <w:fldChar w:fldCharType="end"/>
        </w:r>
        <w:r>
          <w:rPr>
            <w:bCs w:val="0"/>
            <w:noProof/>
          </w:rPr>
          <w:fldChar w:fldCharType="end"/>
        </w:r>
      </w:del>
    </w:p>
    <w:p w14:paraId="1E370DD7" w14:textId="0394AB2A" w:rsidR="00F12826" w:rsidRDefault="00CF5CA7">
      <w:pPr>
        <w:pStyle w:val="TOC2"/>
        <w:tabs>
          <w:tab w:val="right" w:leader="dot" w:pos="9010"/>
        </w:tabs>
        <w:rPr>
          <w:del w:id="275" w:author="Luuk van de Ven" w:date="2020-06-06T11:32:00Z"/>
          <w:rFonts w:asciiTheme="minorHAnsi" w:eastAsiaTheme="minorEastAsia" w:hAnsiTheme="minorHAnsi" w:cstheme="minorBidi"/>
          <w:bCs w:val="0"/>
          <w:noProof/>
          <w:color w:val="auto"/>
          <w:szCs w:val="24"/>
          <w:lang w:eastAsia="en-GB"/>
        </w:rPr>
      </w:pPr>
      <w:del w:id="276" w:author="Luuk van de Ven" w:date="2020-06-06T11:32:00Z">
        <w:r>
          <w:rPr>
            <w:bCs w:val="0"/>
          </w:rPr>
          <w:fldChar w:fldCharType="begin"/>
        </w:r>
      </w:del>
      <w:r>
        <w:instrText xml:space="preserve"> HYPERLINK \l "_Toc40711838" </w:instrText>
      </w:r>
      <w:del w:id="277" w:author="Luuk van de Ven" w:date="2020-06-06T11:32:00Z">
        <w:r>
          <w:rPr>
            <w:bCs w:val="0"/>
          </w:rPr>
          <w:fldChar w:fldCharType="separate"/>
        </w:r>
      </w:del>
      <w:ins w:id="278" w:author="Luuk van de Ven" w:date="2020-06-06T11:32:00Z">
        <w:r w:rsidR="00724897">
          <w:rPr>
            <w:b/>
            <w:bCs w:val="0"/>
            <w:noProof/>
            <w:lang w:val="en-GB"/>
          </w:rPr>
          <w:t>Error! Hyperlink reference not valid.</w:t>
        </w:r>
      </w:ins>
      <w:del w:id="279" w:author="Luuk van de Ven" w:date="2020-06-06T11:32:00Z">
        <w:r w:rsidR="00F12826" w:rsidRPr="00025001">
          <w:rPr>
            <w:rStyle w:val="Hyperlink"/>
            <w:noProof/>
            <w:lang w:val="en-GB"/>
          </w:rPr>
          <w:delText>4.2 Studies that test alternative hypotheses</w:delText>
        </w:r>
        <w:r w:rsidR="00F12826">
          <w:rPr>
            <w:noProof/>
            <w:webHidden/>
          </w:rPr>
          <w:tab/>
        </w:r>
        <w:r w:rsidR="00F12826">
          <w:rPr>
            <w:bCs w:val="0"/>
            <w:noProof/>
            <w:webHidden/>
          </w:rPr>
          <w:fldChar w:fldCharType="begin"/>
        </w:r>
        <w:r w:rsidR="00F12826">
          <w:rPr>
            <w:noProof/>
            <w:webHidden/>
          </w:rPr>
          <w:delInstrText xml:space="preserve"> PAGEREF _Toc40711838 \h </w:delInstrText>
        </w:r>
        <w:r w:rsidR="00F12826">
          <w:rPr>
            <w:bCs w:val="0"/>
            <w:noProof/>
            <w:webHidden/>
          </w:rPr>
        </w:r>
        <w:r w:rsidR="00F12826">
          <w:rPr>
            <w:bCs w:val="0"/>
            <w:noProof/>
            <w:webHidden/>
          </w:rPr>
          <w:fldChar w:fldCharType="separate"/>
        </w:r>
        <w:r w:rsidR="00F12826">
          <w:rPr>
            <w:noProof/>
            <w:webHidden/>
          </w:rPr>
          <w:delText>23</w:delText>
        </w:r>
        <w:r w:rsidR="00F12826">
          <w:rPr>
            <w:bCs w:val="0"/>
            <w:noProof/>
            <w:webHidden/>
          </w:rPr>
          <w:fldChar w:fldCharType="end"/>
        </w:r>
        <w:r>
          <w:rPr>
            <w:bCs w:val="0"/>
            <w:noProof/>
          </w:rPr>
          <w:fldChar w:fldCharType="end"/>
        </w:r>
      </w:del>
    </w:p>
    <w:p w14:paraId="411AB5AA" w14:textId="67D99CB2" w:rsidR="00F12826" w:rsidRDefault="00CF5CA7">
      <w:pPr>
        <w:pStyle w:val="TOC1"/>
        <w:tabs>
          <w:tab w:val="right" w:leader="dot" w:pos="9010"/>
        </w:tabs>
        <w:rPr>
          <w:del w:id="280" w:author="Luuk van de Ven" w:date="2020-06-06T11:32:00Z"/>
          <w:rFonts w:asciiTheme="minorHAnsi" w:eastAsiaTheme="minorEastAsia" w:hAnsiTheme="minorHAnsi" w:cstheme="minorBidi"/>
          <w:b w:val="0"/>
          <w:bCs w:val="0"/>
          <w:noProof/>
          <w:color w:val="auto"/>
          <w:lang w:eastAsia="en-GB"/>
        </w:rPr>
      </w:pPr>
      <w:del w:id="281" w:author="Luuk van de Ven" w:date="2020-06-06T11:32:00Z">
        <w:r>
          <w:rPr>
            <w:b w:val="0"/>
            <w:bCs w:val="0"/>
          </w:rPr>
          <w:fldChar w:fldCharType="begin"/>
        </w:r>
      </w:del>
      <w:r>
        <w:instrText xml:space="preserve"> HYPERLINK \l "_Toc40711839" </w:instrText>
      </w:r>
      <w:del w:id="282" w:author="Luuk van de Ven" w:date="2020-06-06T11:32:00Z">
        <w:r>
          <w:rPr>
            <w:b w:val="0"/>
            <w:bCs w:val="0"/>
          </w:rPr>
          <w:fldChar w:fldCharType="separate"/>
        </w:r>
      </w:del>
      <w:ins w:id="283" w:author="Luuk van de Ven" w:date="2020-06-06T11:32:00Z">
        <w:r w:rsidR="00724897">
          <w:rPr>
            <w:b w:val="0"/>
            <w:bCs w:val="0"/>
            <w:noProof/>
            <w:lang w:val="en-GB"/>
          </w:rPr>
          <w:t>Error! Hyperlink reference not valid.</w:t>
        </w:r>
      </w:ins>
      <w:del w:id="284" w:author="Luuk van de Ven" w:date="2020-06-06T11:32:00Z">
        <w:r w:rsidR="00F12826" w:rsidRPr="00025001">
          <w:rPr>
            <w:rStyle w:val="Hyperlink"/>
            <w:noProof/>
            <w:lang w:val="en-GB"/>
          </w:rPr>
          <w:delText>Chapter 5: Methods</w:delText>
        </w:r>
        <w:r w:rsidR="00F12826">
          <w:rPr>
            <w:noProof/>
            <w:webHidden/>
          </w:rPr>
          <w:tab/>
        </w:r>
        <w:r w:rsidR="00F12826">
          <w:rPr>
            <w:b w:val="0"/>
            <w:bCs w:val="0"/>
            <w:noProof/>
            <w:webHidden/>
          </w:rPr>
          <w:fldChar w:fldCharType="begin"/>
        </w:r>
        <w:r w:rsidR="00F12826">
          <w:rPr>
            <w:noProof/>
            <w:webHidden/>
          </w:rPr>
          <w:delInstrText xml:space="preserve"> PAGEREF _Toc40711839 \h </w:delInstrText>
        </w:r>
        <w:r w:rsidR="00F12826">
          <w:rPr>
            <w:b w:val="0"/>
            <w:bCs w:val="0"/>
            <w:noProof/>
            <w:webHidden/>
          </w:rPr>
        </w:r>
        <w:r w:rsidR="00F12826">
          <w:rPr>
            <w:b w:val="0"/>
            <w:bCs w:val="0"/>
            <w:noProof/>
            <w:webHidden/>
          </w:rPr>
          <w:fldChar w:fldCharType="separate"/>
        </w:r>
        <w:r w:rsidR="00F12826">
          <w:rPr>
            <w:noProof/>
            <w:webHidden/>
          </w:rPr>
          <w:delText>25</w:delText>
        </w:r>
        <w:r w:rsidR="00F12826">
          <w:rPr>
            <w:b w:val="0"/>
            <w:bCs w:val="0"/>
            <w:noProof/>
            <w:webHidden/>
          </w:rPr>
          <w:fldChar w:fldCharType="end"/>
        </w:r>
        <w:r>
          <w:rPr>
            <w:b w:val="0"/>
            <w:bCs w:val="0"/>
            <w:noProof/>
          </w:rPr>
          <w:fldChar w:fldCharType="end"/>
        </w:r>
      </w:del>
    </w:p>
    <w:p w14:paraId="38B81C51" w14:textId="6CA0CDF2" w:rsidR="00F12826" w:rsidRDefault="00CF5CA7">
      <w:pPr>
        <w:pStyle w:val="TOC2"/>
        <w:tabs>
          <w:tab w:val="right" w:leader="dot" w:pos="9010"/>
        </w:tabs>
        <w:rPr>
          <w:del w:id="285" w:author="Luuk van de Ven" w:date="2020-06-06T11:32:00Z"/>
          <w:rFonts w:asciiTheme="minorHAnsi" w:eastAsiaTheme="minorEastAsia" w:hAnsiTheme="minorHAnsi" w:cstheme="minorBidi"/>
          <w:bCs w:val="0"/>
          <w:noProof/>
          <w:color w:val="auto"/>
          <w:szCs w:val="24"/>
          <w:lang w:eastAsia="en-GB"/>
        </w:rPr>
      </w:pPr>
      <w:del w:id="286" w:author="Luuk van de Ven" w:date="2020-06-06T11:32:00Z">
        <w:r>
          <w:rPr>
            <w:bCs w:val="0"/>
          </w:rPr>
          <w:fldChar w:fldCharType="begin"/>
        </w:r>
      </w:del>
      <w:r>
        <w:instrText xml:space="preserve"> HYPERLINK \l "_Toc40711840" </w:instrText>
      </w:r>
      <w:del w:id="287" w:author="Luuk van de Ven" w:date="2020-06-06T11:32:00Z">
        <w:r>
          <w:rPr>
            <w:bCs w:val="0"/>
          </w:rPr>
          <w:fldChar w:fldCharType="separate"/>
        </w:r>
      </w:del>
      <w:ins w:id="288" w:author="Luuk van de Ven" w:date="2020-06-06T11:32:00Z">
        <w:r w:rsidR="00724897">
          <w:rPr>
            <w:b/>
            <w:bCs w:val="0"/>
            <w:noProof/>
            <w:lang w:val="en-GB"/>
          </w:rPr>
          <w:t>Error! Hyperlink reference not valid.</w:t>
        </w:r>
      </w:ins>
      <w:del w:id="289" w:author="Luuk van de Ven" w:date="2020-06-06T11:32:00Z">
        <w:r w:rsidR="00F12826" w:rsidRPr="00025001">
          <w:rPr>
            <w:rStyle w:val="Hyperlink"/>
            <w:noProof/>
            <w:lang w:val="en-GB"/>
          </w:rPr>
          <w:delText>5.1 Research strategy</w:delText>
        </w:r>
        <w:r w:rsidR="00F12826">
          <w:rPr>
            <w:noProof/>
            <w:webHidden/>
          </w:rPr>
          <w:tab/>
        </w:r>
        <w:r w:rsidR="00F12826">
          <w:rPr>
            <w:bCs w:val="0"/>
            <w:noProof/>
            <w:webHidden/>
          </w:rPr>
          <w:fldChar w:fldCharType="begin"/>
        </w:r>
        <w:r w:rsidR="00F12826">
          <w:rPr>
            <w:noProof/>
            <w:webHidden/>
          </w:rPr>
          <w:delInstrText xml:space="preserve"> PAGEREF _Toc40711840 \h </w:delInstrText>
        </w:r>
        <w:r w:rsidR="00F12826">
          <w:rPr>
            <w:bCs w:val="0"/>
            <w:noProof/>
            <w:webHidden/>
          </w:rPr>
        </w:r>
        <w:r w:rsidR="00F12826">
          <w:rPr>
            <w:bCs w:val="0"/>
            <w:noProof/>
            <w:webHidden/>
          </w:rPr>
          <w:fldChar w:fldCharType="separate"/>
        </w:r>
        <w:r w:rsidR="00F12826">
          <w:rPr>
            <w:noProof/>
            <w:webHidden/>
          </w:rPr>
          <w:delText>25</w:delText>
        </w:r>
        <w:r w:rsidR="00F12826">
          <w:rPr>
            <w:bCs w:val="0"/>
            <w:noProof/>
            <w:webHidden/>
          </w:rPr>
          <w:fldChar w:fldCharType="end"/>
        </w:r>
        <w:r>
          <w:rPr>
            <w:bCs w:val="0"/>
            <w:noProof/>
          </w:rPr>
          <w:fldChar w:fldCharType="end"/>
        </w:r>
      </w:del>
    </w:p>
    <w:p w14:paraId="0A2315F0" w14:textId="3FBD4440" w:rsidR="00F12826" w:rsidRDefault="00CF5CA7">
      <w:pPr>
        <w:pStyle w:val="TOC2"/>
        <w:tabs>
          <w:tab w:val="right" w:leader="dot" w:pos="9010"/>
        </w:tabs>
        <w:rPr>
          <w:del w:id="290" w:author="Luuk van de Ven" w:date="2020-06-06T11:32:00Z"/>
          <w:rFonts w:asciiTheme="minorHAnsi" w:eastAsiaTheme="minorEastAsia" w:hAnsiTheme="minorHAnsi" w:cstheme="minorBidi"/>
          <w:bCs w:val="0"/>
          <w:noProof/>
          <w:color w:val="auto"/>
          <w:szCs w:val="24"/>
          <w:lang w:eastAsia="en-GB"/>
        </w:rPr>
      </w:pPr>
      <w:del w:id="291" w:author="Luuk van de Ven" w:date="2020-06-06T11:32:00Z">
        <w:r>
          <w:rPr>
            <w:bCs w:val="0"/>
          </w:rPr>
          <w:fldChar w:fldCharType="begin"/>
        </w:r>
      </w:del>
      <w:r>
        <w:instrText xml:space="preserve"> HYPERLINK \l "_Toc40711841" </w:instrText>
      </w:r>
      <w:del w:id="292" w:author="Luuk van de Ven" w:date="2020-06-06T11:32:00Z">
        <w:r>
          <w:rPr>
            <w:bCs w:val="0"/>
          </w:rPr>
          <w:fldChar w:fldCharType="separate"/>
        </w:r>
      </w:del>
      <w:ins w:id="293" w:author="Luuk van de Ven" w:date="2020-06-06T11:32:00Z">
        <w:r w:rsidR="00724897">
          <w:rPr>
            <w:b/>
            <w:bCs w:val="0"/>
            <w:noProof/>
            <w:lang w:val="en-GB"/>
          </w:rPr>
          <w:t>Error! Hyperlink reference not valid.</w:t>
        </w:r>
      </w:ins>
      <w:del w:id="294" w:author="Luuk van de Ven" w:date="2020-06-06T11:32:00Z">
        <w:r w:rsidR="00F12826" w:rsidRPr="00025001">
          <w:rPr>
            <w:rStyle w:val="Hyperlink"/>
            <w:noProof/>
            <w:lang w:val="en-GB"/>
          </w:rPr>
          <w:delText>5.2 Population</w:delText>
        </w:r>
        <w:r w:rsidR="00F12826">
          <w:rPr>
            <w:noProof/>
            <w:webHidden/>
          </w:rPr>
          <w:tab/>
        </w:r>
        <w:r w:rsidR="00F12826">
          <w:rPr>
            <w:bCs w:val="0"/>
            <w:noProof/>
            <w:webHidden/>
          </w:rPr>
          <w:fldChar w:fldCharType="begin"/>
        </w:r>
        <w:r w:rsidR="00F12826">
          <w:rPr>
            <w:noProof/>
            <w:webHidden/>
          </w:rPr>
          <w:delInstrText xml:space="preserve"> PAGEREF _Toc40711841 \h </w:delInstrText>
        </w:r>
        <w:r w:rsidR="00F12826">
          <w:rPr>
            <w:bCs w:val="0"/>
            <w:noProof/>
            <w:webHidden/>
          </w:rPr>
        </w:r>
        <w:r w:rsidR="00F12826">
          <w:rPr>
            <w:bCs w:val="0"/>
            <w:noProof/>
            <w:webHidden/>
          </w:rPr>
          <w:fldChar w:fldCharType="separate"/>
        </w:r>
        <w:r w:rsidR="00F12826">
          <w:rPr>
            <w:noProof/>
            <w:webHidden/>
          </w:rPr>
          <w:delText>26</w:delText>
        </w:r>
        <w:r w:rsidR="00F12826">
          <w:rPr>
            <w:bCs w:val="0"/>
            <w:noProof/>
            <w:webHidden/>
          </w:rPr>
          <w:fldChar w:fldCharType="end"/>
        </w:r>
        <w:r>
          <w:rPr>
            <w:bCs w:val="0"/>
            <w:noProof/>
          </w:rPr>
          <w:fldChar w:fldCharType="end"/>
        </w:r>
      </w:del>
    </w:p>
    <w:p w14:paraId="7F0D48BD" w14:textId="49AEF652" w:rsidR="00F12826" w:rsidRDefault="00CF5CA7">
      <w:pPr>
        <w:pStyle w:val="TOC2"/>
        <w:tabs>
          <w:tab w:val="right" w:leader="dot" w:pos="9010"/>
        </w:tabs>
        <w:rPr>
          <w:del w:id="295" w:author="Luuk van de Ven" w:date="2020-06-06T11:32:00Z"/>
          <w:rFonts w:asciiTheme="minorHAnsi" w:eastAsiaTheme="minorEastAsia" w:hAnsiTheme="minorHAnsi" w:cstheme="minorBidi"/>
          <w:bCs w:val="0"/>
          <w:noProof/>
          <w:color w:val="auto"/>
          <w:szCs w:val="24"/>
          <w:lang w:eastAsia="en-GB"/>
        </w:rPr>
      </w:pPr>
      <w:del w:id="296" w:author="Luuk van de Ven" w:date="2020-06-06T11:32:00Z">
        <w:r>
          <w:rPr>
            <w:bCs w:val="0"/>
          </w:rPr>
          <w:fldChar w:fldCharType="begin"/>
        </w:r>
      </w:del>
      <w:r>
        <w:instrText xml:space="preserve"> HYPERLINK \l "_Toc40711842" </w:instrText>
      </w:r>
      <w:del w:id="297" w:author="Luuk van de Ven" w:date="2020-06-06T11:32:00Z">
        <w:r>
          <w:rPr>
            <w:bCs w:val="0"/>
          </w:rPr>
          <w:fldChar w:fldCharType="separate"/>
        </w:r>
      </w:del>
      <w:ins w:id="298" w:author="Luuk van de Ven" w:date="2020-06-06T11:32:00Z">
        <w:r w:rsidR="00724897">
          <w:rPr>
            <w:b/>
            <w:bCs w:val="0"/>
            <w:noProof/>
            <w:lang w:val="en-GB"/>
          </w:rPr>
          <w:t>Error! Hyperlink reference not valid.</w:t>
        </w:r>
      </w:ins>
      <w:del w:id="299" w:author="Luuk van de Ven" w:date="2020-06-06T11:32:00Z">
        <w:r w:rsidR="00F12826" w:rsidRPr="00025001">
          <w:rPr>
            <w:rStyle w:val="Hyperlink"/>
            <w:noProof/>
            <w:lang w:val="en-GB"/>
          </w:rPr>
          <w:delText>5.3 Measurement protocol</w:delText>
        </w:r>
        <w:r w:rsidR="00F12826">
          <w:rPr>
            <w:noProof/>
            <w:webHidden/>
          </w:rPr>
          <w:tab/>
        </w:r>
        <w:r w:rsidR="00F12826">
          <w:rPr>
            <w:bCs w:val="0"/>
            <w:noProof/>
            <w:webHidden/>
          </w:rPr>
          <w:fldChar w:fldCharType="begin"/>
        </w:r>
        <w:r w:rsidR="00F12826">
          <w:rPr>
            <w:noProof/>
            <w:webHidden/>
          </w:rPr>
          <w:delInstrText xml:space="preserve"> PAGEREF _Toc40711842 \h </w:delInstrText>
        </w:r>
        <w:r w:rsidR="00F12826">
          <w:rPr>
            <w:bCs w:val="0"/>
            <w:noProof/>
            <w:webHidden/>
          </w:rPr>
        </w:r>
        <w:r w:rsidR="00F12826">
          <w:rPr>
            <w:bCs w:val="0"/>
            <w:noProof/>
            <w:webHidden/>
          </w:rPr>
          <w:fldChar w:fldCharType="separate"/>
        </w:r>
        <w:r w:rsidR="00F12826">
          <w:rPr>
            <w:noProof/>
            <w:webHidden/>
          </w:rPr>
          <w:delText>27</w:delText>
        </w:r>
        <w:r w:rsidR="00F12826">
          <w:rPr>
            <w:bCs w:val="0"/>
            <w:noProof/>
            <w:webHidden/>
          </w:rPr>
          <w:fldChar w:fldCharType="end"/>
        </w:r>
        <w:r>
          <w:rPr>
            <w:bCs w:val="0"/>
            <w:noProof/>
          </w:rPr>
          <w:fldChar w:fldCharType="end"/>
        </w:r>
      </w:del>
    </w:p>
    <w:p w14:paraId="3BAC6F79" w14:textId="3ED1CB06" w:rsidR="00F12826" w:rsidRDefault="00CF5CA7">
      <w:pPr>
        <w:pStyle w:val="TOC1"/>
        <w:tabs>
          <w:tab w:val="right" w:leader="dot" w:pos="9010"/>
        </w:tabs>
        <w:rPr>
          <w:del w:id="300" w:author="Luuk van de Ven" w:date="2020-06-06T11:32:00Z"/>
          <w:rFonts w:asciiTheme="minorHAnsi" w:eastAsiaTheme="minorEastAsia" w:hAnsiTheme="minorHAnsi" w:cstheme="minorBidi"/>
          <w:b w:val="0"/>
          <w:bCs w:val="0"/>
          <w:noProof/>
          <w:color w:val="auto"/>
          <w:lang w:eastAsia="en-GB"/>
        </w:rPr>
      </w:pPr>
      <w:del w:id="301" w:author="Luuk van de Ven" w:date="2020-06-06T11:32:00Z">
        <w:r>
          <w:rPr>
            <w:b w:val="0"/>
            <w:bCs w:val="0"/>
          </w:rPr>
          <w:fldChar w:fldCharType="begin"/>
        </w:r>
      </w:del>
      <w:r>
        <w:instrText xml:space="preserve"> HYPERLINK \l "_Toc40711843" </w:instrText>
      </w:r>
      <w:del w:id="302" w:author="Luuk van de Ven" w:date="2020-06-06T11:32:00Z">
        <w:r>
          <w:rPr>
            <w:b w:val="0"/>
            <w:bCs w:val="0"/>
          </w:rPr>
          <w:fldChar w:fldCharType="separate"/>
        </w:r>
      </w:del>
      <w:ins w:id="303" w:author="Luuk van de Ven" w:date="2020-06-06T11:32:00Z">
        <w:r w:rsidR="00724897">
          <w:rPr>
            <w:b w:val="0"/>
            <w:bCs w:val="0"/>
            <w:noProof/>
            <w:lang w:val="en-GB"/>
          </w:rPr>
          <w:t>Error! Hyperlink reference not valid.</w:t>
        </w:r>
      </w:ins>
      <w:del w:id="304" w:author="Luuk van de Ven" w:date="2020-06-06T11:32:00Z">
        <w:r w:rsidR="00F12826" w:rsidRPr="00025001">
          <w:rPr>
            <w:rStyle w:val="Hyperlink"/>
            <w:noProof/>
            <w:lang w:val="en-GB"/>
          </w:rPr>
          <w:delText>Chapter 6: Results</w:delText>
        </w:r>
        <w:r w:rsidR="00F12826">
          <w:rPr>
            <w:noProof/>
            <w:webHidden/>
          </w:rPr>
          <w:tab/>
        </w:r>
        <w:r w:rsidR="00F12826">
          <w:rPr>
            <w:b w:val="0"/>
            <w:bCs w:val="0"/>
            <w:noProof/>
            <w:webHidden/>
          </w:rPr>
          <w:fldChar w:fldCharType="begin"/>
        </w:r>
        <w:r w:rsidR="00F12826">
          <w:rPr>
            <w:noProof/>
            <w:webHidden/>
          </w:rPr>
          <w:delInstrText xml:space="preserve"> PAGEREF _Toc40711843 \h </w:delInstrText>
        </w:r>
        <w:r w:rsidR="00F12826">
          <w:rPr>
            <w:b w:val="0"/>
            <w:bCs w:val="0"/>
            <w:noProof/>
            <w:webHidden/>
          </w:rPr>
        </w:r>
        <w:r w:rsidR="00F12826">
          <w:rPr>
            <w:b w:val="0"/>
            <w:bCs w:val="0"/>
            <w:noProof/>
            <w:webHidden/>
          </w:rPr>
          <w:fldChar w:fldCharType="separate"/>
        </w:r>
        <w:r w:rsidR="00F12826">
          <w:rPr>
            <w:noProof/>
            <w:webHidden/>
          </w:rPr>
          <w:delText>32</w:delText>
        </w:r>
        <w:r w:rsidR="00F12826">
          <w:rPr>
            <w:b w:val="0"/>
            <w:bCs w:val="0"/>
            <w:noProof/>
            <w:webHidden/>
          </w:rPr>
          <w:fldChar w:fldCharType="end"/>
        </w:r>
        <w:r>
          <w:rPr>
            <w:b w:val="0"/>
            <w:bCs w:val="0"/>
            <w:noProof/>
          </w:rPr>
          <w:fldChar w:fldCharType="end"/>
        </w:r>
      </w:del>
    </w:p>
    <w:p w14:paraId="613D55B0" w14:textId="218E923C" w:rsidR="00F12826" w:rsidRDefault="00CF5CA7">
      <w:pPr>
        <w:pStyle w:val="TOC2"/>
        <w:tabs>
          <w:tab w:val="right" w:leader="dot" w:pos="9010"/>
        </w:tabs>
        <w:rPr>
          <w:del w:id="305" w:author="Luuk van de Ven" w:date="2020-06-06T11:32:00Z"/>
          <w:rFonts w:asciiTheme="minorHAnsi" w:eastAsiaTheme="minorEastAsia" w:hAnsiTheme="minorHAnsi" w:cstheme="minorBidi"/>
          <w:bCs w:val="0"/>
          <w:noProof/>
          <w:color w:val="auto"/>
          <w:szCs w:val="24"/>
          <w:lang w:eastAsia="en-GB"/>
        </w:rPr>
      </w:pPr>
      <w:del w:id="306" w:author="Luuk van de Ven" w:date="2020-06-06T11:32:00Z">
        <w:r>
          <w:rPr>
            <w:bCs w:val="0"/>
          </w:rPr>
          <w:fldChar w:fldCharType="begin"/>
        </w:r>
      </w:del>
      <w:r>
        <w:instrText xml:space="preserve"> HYPERLINK \l "_Toc40711844" </w:instrText>
      </w:r>
      <w:del w:id="307" w:author="Luuk van de Ven" w:date="2020-06-06T11:32:00Z">
        <w:r>
          <w:rPr>
            <w:bCs w:val="0"/>
          </w:rPr>
          <w:fldChar w:fldCharType="separate"/>
        </w:r>
      </w:del>
      <w:ins w:id="308" w:author="Luuk van de Ven" w:date="2020-06-06T11:32:00Z">
        <w:r w:rsidR="00724897">
          <w:rPr>
            <w:b/>
            <w:bCs w:val="0"/>
            <w:noProof/>
            <w:lang w:val="en-GB"/>
          </w:rPr>
          <w:t>Error! Hyperlink reference not valid.</w:t>
        </w:r>
      </w:ins>
      <w:del w:id="309" w:author="Luuk van de Ven" w:date="2020-06-06T11:32:00Z">
        <w:r w:rsidR="00F12826" w:rsidRPr="00025001">
          <w:rPr>
            <w:rStyle w:val="Hyperlink"/>
            <w:noProof/>
            <w:lang w:val="en-GB"/>
          </w:rPr>
          <w:delText>6.1 Treatment effects</w:delText>
        </w:r>
        <w:r w:rsidR="00F12826">
          <w:rPr>
            <w:noProof/>
            <w:webHidden/>
          </w:rPr>
          <w:tab/>
        </w:r>
        <w:r w:rsidR="00F12826">
          <w:rPr>
            <w:bCs w:val="0"/>
            <w:noProof/>
            <w:webHidden/>
          </w:rPr>
          <w:fldChar w:fldCharType="begin"/>
        </w:r>
        <w:r w:rsidR="00F12826">
          <w:rPr>
            <w:noProof/>
            <w:webHidden/>
          </w:rPr>
          <w:delInstrText xml:space="preserve"> PAGEREF _Toc40711844 \h </w:delInstrText>
        </w:r>
        <w:r w:rsidR="00F12826">
          <w:rPr>
            <w:bCs w:val="0"/>
            <w:noProof/>
            <w:webHidden/>
          </w:rPr>
        </w:r>
        <w:r w:rsidR="00F12826">
          <w:rPr>
            <w:bCs w:val="0"/>
            <w:noProof/>
            <w:webHidden/>
          </w:rPr>
          <w:fldChar w:fldCharType="separate"/>
        </w:r>
        <w:r w:rsidR="00F12826">
          <w:rPr>
            <w:noProof/>
            <w:webHidden/>
          </w:rPr>
          <w:delText>34</w:delText>
        </w:r>
        <w:r w:rsidR="00F12826">
          <w:rPr>
            <w:bCs w:val="0"/>
            <w:noProof/>
            <w:webHidden/>
          </w:rPr>
          <w:fldChar w:fldCharType="end"/>
        </w:r>
        <w:r>
          <w:rPr>
            <w:bCs w:val="0"/>
            <w:noProof/>
          </w:rPr>
          <w:fldChar w:fldCharType="end"/>
        </w:r>
      </w:del>
    </w:p>
    <w:p w14:paraId="090D2DE3" w14:textId="36F89010" w:rsidR="00F12826" w:rsidRDefault="00CF5CA7">
      <w:pPr>
        <w:pStyle w:val="TOC2"/>
        <w:tabs>
          <w:tab w:val="right" w:leader="dot" w:pos="9010"/>
        </w:tabs>
        <w:rPr>
          <w:del w:id="310" w:author="Luuk van de Ven" w:date="2020-06-06T11:32:00Z"/>
          <w:rFonts w:asciiTheme="minorHAnsi" w:eastAsiaTheme="minorEastAsia" w:hAnsiTheme="minorHAnsi" w:cstheme="minorBidi"/>
          <w:bCs w:val="0"/>
          <w:noProof/>
          <w:color w:val="auto"/>
          <w:szCs w:val="24"/>
          <w:lang w:eastAsia="en-GB"/>
        </w:rPr>
      </w:pPr>
      <w:del w:id="311" w:author="Luuk van de Ven" w:date="2020-06-06T11:32:00Z">
        <w:r>
          <w:rPr>
            <w:bCs w:val="0"/>
          </w:rPr>
          <w:fldChar w:fldCharType="begin"/>
        </w:r>
      </w:del>
      <w:r>
        <w:instrText xml:space="preserve"> HYPERLINK \l "_Toc40711845" </w:instrText>
      </w:r>
      <w:del w:id="312" w:author="Luuk van de Ven" w:date="2020-06-06T11:32:00Z">
        <w:r>
          <w:rPr>
            <w:bCs w:val="0"/>
          </w:rPr>
          <w:fldChar w:fldCharType="separate"/>
        </w:r>
      </w:del>
      <w:ins w:id="313" w:author="Luuk van de Ven" w:date="2020-06-06T11:32:00Z">
        <w:r w:rsidR="00724897">
          <w:rPr>
            <w:b/>
            <w:bCs w:val="0"/>
            <w:noProof/>
            <w:lang w:val="en-GB"/>
          </w:rPr>
          <w:t>Error! Hyperlink reference not valid.</w:t>
        </w:r>
      </w:ins>
      <w:del w:id="314" w:author="Luuk van de Ven" w:date="2020-06-06T11:32:00Z">
        <w:r w:rsidR="00F12826" w:rsidRPr="00025001">
          <w:rPr>
            <w:rStyle w:val="Hyperlink"/>
            <w:noProof/>
            <w:lang w:val="en-GB"/>
          </w:rPr>
          <w:delText>6.2 Moderating effect</w:delText>
        </w:r>
        <w:r w:rsidR="00F12826">
          <w:rPr>
            <w:noProof/>
            <w:webHidden/>
          </w:rPr>
          <w:tab/>
        </w:r>
        <w:r w:rsidR="00F12826">
          <w:rPr>
            <w:bCs w:val="0"/>
            <w:noProof/>
            <w:webHidden/>
          </w:rPr>
          <w:fldChar w:fldCharType="begin"/>
        </w:r>
        <w:r w:rsidR="00F12826">
          <w:rPr>
            <w:noProof/>
            <w:webHidden/>
          </w:rPr>
          <w:delInstrText xml:space="preserve"> PAGEREF _Toc40711845 \h </w:delInstrText>
        </w:r>
        <w:r w:rsidR="00F12826">
          <w:rPr>
            <w:bCs w:val="0"/>
            <w:noProof/>
            <w:webHidden/>
          </w:rPr>
        </w:r>
        <w:r w:rsidR="00F12826">
          <w:rPr>
            <w:bCs w:val="0"/>
            <w:noProof/>
            <w:webHidden/>
          </w:rPr>
          <w:fldChar w:fldCharType="separate"/>
        </w:r>
        <w:r w:rsidR="00F12826">
          <w:rPr>
            <w:noProof/>
            <w:webHidden/>
          </w:rPr>
          <w:delText>35</w:delText>
        </w:r>
        <w:r w:rsidR="00F12826">
          <w:rPr>
            <w:bCs w:val="0"/>
            <w:noProof/>
            <w:webHidden/>
          </w:rPr>
          <w:fldChar w:fldCharType="end"/>
        </w:r>
        <w:r>
          <w:rPr>
            <w:bCs w:val="0"/>
            <w:noProof/>
          </w:rPr>
          <w:fldChar w:fldCharType="end"/>
        </w:r>
      </w:del>
    </w:p>
    <w:p w14:paraId="59A614FC" w14:textId="4D12DBE5" w:rsidR="00F12826" w:rsidRDefault="00CF5CA7">
      <w:pPr>
        <w:pStyle w:val="TOC2"/>
        <w:tabs>
          <w:tab w:val="right" w:leader="dot" w:pos="9010"/>
        </w:tabs>
        <w:rPr>
          <w:del w:id="315" w:author="Luuk van de Ven" w:date="2020-06-06T11:32:00Z"/>
          <w:rFonts w:asciiTheme="minorHAnsi" w:eastAsiaTheme="minorEastAsia" w:hAnsiTheme="minorHAnsi" w:cstheme="minorBidi"/>
          <w:bCs w:val="0"/>
          <w:noProof/>
          <w:color w:val="auto"/>
          <w:szCs w:val="24"/>
          <w:lang w:eastAsia="en-GB"/>
        </w:rPr>
      </w:pPr>
      <w:del w:id="316" w:author="Luuk van de Ven" w:date="2020-06-06T11:32:00Z">
        <w:r>
          <w:rPr>
            <w:bCs w:val="0"/>
          </w:rPr>
          <w:fldChar w:fldCharType="begin"/>
        </w:r>
      </w:del>
      <w:r>
        <w:instrText xml:space="preserve"> HYPERLINK \l "_Toc40711846" </w:instrText>
      </w:r>
      <w:del w:id="317" w:author="Luuk van de Ven" w:date="2020-06-06T11:32:00Z">
        <w:r>
          <w:rPr>
            <w:bCs w:val="0"/>
          </w:rPr>
          <w:fldChar w:fldCharType="separate"/>
        </w:r>
      </w:del>
      <w:ins w:id="318" w:author="Luuk van de Ven" w:date="2020-06-06T11:32:00Z">
        <w:r w:rsidR="00724897">
          <w:rPr>
            <w:b/>
            <w:bCs w:val="0"/>
            <w:noProof/>
            <w:lang w:val="en-GB"/>
          </w:rPr>
          <w:t>Error! Hyperlink reference not valid.</w:t>
        </w:r>
      </w:ins>
      <w:del w:id="319" w:author="Luuk van de Ven" w:date="2020-06-06T11:32:00Z">
        <w:r w:rsidR="00F12826" w:rsidRPr="00025001">
          <w:rPr>
            <w:rStyle w:val="Hyperlink"/>
            <w:noProof/>
            <w:lang w:val="en-GB"/>
          </w:rPr>
          <w:delText>6.3 Control variables</w:delText>
        </w:r>
        <w:r w:rsidR="00F12826">
          <w:rPr>
            <w:noProof/>
            <w:webHidden/>
          </w:rPr>
          <w:tab/>
        </w:r>
        <w:r w:rsidR="00F12826">
          <w:rPr>
            <w:bCs w:val="0"/>
            <w:noProof/>
            <w:webHidden/>
          </w:rPr>
          <w:fldChar w:fldCharType="begin"/>
        </w:r>
        <w:r w:rsidR="00F12826">
          <w:rPr>
            <w:noProof/>
            <w:webHidden/>
          </w:rPr>
          <w:delInstrText xml:space="preserve"> PAGEREF _Toc40711846 \h </w:delInstrText>
        </w:r>
        <w:r w:rsidR="00F12826">
          <w:rPr>
            <w:bCs w:val="0"/>
            <w:noProof/>
            <w:webHidden/>
          </w:rPr>
        </w:r>
        <w:r w:rsidR="00F12826">
          <w:rPr>
            <w:bCs w:val="0"/>
            <w:noProof/>
            <w:webHidden/>
          </w:rPr>
          <w:fldChar w:fldCharType="separate"/>
        </w:r>
        <w:r w:rsidR="00F12826">
          <w:rPr>
            <w:noProof/>
            <w:webHidden/>
          </w:rPr>
          <w:delText>35</w:delText>
        </w:r>
        <w:r w:rsidR="00F12826">
          <w:rPr>
            <w:bCs w:val="0"/>
            <w:noProof/>
            <w:webHidden/>
          </w:rPr>
          <w:fldChar w:fldCharType="end"/>
        </w:r>
        <w:r>
          <w:rPr>
            <w:bCs w:val="0"/>
            <w:noProof/>
          </w:rPr>
          <w:fldChar w:fldCharType="end"/>
        </w:r>
      </w:del>
    </w:p>
    <w:p w14:paraId="537FF83D" w14:textId="4E9427A6" w:rsidR="00F12826" w:rsidRDefault="00CF5CA7">
      <w:pPr>
        <w:pStyle w:val="TOC2"/>
        <w:tabs>
          <w:tab w:val="right" w:leader="dot" w:pos="9010"/>
        </w:tabs>
        <w:rPr>
          <w:del w:id="320" w:author="Luuk van de Ven" w:date="2020-06-06T11:32:00Z"/>
          <w:rFonts w:asciiTheme="minorHAnsi" w:eastAsiaTheme="minorEastAsia" w:hAnsiTheme="minorHAnsi" w:cstheme="minorBidi"/>
          <w:bCs w:val="0"/>
          <w:noProof/>
          <w:color w:val="auto"/>
          <w:szCs w:val="24"/>
          <w:lang w:eastAsia="en-GB"/>
        </w:rPr>
      </w:pPr>
      <w:del w:id="321" w:author="Luuk van de Ven" w:date="2020-06-06T11:32:00Z">
        <w:r>
          <w:rPr>
            <w:bCs w:val="0"/>
          </w:rPr>
          <w:fldChar w:fldCharType="begin"/>
        </w:r>
      </w:del>
      <w:r>
        <w:instrText xml:space="preserve"> HYPERLINK \l "_Toc40711847" </w:instrText>
      </w:r>
      <w:del w:id="322" w:author="Luuk van de Ven" w:date="2020-06-06T11:32:00Z">
        <w:r>
          <w:rPr>
            <w:bCs w:val="0"/>
          </w:rPr>
          <w:fldChar w:fldCharType="separate"/>
        </w:r>
      </w:del>
      <w:ins w:id="323" w:author="Luuk van de Ven" w:date="2020-06-06T11:32:00Z">
        <w:r w:rsidR="00724897">
          <w:rPr>
            <w:b/>
            <w:bCs w:val="0"/>
            <w:noProof/>
            <w:lang w:val="en-GB"/>
          </w:rPr>
          <w:t>Error! Hyperlink reference not valid.</w:t>
        </w:r>
      </w:ins>
      <w:del w:id="324" w:author="Luuk van de Ven" w:date="2020-06-06T11:32:00Z">
        <w:r w:rsidR="00F12826" w:rsidRPr="00025001">
          <w:rPr>
            <w:rStyle w:val="Hyperlink"/>
            <w:noProof/>
            <w:lang w:val="en-GB"/>
          </w:rPr>
          <w:delText>6.4 Managerial implications</w:delText>
        </w:r>
        <w:r w:rsidR="00F12826">
          <w:rPr>
            <w:noProof/>
            <w:webHidden/>
          </w:rPr>
          <w:tab/>
        </w:r>
        <w:r w:rsidR="00F12826">
          <w:rPr>
            <w:bCs w:val="0"/>
            <w:noProof/>
            <w:webHidden/>
          </w:rPr>
          <w:fldChar w:fldCharType="begin"/>
        </w:r>
        <w:r w:rsidR="00F12826">
          <w:rPr>
            <w:noProof/>
            <w:webHidden/>
          </w:rPr>
          <w:delInstrText xml:space="preserve"> PAGEREF _Toc40711847 \h </w:delInstrText>
        </w:r>
        <w:r w:rsidR="00F12826">
          <w:rPr>
            <w:bCs w:val="0"/>
            <w:noProof/>
            <w:webHidden/>
          </w:rPr>
        </w:r>
        <w:r w:rsidR="00F12826">
          <w:rPr>
            <w:bCs w:val="0"/>
            <w:noProof/>
            <w:webHidden/>
          </w:rPr>
          <w:fldChar w:fldCharType="separate"/>
        </w:r>
        <w:r w:rsidR="00F12826">
          <w:rPr>
            <w:noProof/>
            <w:webHidden/>
          </w:rPr>
          <w:delText>39</w:delText>
        </w:r>
        <w:r w:rsidR="00F12826">
          <w:rPr>
            <w:bCs w:val="0"/>
            <w:noProof/>
            <w:webHidden/>
          </w:rPr>
          <w:fldChar w:fldCharType="end"/>
        </w:r>
        <w:r>
          <w:rPr>
            <w:bCs w:val="0"/>
            <w:noProof/>
          </w:rPr>
          <w:fldChar w:fldCharType="end"/>
        </w:r>
      </w:del>
    </w:p>
    <w:p w14:paraId="6F631D31" w14:textId="3E77C2FE" w:rsidR="00F12826" w:rsidRDefault="00CF5CA7">
      <w:pPr>
        <w:pStyle w:val="TOC2"/>
        <w:tabs>
          <w:tab w:val="right" w:leader="dot" w:pos="9010"/>
        </w:tabs>
        <w:rPr>
          <w:del w:id="325" w:author="Luuk van de Ven" w:date="2020-06-06T11:32:00Z"/>
          <w:rFonts w:asciiTheme="minorHAnsi" w:eastAsiaTheme="minorEastAsia" w:hAnsiTheme="minorHAnsi" w:cstheme="minorBidi"/>
          <w:bCs w:val="0"/>
          <w:noProof/>
          <w:color w:val="auto"/>
          <w:szCs w:val="24"/>
          <w:lang w:eastAsia="en-GB"/>
        </w:rPr>
      </w:pPr>
      <w:del w:id="326" w:author="Luuk van de Ven" w:date="2020-06-06T11:32:00Z">
        <w:r>
          <w:rPr>
            <w:bCs w:val="0"/>
          </w:rPr>
          <w:fldChar w:fldCharType="begin"/>
        </w:r>
      </w:del>
      <w:r>
        <w:instrText xml:space="preserve"> HYPERLINK \l "_Toc40711848" </w:instrText>
      </w:r>
      <w:del w:id="327" w:author="Luuk van de Ven" w:date="2020-06-06T11:32:00Z">
        <w:r>
          <w:rPr>
            <w:bCs w:val="0"/>
          </w:rPr>
          <w:fldChar w:fldCharType="separate"/>
        </w:r>
      </w:del>
      <w:ins w:id="328" w:author="Luuk van de Ven" w:date="2020-06-06T11:32:00Z">
        <w:r w:rsidR="00724897">
          <w:rPr>
            <w:b/>
            <w:bCs w:val="0"/>
            <w:noProof/>
            <w:lang w:val="en-GB"/>
          </w:rPr>
          <w:t>Error! Hyperlink reference not valid.</w:t>
        </w:r>
      </w:ins>
      <w:del w:id="329" w:author="Luuk van de Ven" w:date="2020-06-06T11:32:00Z">
        <w:r w:rsidR="00F12826" w:rsidRPr="00025001">
          <w:rPr>
            <w:rStyle w:val="Hyperlink"/>
            <w:noProof/>
            <w:lang w:val="en-GB"/>
          </w:rPr>
          <w:delText>6.5 Lessons learned</w:delText>
        </w:r>
        <w:r w:rsidR="00F12826">
          <w:rPr>
            <w:noProof/>
            <w:webHidden/>
          </w:rPr>
          <w:tab/>
        </w:r>
        <w:r w:rsidR="00F12826">
          <w:rPr>
            <w:bCs w:val="0"/>
            <w:noProof/>
            <w:webHidden/>
          </w:rPr>
          <w:fldChar w:fldCharType="begin"/>
        </w:r>
        <w:r w:rsidR="00F12826">
          <w:rPr>
            <w:noProof/>
            <w:webHidden/>
          </w:rPr>
          <w:delInstrText xml:space="preserve"> PAGEREF _Toc40711848 \h </w:delInstrText>
        </w:r>
        <w:r w:rsidR="00F12826">
          <w:rPr>
            <w:bCs w:val="0"/>
            <w:noProof/>
            <w:webHidden/>
          </w:rPr>
        </w:r>
        <w:r w:rsidR="00F12826">
          <w:rPr>
            <w:bCs w:val="0"/>
            <w:noProof/>
            <w:webHidden/>
          </w:rPr>
          <w:fldChar w:fldCharType="separate"/>
        </w:r>
        <w:r w:rsidR="00F12826">
          <w:rPr>
            <w:noProof/>
            <w:webHidden/>
          </w:rPr>
          <w:delText>41</w:delText>
        </w:r>
        <w:r w:rsidR="00F12826">
          <w:rPr>
            <w:bCs w:val="0"/>
            <w:noProof/>
            <w:webHidden/>
          </w:rPr>
          <w:fldChar w:fldCharType="end"/>
        </w:r>
        <w:r>
          <w:rPr>
            <w:bCs w:val="0"/>
            <w:noProof/>
          </w:rPr>
          <w:fldChar w:fldCharType="end"/>
        </w:r>
      </w:del>
    </w:p>
    <w:p w14:paraId="4863C342" w14:textId="3E1D8EC3" w:rsidR="00F12826" w:rsidRDefault="00CF5CA7">
      <w:pPr>
        <w:pStyle w:val="TOC1"/>
        <w:tabs>
          <w:tab w:val="right" w:leader="dot" w:pos="9010"/>
        </w:tabs>
        <w:rPr>
          <w:del w:id="330" w:author="Luuk van de Ven" w:date="2020-06-06T11:32:00Z"/>
          <w:rFonts w:asciiTheme="minorHAnsi" w:eastAsiaTheme="minorEastAsia" w:hAnsiTheme="minorHAnsi" w:cstheme="minorBidi"/>
          <w:b w:val="0"/>
          <w:bCs w:val="0"/>
          <w:noProof/>
          <w:color w:val="auto"/>
          <w:lang w:eastAsia="en-GB"/>
        </w:rPr>
      </w:pPr>
      <w:del w:id="331" w:author="Luuk van de Ven" w:date="2020-06-06T11:32:00Z">
        <w:r>
          <w:rPr>
            <w:b w:val="0"/>
            <w:bCs w:val="0"/>
          </w:rPr>
          <w:fldChar w:fldCharType="begin"/>
        </w:r>
      </w:del>
      <w:r>
        <w:instrText xml:space="preserve"> HYPERLINK \l "_Toc40711849" </w:instrText>
      </w:r>
      <w:del w:id="332" w:author="Luuk van de Ven" w:date="2020-06-06T11:32:00Z">
        <w:r>
          <w:rPr>
            <w:b w:val="0"/>
            <w:bCs w:val="0"/>
          </w:rPr>
          <w:fldChar w:fldCharType="separate"/>
        </w:r>
      </w:del>
      <w:ins w:id="333" w:author="Luuk van de Ven" w:date="2020-06-06T11:32:00Z">
        <w:r w:rsidR="00724897">
          <w:rPr>
            <w:b w:val="0"/>
            <w:bCs w:val="0"/>
            <w:noProof/>
            <w:lang w:val="en-GB"/>
          </w:rPr>
          <w:t>Error! Hyperlink reference not valid.</w:t>
        </w:r>
      </w:ins>
      <w:del w:id="334" w:author="Luuk van de Ven" w:date="2020-06-06T11:32:00Z">
        <w:r w:rsidR="00F12826" w:rsidRPr="00025001">
          <w:rPr>
            <w:rStyle w:val="Hyperlink"/>
            <w:noProof/>
            <w:lang w:val="en-GB"/>
          </w:rPr>
          <w:delText>Chapter 7: Discussion</w:delText>
        </w:r>
        <w:r w:rsidR="00F12826">
          <w:rPr>
            <w:noProof/>
            <w:webHidden/>
          </w:rPr>
          <w:tab/>
        </w:r>
        <w:r w:rsidR="00F12826">
          <w:rPr>
            <w:b w:val="0"/>
            <w:bCs w:val="0"/>
            <w:noProof/>
            <w:webHidden/>
          </w:rPr>
          <w:fldChar w:fldCharType="begin"/>
        </w:r>
        <w:r w:rsidR="00F12826">
          <w:rPr>
            <w:noProof/>
            <w:webHidden/>
          </w:rPr>
          <w:delInstrText xml:space="preserve"> PAGEREF _Toc40711849 \h </w:delInstrText>
        </w:r>
        <w:r w:rsidR="00F12826">
          <w:rPr>
            <w:b w:val="0"/>
            <w:bCs w:val="0"/>
            <w:noProof/>
            <w:webHidden/>
          </w:rPr>
        </w:r>
        <w:r w:rsidR="00F12826">
          <w:rPr>
            <w:b w:val="0"/>
            <w:bCs w:val="0"/>
            <w:noProof/>
            <w:webHidden/>
          </w:rPr>
          <w:fldChar w:fldCharType="separate"/>
        </w:r>
        <w:r w:rsidR="00F12826">
          <w:rPr>
            <w:noProof/>
            <w:webHidden/>
          </w:rPr>
          <w:delText>44</w:delText>
        </w:r>
        <w:r w:rsidR="00F12826">
          <w:rPr>
            <w:b w:val="0"/>
            <w:bCs w:val="0"/>
            <w:noProof/>
            <w:webHidden/>
          </w:rPr>
          <w:fldChar w:fldCharType="end"/>
        </w:r>
        <w:r>
          <w:rPr>
            <w:b w:val="0"/>
            <w:bCs w:val="0"/>
            <w:noProof/>
          </w:rPr>
          <w:fldChar w:fldCharType="end"/>
        </w:r>
      </w:del>
    </w:p>
    <w:p w14:paraId="36468887" w14:textId="3FA4BE36" w:rsidR="00F12826" w:rsidRDefault="00CF5CA7">
      <w:pPr>
        <w:pStyle w:val="TOC2"/>
        <w:tabs>
          <w:tab w:val="right" w:leader="dot" w:pos="9010"/>
        </w:tabs>
        <w:rPr>
          <w:del w:id="335" w:author="Luuk van de Ven" w:date="2020-06-06T11:32:00Z"/>
          <w:rFonts w:asciiTheme="minorHAnsi" w:eastAsiaTheme="minorEastAsia" w:hAnsiTheme="minorHAnsi" w:cstheme="minorBidi"/>
          <w:bCs w:val="0"/>
          <w:noProof/>
          <w:color w:val="auto"/>
          <w:szCs w:val="24"/>
          <w:lang w:eastAsia="en-GB"/>
        </w:rPr>
      </w:pPr>
      <w:del w:id="336" w:author="Luuk van de Ven" w:date="2020-06-06T11:32:00Z">
        <w:r>
          <w:rPr>
            <w:bCs w:val="0"/>
          </w:rPr>
          <w:fldChar w:fldCharType="begin"/>
        </w:r>
      </w:del>
      <w:r>
        <w:instrText xml:space="preserve"> HYPERLINK \l "_Toc40711850" </w:instrText>
      </w:r>
      <w:del w:id="337" w:author="Luuk van de Ven" w:date="2020-06-06T11:32:00Z">
        <w:r>
          <w:rPr>
            <w:bCs w:val="0"/>
          </w:rPr>
          <w:fldChar w:fldCharType="separate"/>
        </w:r>
      </w:del>
      <w:ins w:id="338" w:author="Luuk van de Ven" w:date="2020-06-06T11:32:00Z">
        <w:r w:rsidR="00724897">
          <w:rPr>
            <w:b/>
            <w:bCs w:val="0"/>
            <w:noProof/>
            <w:lang w:val="en-GB"/>
          </w:rPr>
          <w:t>Error! Hyperlink reference not valid.</w:t>
        </w:r>
      </w:ins>
      <w:del w:id="339" w:author="Luuk van de Ven" w:date="2020-06-06T11:32:00Z">
        <w:r w:rsidR="00F12826" w:rsidRPr="00025001">
          <w:rPr>
            <w:rStyle w:val="Hyperlink"/>
            <w:noProof/>
            <w:lang w:val="en-GB"/>
          </w:rPr>
          <w:delText>7.1 Conclusions</w:delText>
        </w:r>
        <w:r w:rsidR="00F12826">
          <w:rPr>
            <w:noProof/>
            <w:webHidden/>
          </w:rPr>
          <w:tab/>
        </w:r>
        <w:r w:rsidR="00F12826">
          <w:rPr>
            <w:bCs w:val="0"/>
            <w:noProof/>
            <w:webHidden/>
          </w:rPr>
          <w:fldChar w:fldCharType="begin"/>
        </w:r>
        <w:r w:rsidR="00F12826">
          <w:rPr>
            <w:noProof/>
            <w:webHidden/>
          </w:rPr>
          <w:delInstrText xml:space="preserve"> PAGEREF _Toc40711850 \h </w:delInstrText>
        </w:r>
        <w:r w:rsidR="00F12826">
          <w:rPr>
            <w:bCs w:val="0"/>
            <w:noProof/>
            <w:webHidden/>
          </w:rPr>
        </w:r>
        <w:r w:rsidR="00F12826">
          <w:rPr>
            <w:bCs w:val="0"/>
            <w:noProof/>
            <w:webHidden/>
          </w:rPr>
          <w:fldChar w:fldCharType="separate"/>
        </w:r>
        <w:r w:rsidR="00F12826">
          <w:rPr>
            <w:noProof/>
            <w:webHidden/>
          </w:rPr>
          <w:delText>44</w:delText>
        </w:r>
        <w:r w:rsidR="00F12826">
          <w:rPr>
            <w:bCs w:val="0"/>
            <w:noProof/>
            <w:webHidden/>
          </w:rPr>
          <w:fldChar w:fldCharType="end"/>
        </w:r>
        <w:r>
          <w:rPr>
            <w:bCs w:val="0"/>
            <w:noProof/>
          </w:rPr>
          <w:fldChar w:fldCharType="end"/>
        </w:r>
      </w:del>
    </w:p>
    <w:p w14:paraId="4AF07CCF" w14:textId="6A527BD3" w:rsidR="00F12826" w:rsidRDefault="00CF5CA7">
      <w:pPr>
        <w:pStyle w:val="TOC2"/>
        <w:tabs>
          <w:tab w:val="right" w:leader="dot" w:pos="9010"/>
        </w:tabs>
        <w:rPr>
          <w:del w:id="340" w:author="Luuk van de Ven" w:date="2020-06-06T11:32:00Z"/>
          <w:rFonts w:asciiTheme="minorHAnsi" w:eastAsiaTheme="minorEastAsia" w:hAnsiTheme="minorHAnsi" w:cstheme="minorBidi"/>
          <w:bCs w:val="0"/>
          <w:noProof/>
          <w:color w:val="auto"/>
          <w:szCs w:val="24"/>
          <w:lang w:eastAsia="en-GB"/>
        </w:rPr>
      </w:pPr>
      <w:del w:id="341" w:author="Luuk van de Ven" w:date="2020-06-06T11:32:00Z">
        <w:r>
          <w:rPr>
            <w:bCs w:val="0"/>
          </w:rPr>
          <w:fldChar w:fldCharType="begin"/>
        </w:r>
      </w:del>
      <w:r>
        <w:instrText xml:space="preserve"> HYPERLINK \l "_Toc40711851" </w:instrText>
      </w:r>
      <w:del w:id="342" w:author="Luuk van de Ven" w:date="2020-06-06T11:32:00Z">
        <w:r>
          <w:rPr>
            <w:bCs w:val="0"/>
          </w:rPr>
          <w:fldChar w:fldCharType="separate"/>
        </w:r>
      </w:del>
      <w:ins w:id="343" w:author="Luuk van de Ven" w:date="2020-06-06T11:32:00Z">
        <w:r w:rsidR="00724897">
          <w:rPr>
            <w:b/>
            <w:bCs w:val="0"/>
            <w:noProof/>
            <w:lang w:val="en-GB"/>
          </w:rPr>
          <w:t>Error! Hyperlink reference not valid.</w:t>
        </w:r>
      </w:ins>
      <w:del w:id="344" w:author="Luuk van de Ven" w:date="2020-06-06T11:32:00Z">
        <w:r w:rsidR="00F12826" w:rsidRPr="00025001">
          <w:rPr>
            <w:rStyle w:val="Hyperlink"/>
            <w:noProof/>
            <w:lang w:val="en-GB"/>
          </w:rPr>
          <w:delText>7.2 Recommendations</w:delText>
        </w:r>
        <w:r w:rsidR="00F12826">
          <w:rPr>
            <w:noProof/>
            <w:webHidden/>
          </w:rPr>
          <w:tab/>
        </w:r>
        <w:r w:rsidR="00F12826">
          <w:rPr>
            <w:bCs w:val="0"/>
            <w:noProof/>
            <w:webHidden/>
          </w:rPr>
          <w:fldChar w:fldCharType="begin"/>
        </w:r>
        <w:r w:rsidR="00F12826">
          <w:rPr>
            <w:noProof/>
            <w:webHidden/>
          </w:rPr>
          <w:delInstrText xml:space="preserve"> PAGEREF _Toc40711851 \h </w:delInstrText>
        </w:r>
        <w:r w:rsidR="00F12826">
          <w:rPr>
            <w:bCs w:val="0"/>
            <w:noProof/>
            <w:webHidden/>
          </w:rPr>
        </w:r>
        <w:r w:rsidR="00F12826">
          <w:rPr>
            <w:bCs w:val="0"/>
            <w:noProof/>
            <w:webHidden/>
          </w:rPr>
          <w:fldChar w:fldCharType="separate"/>
        </w:r>
        <w:r w:rsidR="00F12826">
          <w:rPr>
            <w:noProof/>
            <w:webHidden/>
          </w:rPr>
          <w:delText>45</w:delText>
        </w:r>
        <w:r w:rsidR="00F12826">
          <w:rPr>
            <w:bCs w:val="0"/>
            <w:noProof/>
            <w:webHidden/>
          </w:rPr>
          <w:fldChar w:fldCharType="end"/>
        </w:r>
        <w:r>
          <w:rPr>
            <w:bCs w:val="0"/>
            <w:noProof/>
          </w:rPr>
          <w:fldChar w:fldCharType="end"/>
        </w:r>
      </w:del>
    </w:p>
    <w:p w14:paraId="06F0DBE8" w14:textId="3E06E0A1" w:rsidR="00F12826" w:rsidRDefault="00CF5CA7">
      <w:pPr>
        <w:pStyle w:val="TOC2"/>
        <w:tabs>
          <w:tab w:val="right" w:leader="dot" w:pos="9010"/>
        </w:tabs>
        <w:rPr>
          <w:del w:id="345" w:author="Luuk van de Ven" w:date="2020-06-06T11:32:00Z"/>
          <w:rFonts w:asciiTheme="minorHAnsi" w:eastAsiaTheme="minorEastAsia" w:hAnsiTheme="minorHAnsi" w:cstheme="minorBidi"/>
          <w:bCs w:val="0"/>
          <w:noProof/>
          <w:color w:val="auto"/>
          <w:szCs w:val="24"/>
          <w:lang w:eastAsia="en-GB"/>
        </w:rPr>
      </w:pPr>
      <w:del w:id="346" w:author="Luuk van de Ven" w:date="2020-06-06T11:32:00Z">
        <w:r>
          <w:rPr>
            <w:bCs w:val="0"/>
          </w:rPr>
          <w:fldChar w:fldCharType="begin"/>
        </w:r>
      </w:del>
      <w:r>
        <w:instrText xml:space="preserve"> HYPERLINK \l "_Toc40711852" </w:instrText>
      </w:r>
      <w:del w:id="347" w:author="Luuk van de Ven" w:date="2020-06-06T11:32:00Z">
        <w:r>
          <w:rPr>
            <w:bCs w:val="0"/>
          </w:rPr>
          <w:fldChar w:fldCharType="separate"/>
        </w:r>
      </w:del>
      <w:ins w:id="348" w:author="Luuk van de Ven" w:date="2020-06-06T11:32:00Z">
        <w:r w:rsidR="00724897">
          <w:rPr>
            <w:b/>
            <w:bCs w:val="0"/>
            <w:noProof/>
            <w:lang w:val="en-GB"/>
          </w:rPr>
          <w:t>Error! Hyperlink reference not valid.</w:t>
        </w:r>
      </w:ins>
      <w:del w:id="349" w:author="Luuk van de Ven" w:date="2020-06-06T11:32:00Z">
        <w:r w:rsidR="00F12826" w:rsidRPr="00025001">
          <w:rPr>
            <w:rStyle w:val="Hyperlink"/>
            <w:noProof/>
            <w:lang w:val="en-GB"/>
          </w:rPr>
          <w:delText>7.3 Limitations</w:delText>
        </w:r>
        <w:r w:rsidR="00F12826">
          <w:rPr>
            <w:noProof/>
            <w:webHidden/>
          </w:rPr>
          <w:tab/>
        </w:r>
        <w:r w:rsidR="00F12826">
          <w:rPr>
            <w:bCs w:val="0"/>
            <w:noProof/>
            <w:webHidden/>
          </w:rPr>
          <w:fldChar w:fldCharType="begin"/>
        </w:r>
        <w:r w:rsidR="00F12826">
          <w:rPr>
            <w:noProof/>
            <w:webHidden/>
          </w:rPr>
          <w:delInstrText xml:space="preserve"> PAGEREF _Toc40711852 \h </w:delInstrText>
        </w:r>
        <w:r w:rsidR="00F12826">
          <w:rPr>
            <w:bCs w:val="0"/>
            <w:noProof/>
            <w:webHidden/>
          </w:rPr>
        </w:r>
        <w:r w:rsidR="00F12826">
          <w:rPr>
            <w:bCs w:val="0"/>
            <w:noProof/>
            <w:webHidden/>
          </w:rPr>
          <w:fldChar w:fldCharType="separate"/>
        </w:r>
        <w:r w:rsidR="00F12826">
          <w:rPr>
            <w:noProof/>
            <w:webHidden/>
          </w:rPr>
          <w:delText>46</w:delText>
        </w:r>
        <w:r w:rsidR="00F12826">
          <w:rPr>
            <w:bCs w:val="0"/>
            <w:noProof/>
            <w:webHidden/>
          </w:rPr>
          <w:fldChar w:fldCharType="end"/>
        </w:r>
        <w:r>
          <w:rPr>
            <w:bCs w:val="0"/>
            <w:noProof/>
          </w:rPr>
          <w:fldChar w:fldCharType="end"/>
        </w:r>
      </w:del>
    </w:p>
    <w:p w14:paraId="61310A6D" w14:textId="595931FB" w:rsidR="00F12826" w:rsidRDefault="00CF5CA7">
      <w:pPr>
        <w:pStyle w:val="TOC1"/>
        <w:tabs>
          <w:tab w:val="right" w:leader="dot" w:pos="9010"/>
        </w:tabs>
        <w:rPr>
          <w:del w:id="350" w:author="Luuk van de Ven" w:date="2020-06-06T11:32:00Z"/>
          <w:rFonts w:asciiTheme="minorHAnsi" w:eastAsiaTheme="minorEastAsia" w:hAnsiTheme="minorHAnsi" w:cstheme="minorBidi"/>
          <w:b w:val="0"/>
          <w:bCs w:val="0"/>
          <w:noProof/>
          <w:color w:val="auto"/>
          <w:lang w:eastAsia="en-GB"/>
        </w:rPr>
      </w:pPr>
      <w:del w:id="351" w:author="Luuk van de Ven" w:date="2020-06-06T11:32:00Z">
        <w:r>
          <w:rPr>
            <w:b w:val="0"/>
            <w:bCs w:val="0"/>
          </w:rPr>
          <w:fldChar w:fldCharType="begin"/>
        </w:r>
      </w:del>
      <w:r>
        <w:instrText xml:space="preserve"> HYPERLINK \l "_Toc40711853" </w:instrText>
      </w:r>
      <w:del w:id="352" w:author="Luuk van de Ven" w:date="2020-06-06T11:32:00Z">
        <w:r>
          <w:rPr>
            <w:b w:val="0"/>
            <w:bCs w:val="0"/>
          </w:rPr>
          <w:fldChar w:fldCharType="separate"/>
        </w:r>
      </w:del>
      <w:ins w:id="353" w:author="Luuk van de Ven" w:date="2020-06-06T11:32:00Z">
        <w:r w:rsidR="00724897">
          <w:rPr>
            <w:b w:val="0"/>
            <w:bCs w:val="0"/>
            <w:noProof/>
            <w:lang w:val="en-GB"/>
          </w:rPr>
          <w:t>Error! Hyperlink reference not valid.</w:t>
        </w:r>
      </w:ins>
      <w:del w:id="354" w:author="Luuk van de Ven" w:date="2020-06-06T11:32:00Z">
        <w:r w:rsidR="00F12826" w:rsidRPr="00025001">
          <w:rPr>
            <w:rStyle w:val="Hyperlink"/>
            <w:noProof/>
            <w:lang w:val="en-GB"/>
          </w:rPr>
          <w:delText>Appendix 1: Matrix studies</w:delText>
        </w:r>
        <w:r w:rsidR="00F12826">
          <w:rPr>
            <w:noProof/>
            <w:webHidden/>
          </w:rPr>
          <w:tab/>
        </w:r>
        <w:r w:rsidR="00F12826">
          <w:rPr>
            <w:b w:val="0"/>
            <w:bCs w:val="0"/>
            <w:noProof/>
            <w:webHidden/>
          </w:rPr>
          <w:fldChar w:fldCharType="begin"/>
        </w:r>
        <w:r w:rsidR="00F12826">
          <w:rPr>
            <w:noProof/>
            <w:webHidden/>
          </w:rPr>
          <w:delInstrText xml:space="preserve"> PAGEREF _Toc40711853 \h </w:delInstrText>
        </w:r>
        <w:r w:rsidR="00F12826">
          <w:rPr>
            <w:b w:val="0"/>
            <w:bCs w:val="0"/>
            <w:noProof/>
            <w:webHidden/>
          </w:rPr>
        </w:r>
        <w:r w:rsidR="00F12826">
          <w:rPr>
            <w:b w:val="0"/>
            <w:bCs w:val="0"/>
            <w:noProof/>
            <w:webHidden/>
          </w:rPr>
          <w:fldChar w:fldCharType="separate"/>
        </w:r>
        <w:r w:rsidR="00F12826">
          <w:rPr>
            <w:noProof/>
            <w:webHidden/>
          </w:rPr>
          <w:delText>48</w:delText>
        </w:r>
        <w:r w:rsidR="00F12826">
          <w:rPr>
            <w:b w:val="0"/>
            <w:bCs w:val="0"/>
            <w:noProof/>
            <w:webHidden/>
          </w:rPr>
          <w:fldChar w:fldCharType="end"/>
        </w:r>
        <w:r>
          <w:rPr>
            <w:b w:val="0"/>
            <w:bCs w:val="0"/>
            <w:noProof/>
          </w:rPr>
          <w:fldChar w:fldCharType="end"/>
        </w:r>
      </w:del>
    </w:p>
    <w:p w14:paraId="3169EBD0" w14:textId="0D96F9EF" w:rsidR="00F12826" w:rsidRDefault="00CF5CA7">
      <w:pPr>
        <w:pStyle w:val="TOC1"/>
        <w:tabs>
          <w:tab w:val="right" w:leader="dot" w:pos="9010"/>
        </w:tabs>
        <w:rPr>
          <w:del w:id="355" w:author="Luuk van de Ven" w:date="2020-06-06T11:32:00Z"/>
          <w:rFonts w:asciiTheme="minorHAnsi" w:eastAsiaTheme="minorEastAsia" w:hAnsiTheme="minorHAnsi" w:cstheme="minorBidi"/>
          <w:b w:val="0"/>
          <w:bCs w:val="0"/>
          <w:noProof/>
          <w:color w:val="auto"/>
          <w:lang w:eastAsia="en-GB"/>
        </w:rPr>
      </w:pPr>
      <w:del w:id="356" w:author="Luuk van de Ven" w:date="2020-06-06T11:32:00Z">
        <w:r>
          <w:rPr>
            <w:b w:val="0"/>
            <w:bCs w:val="0"/>
          </w:rPr>
          <w:fldChar w:fldCharType="begin"/>
        </w:r>
      </w:del>
      <w:r>
        <w:instrText xml:space="preserve"> HYPERLINK \l "_Toc40711854" </w:instrText>
      </w:r>
      <w:del w:id="357" w:author="Luuk van de Ven" w:date="2020-06-06T11:32:00Z">
        <w:r>
          <w:rPr>
            <w:b w:val="0"/>
            <w:bCs w:val="0"/>
          </w:rPr>
          <w:fldChar w:fldCharType="separate"/>
        </w:r>
      </w:del>
      <w:ins w:id="358" w:author="Luuk van de Ven" w:date="2020-06-06T11:32:00Z">
        <w:r w:rsidR="00724897">
          <w:rPr>
            <w:b w:val="0"/>
            <w:bCs w:val="0"/>
            <w:noProof/>
            <w:lang w:val="en-GB"/>
          </w:rPr>
          <w:t>Error! Hyperlink reference not valid.</w:t>
        </w:r>
      </w:ins>
      <w:del w:id="359" w:author="Luuk van de Ven" w:date="2020-06-06T11:32:00Z">
        <w:r w:rsidR="00F12826" w:rsidRPr="00025001">
          <w:rPr>
            <w:rStyle w:val="Hyperlink"/>
            <w:noProof/>
            <w:lang w:val="en-GB"/>
          </w:rPr>
          <w:delText>Appendix 2: Survey</w:delText>
        </w:r>
        <w:r w:rsidR="00F12826">
          <w:rPr>
            <w:noProof/>
            <w:webHidden/>
          </w:rPr>
          <w:tab/>
        </w:r>
        <w:r w:rsidR="00F12826">
          <w:rPr>
            <w:b w:val="0"/>
            <w:bCs w:val="0"/>
            <w:noProof/>
            <w:webHidden/>
          </w:rPr>
          <w:fldChar w:fldCharType="begin"/>
        </w:r>
        <w:r w:rsidR="00F12826">
          <w:rPr>
            <w:noProof/>
            <w:webHidden/>
          </w:rPr>
          <w:delInstrText xml:space="preserve"> PAGEREF _Toc40711854 \h </w:delInstrText>
        </w:r>
        <w:r w:rsidR="00F12826">
          <w:rPr>
            <w:b w:val="0"/>
            <w:bCs w:val="0"/>
            <w:noProof/>
            <w:webHidden/>
          </w:rPr>
        </w:r>
        <w:r w:rsidR="00F12826">
          <w:rPr>
            <w:b w:val="0"/>
            <w:bCs w:val="0"/>
            <w:noProof/>
            <w:webHidden/>
          </w:rPr>
          <w:fldChar w:fldCharType="separate"/>
        </w:r>
        <w:r w:rsidR="00F12826">
          <w:rPr>
            <w:noProof/>
            <w:webHidden/>
          </w:rPr>
          <w:delText>50</w:delText>
        </w:r>
        <w:r w:rsidR="00F12826">
          <w:rPr>
            <w:b w:val="0"/>
            <w:bCs w:val="0"/>
            <w:noProof/>
            <w:webHidden/>
          </w:rPr>
          <w:fldChar w:fldCharType="end"/>
        </w:r>
        <w:r>
          <w:rPr>
            <w:b w:val="0"/>
            <w:bCs w:val="0"/>
            <w:noProof/>
          </w:rPr>
          <w:fldChar w:fldCharType="end"/>
        </w:r>
      </w:del>
    </w:p>
    <w:p w14:paraId="478859D6" w14:textId="1AB12DFD" w:rsidR="00F12826" w:rsidRDefault="00CF5CA7">
      <w:pPr>
        <w:pStyle w:val="TOC1"/>
        <w:tabs>
          <w:tab w:val="right" w:leader="dot" w:pos="9010"/>
        </w:tabs>
        <w:rPr>
          <w:del w:id="360" w:author="Luuk van de Ven" w:date="2020-06-06T11:32:00Z"/>
          <w:rFonts w:asciiTheme="minorHAnsi" w:eastAsiaTheme="minorEastAsia" w:hAnsiTheme="minorHAnsi" w:cstheme="minorBidi"/>
          <w:b w:val="0"/>
          <w:bCs w:val="0"/>
          <w:noProof/>
          <w:color w:val="auto"/>
          <w:lang w:eastAsia="en-GB"/>
        </w:rPr>
      </w:pPr>
      <w:del w:id="361" w:author="Luuk van de Ven" w:date="2020-06-06T11:32:00Z">
        <w:r>
          <w:rPr>
            <w:b w:val="0"/>
            <w:bCs w:val="0"/>
          </w:rPr>
          <w:fldChar w:fldCharType="begin"/>
        </w:r>
      </w:del>
      <w:r>
        <w:instrText xml:space="preserve"> HYPERLINK \l "_Toc40711855" </w:instrText>
      </w:r>
      <w:del w:id="362" w:author="Luuk van de Ven" w:date="2020-06-06T11:32:00Z">
        <w:r>
          <w:rPr>
            <w:b w:val="0"/>
            <w:bCs w:val="0"/>
          </w:rPr>
          <w:fldChar w:fldCharType="separate"/>
        </w:r>
      </w:del>
      <w:ins w:id="363" w:author="Luuk van de Ven" w:date="2020-06-06T11:32:00Z">
        <w:r w:rsidR="00724897">
          <w:rPr>
            <w:b w:val="0"/>
            <w:bCs w:val="0"/>
            <w:noProof/>
            <w:lang w:val="en-GB"/>
          </w:rPr>
          <w:t>Error! Hyperlink reference not valid.</w:t>
        </w:r>
      </w:ins>
      <w:del w:id="364" w:author="Luuk van de Ven" w:date="2020-06-06T11:32:00Z">
        <w:r w:rsidR="00F12826" w:rsidRPr="00025001">
          <w:rPr>
            <w:rStyle w:val="Hyperlink"/>
            <w:rFonts w:eastAsia="Calibri"/>
            <w:noProof/>
            <w:lang w:val="en-GB"/>
          </w:rPr>
          <w:delText>Appendix 3</w:delText>
        </w:r>
        <w:r w:rsidR="00F12826" w:rsidRPr="00025001">
          <w:rPr>
            <w:rStyle w:val="Hyperlink"/>
            <w:noProof/>
            <w:lang w:val="en-GB"/>
          </w:rPr>
          <w:delText>: Data matrix</w:delText>
        </w:r>
        <w:r w:rsidR="00F12826">
          <w:rPr>
            <w:noProof/>
            <w:webHidden/>
          </w:rPr>
          <w:tab/>
        </w:r>
        <w:r w:rsidR="00F12826">
          <w:rPr>
            <w:b w:val="0"/>
            <w:bCs w:val="0"/>
            <w:noProof/>
            <w:webHidden/>
          </w:rPr>
          <w:fldChar w:fldCharType="begin"/>
        </w:r>
        <w:r w:rsidR="00F12826">
          <w:rPr>
            <w:noProof/>
            <w:webHidden/>
          </w:rPr>
          <w:delInstrText xml:space="preserve"> PAGEREF _Toc40711855 \h </w:delInstrText>
        </w:r>
        <w:r w:rsidR="00F12826">
          <w:rPr>
            <w:b w:val="0"/>
            <w:bCs w:val="0"/>
            <w:noProof/>
            <w:webHidden/>
          </w:rPr>
        </w:r>
        <w:r w:rsidR="00F12826">
          <w:rPr>
            <w:b w:val="0"/>
            <w:bCs w:val="0"/>
            <w:noProof/>
            <w:webHidden/>
          </w:rPr>
          <w:fldChar w:fldCharType="separate"/>
        </w:r>
        <w:r w:rsidR="00F12826">
          <w:rPr>
            <w:noProof/>
            <w:webHidden/>
          </w:rPr>
          <w:delText>57</w:delText>
        </w:r>
        <w:r w:rsidR="00F12826">
          <w:rPr>
            <w:b w:val="0"/>
            <w:bCs w:val="0"/>
            <w:noProof/>
            <w:webHidden/>
          </w:rPr>
          <w:fldChar w:fldCharType="end"/>
        </w:r>
        <w:r>
          <w:rPr>
            <w:b w:val="0"/>
            <w:bCs w:val="0"/>
            <w:noProof/>
          </w:rPr>
          <w:fldChar w:fldCharType="end"/>
        </w:r>
      </w:del>
    </w:p>
    <w:p w14:paraId="54EB4753" w14:textId="574CF830" w:rsidR="00F12826" w:rsidRDefault="00CF5CA7">
      <w:pPr>
        <w:pStyle w:val="TOC1"/>
        <w:tabs>
          <w:tab w:val="right" w:leader="dot" w:pos="9010"/>
        </w:tabs>
        <w:rPr>
          <w:del w:id="365" w:author="Luuk van de Ven" w:date="2020-06-06T11:32:00Z"/>
          <w:rFonts w:asciiTheme="minorHAnsi" w:eastAsiaTheme="minorEastAsia" w:hAnsiTheme="minorHAnsi" w:cstheme="minorBidi"/>
          <w:b w:val="0"/>
          <w:bCs w:val="0"/>
          <w:noProof/>
          <w:color w:val="auto"/>
          <w:lang w:eastAsia="en-GB"/>
        </w:rPr>
      </w:pPr>
      <w:del w:id="366" w:author="Luuk van de Ven" w:date="2020-06-06T11:32:00Z">
        <w:r>
          <w:rPr>
            <w:b w:val="0"/>
            <w:bCs w:val="0"/>
          </w:rPr>
          <w:fldChar w:fldCharType="begin"/>
        </w:r>
      </w:del>
      <w:r>
        <w:instrText xml:space="preserve"> HYPERLINK \l "_Toc40711856" </w:instrText>
      </w:r>
      <w:del w:id="367" w:author="Luuk van de Ven" w:date="2020-06-06T11:32:00Z">
        <w:r>
          <w:rPr>
            <w:b w:val="0"/>
            <w:bCs w:val="0"/>
          </w:rPr>
          <w:fldChar w:fldCharType="separate"/>
        </w:r>
      </w:del>
      <w:ins w:id="368" w:author="Luuk van de Ven" w:date="2020-06-06T11:32:00Z">
        <w:r w:rsidR="00724897">
          <w:rPr>
            <w:b w:val="0"/>
            <w:bCs w:val="0"/>
            <w:noProof/>
            <w:lang w:val="en-GB"/>
          </w:rPr>
          <w:t>Error! Hyperlink reference not valid.</w:t>
        </w:r>
      </w:ins>
      <w:del w:id="369" w:author="Luuk van de Ven" w:date="2020-06-06T11:32:00Z">
        <w:r w:rsidR="00F12826" w:rsidRPr="00025001">
          <w:rPr>
            <w:rStyle w:val="Hyperlink"/>
            <w:noProof/>
            <w:lang w:val="en-GB"/>
          </w:rPr>
          <w:delText>Appendix 4: Output linear model R</w:delText>
        </w:r>
        <w:r w:rsidR="00F12826">
          <w:rPr>
            <w:noProof/>
            <w:webHidden/>
          </w:rPr>
          <w:tab/>
        </w:r>
        <w:r w:rsidR="00F12826">
          <w:rPr>
            <w:b w:val="0"/>
            <w:bCs w:val="0"/>
            <w:noProof/>
            <w:webHidden/>
          </w:rPr>
          <w:fldChar w:fldCharType="begin"/>
        </w:r>
        <w:r w:rsidR="00F12826">
          <w:rPr>
            <w:noProof/>
            <w:webHidden/>
          </w:rPr>
          <w:delInstrText xml:space="preserve"> PAGEREF _Toc40711856 \h </w:delInstrText>
        </w:r>
        <w:r w:rsidR="00F12826">
          <w:rPr>
            <w:b w:val="0"/>
            <w:bCs w:val="0"/>
            <w:noProof/>
            <w:webHidden/>
          </w:rPr>
        </w:r>
        <w:r w:rsidR="00F12826">
          <w:rPr>
            <w:b w:val="0"/>
            <w:bCs w:val="0"/>
            <w:noProof/>
            <w:webHidden/>
          </w:rPr>
          <w:fldChar w:fldCharType="separate"/>
        </w:r>
        <w:r w:rsidR="00F12826">
          <w:rPr>
            <w:noProof/>
            <w:webHidden/>
          </w:rPr>
          <w:delText>61</w:delText>
        </w:r>
        <w:r w:rsidR="00F12826">
          <w:rPr>
            <w:b w:val="0"/>
            <w:bCs w:val="0"/>
            <w:noProof/>
            <w:webHidden/>
          </w:rPr>
          <w:fldChar w:fldCharType="end"/>
        </w:r>
        <w:r>
          <w:rPr>
            <w:b w:val="0"/>
            <w:bCs w:val="0"/>
            <w:noProof/>
          </w:rPr>
          <w:fldChar w:fldCharType="end"/>
        </w:r>
      </w:del>
    </w:p>
    <w:p w14:paraId="611C1A29" w14:textId="5079F89F" w:rsidR="00F12826" w:rsidRDefault="00CF5CA7">
      <w:pPr>
        <w:pStyle w:val="TOC1"/>
        <w:tabs>
          <w:tab w:val="right" w:leader="dot" w:pos="9010"/>
        </w:tabs>
        <w:rPr>
          <w:del w:id="370" w:author="Luuk van de Ven" w:date="2020-06-06T11:32:00Z"/>
          <w:rFonts w:asciiTheme="minorHAnsi" w:eastAsiaTheme="minorEastAsia" w:hAnsiTheme="minorHAnsi" w:cstheme="minorBidi"/>
          <w:b w:val="0"/>
          <w:bCs w:val="0"/>
          <w:noProof/>
          <w:color w:val="auto"/>
          <w:lang w:eastAsia="en-GB"/>
        </w:rPr>
      </w:pPr>
      <w:del w:id="371" w:author="Luuk van de Ven" w:date="2020-06-06T11:32:00Z">
        <w:r>
          <w:rPr>
            <w:b w:val="0"/>
            <w:bCs w:val="0"/>
          </w:rPr>
          <w:fldChar w:fldCharType="begin"/>
        </w:r>
      </w:del>
      <w:r>
        <w:instrText xml:space="preserve"> HYPERLINK \l "_Toc40711857" </w:instrText>
      </w:r>
      <w:del w:id="372" w:author="Luuk van de Ven" w:date="2020-06-06T11:32:00Z">
        <w:r>
          <w:rPr>
            <w:b w:val="0"/>
            <w:bCs w:val="0"/>
          </w:rPr>
          <w:fldChar w:fldCharType="separate"/>
        </w:r>
      </w:del>
      <w:ins w:id="373" w:author="Luuk van de Ven" w:date="2020-06-06T11:32:00Z">
        <w:r w:rsidR="00724897">
          <w:rPr>
            <w:b w:val="0"/>
            <w:bCs w:val="0"/>
            <w:noProof/>
            <w:lang w:val="en-GB"/>
          </w:rPr>
          <w:t>Error! Hyperlink reference not valid.</w:t>
        </w:r>
      </w:ins>
      <w:del w:id="374" w:author="Luuk van de Ven" w:date="2020-06-06T11:32:00Z">
        <w:r w:rsidR="00F12826" w:rsidRPr="00025001">
          <w:rPr>
            <w:rStyle w:val="Hyperlink"/>
            <w:noProof/>
            <w:lang w:val="en-GB"/>
          </w:rPr>
          <w:delText>Appendix 5: Articles</w:delText>
        </w:r>
        <w:r w:rsidR="00F12826">
          <w:rPr>
            <w:noProof/>
            <w:webHidden/>
          </w:rPr>
          <w:tab/>
        </w:r>
        <w:r w:rsidR="00F12826">
          <w:rPr>
            <w:b w:val="0"/>
            <w:bCs w:val="0"/>
            <w:noProof/>
            <w:webHidden/>
          </w:rPr>
          <w:fldChar w:fldCharType="begin"/>
        </w:r>
        <w:r w:rsidR="00F12826">
          <w:rPr>
            <w:noProof/>
            <w:webHidden/>
          </w:rPr>
          <w:delInstrText xml:space="preserve"> PAGEREF _Toc40711857 \h </w:delInstrText>
        </w:r>
        <w:r w:rsidR="00F12826">
          <w:rPr>
            <w:b w:val="0"/>
            <w:bCs w:val="0"/>
            <w:noProof/>
            <w:webHidden/>
          </w:rPr>
        </w:r>
        <w:r w:rsidR="00F12826">
          <w:rPr>
            <w:b w:val="0"/>
            <w:bCs w:val="0"/>
            <w:noProof/>
            <w:webHidden/>
          </w:rPr>
          <w:fldChar w:fldCharType="separate"/>
        </w:r>
        <w:r w:rsidR="00F12826">
          <w:rPr>
            <w:noProof/>
            <w:webHidden/>
          </w:rPr>
          <w:delText>66</w:delText>
        </w:r>
        <w:r w:rsidR="00F12826">
          <w:rPr>
            <w:b w:val="0"/>
            <w:bCs w:val="0"/>
            <w:noProof/>
            <w:webHidden/>
          </w:rPr>
          <w:fldChar w:fldCharType="end"/>
        </w:r>
        <w:r>
          <w:rPr>
            <w:b w:val="0"/>
            <w:bCs w:val="0"/>
            <w:noProof/>
          </w:rPr>
          <w:fldChar w:fldCharType="end"/>
        </w:r>
      </w:del>
    </w:p>
    <w:p w14:paraId="0E247D06" w14:textId="2D7EF0EE" w:rsidR="00F12826" w:rsidRDefault="00CF5CA7">
      <w:pPr>
        <w:pStyle w:val="TOC1"/>
        <w:tabs>
          <w:tab w:val="right" w:leader="dot" w:pos="9010"/>
        </w:tabs>
        <w:rPr>
          <w:del w:id="375" w:author="Luuk van de Ven" w:date="2020-06-06T11:32:00Z"/>
          <w:rFonts w:asciiTheme="minorHAnsi" w:eastAsiaTheme="minorEastAsia" w:hAnsiTheme="minorHAnsi" w:cstheme="minorBidi"/>
          <w:b w:val="0"/>
          <w:bCs w:val="0"/>
          <w:noProof/>
          <w:color w:val="auto"/>
          <w:lang w:eastAsia="en-GB"/>
        </w:rPr>
      </w:pPr>
      <w:del w:id="376" w:author="Luuk van de Ven" w:date="2020-06-06T11:32:00Z">
        <w:r>
          <w:rPr>
            <w:b w:val="0"/>
            <w:bCs w:val="0"/>
          </w:rPr>
          <w:fldChar w:fldCharType="begin"/>
        </w:r>
      </w:del>
      <w:r>
        <w:instrText xml:space="preserve"> HYPERLINK \l "_Toc40711858" </w:instrText>
      </w:r>
      <w:del w:id="377" w:author="Luuk van de Ven" w:date="2020-06-06T11:32:00Z">
        <w:r>
          <w:rPr>
            <w:b w:val="0"/>
            <w:bCs w:val="0"/>
          </w:rPr>
          <w:fldChar w:fldCharType="separate"/>
        </w:r>
      </w:del>
      <w:ins w:id="378" w:author="Luuk van de Ven" w:date="2020-06-06T11:32:00Z">
        <w:r w:rsidR="00724897">
          <w:rPr>
            <w:b w:val="0"/>
            <w:bCs w:val="0"/>
            <w:noProof/>
            <w:lang w:val="en-GB"/>
          </w:rPr>
          <w:t>Error! Hyperlink reference not valid.</w:t>
        </w:r>
      </w:ins>
      <w:del w:id="379" w:author="Luuk van de Ven" w:date="2020-06-06T11:32:00Z">
        <w:r w:rsidR="00F12826" w:rsidRPr="00025001">
          <w:rPr>
            <w:rStyle w:val="Hyperlink"/>
            <w:noProof/>
            <w:lang w:val="en-GB"/>
          </w:rPr>
          <w:delText>References</w:delText>
        </w:r>
        <w:r w:rsidR="00F12826">
          <w:rPr>
            <w:noProof/>
            <w:webHidden/>
          </w:rPr>
          <w:tab/>
        </w:r>
        <w:r w:rsidR="00F12826">
          <w:rPr>
            <w:b w:val="0"/>
            <w:bCs w:val="0"/>
            <w:noProof/>
            <w:webHidden/>
          </w:rPr>
          <w:fldChar w:fldCharType="begin"/>
        </w:r>
        <w:r w:rsidR="00F12826">
          <w:rPr>
            <w:noProof/>
            <w:webHidden/>
          </w:rPr>
          <w:delInstrText xml:space="preserve"> PAGEREF _Toc40711858 \h </w:delInstrText>
        </w:r>
        <w:r w:rsidR="00F12826">
          <w:rPr>
            <w:b w:val="0"/>
            <w:bCs w:val="0"/>
            <w:noProof/>
            <w:webHidden/>
          </w:rPr>
        </w:r>
        <w:r w:rsidR="00F12826">
          <w:rPr>
            <w:b w:val="0"/>
            <w:bCs w:val="0"/>
            <w:noProof/>
            <w:webHidden/>
          </w:rPr>
          <w:fldChar w:fldCharType="separate"/>
        </w:r>
        <w:r w:rsidR="00F12826">
          <w:rPr>
            <w:noProof/>
            <w:webHidden/>
          </w:rPr>
          <w:delText>100</w:delText>
        </w:r>
        <w:r w:rsidR="00F12826">
          <w:rPr>
            <w:b w:val="0"/>
            <w:bCs w:val="0"/>
            <w:noProof/>
            <w:webHidden/>
          </w:rPr>
          <w:fldChar w:fldCharType="end"/>
        </w:r>
        <w:r>
          <w:rPr>
            <w:b w:val="0"/>
            <w:bCs w:val="0"/>
            <w:noProof/>
          </w:rPr>
          <w:fldChar w:fldCharType="end"/>
        </w:r>
      </w:del>
    </w:p>
    <w:p w14:paraId="3A6C6DE0" w14:textId="28DD18C3" w:rsidR="007E59C4" w:rsidRPr="00133133" w:rsidRDefault="009F71C5" w:rsidP="007E59C4">
      <w:pPr>
        <w:pStyle w:val="Heading1"/>
        <w:rPr>
          <w:lang w:val="en-GB"/>
        </w:rPr>
      </w:pPr>
      <w:r>
        <w:rPr>
          <w:rFonts w:cs="Calibri Light (Headings)"/>
          <w:bCs/>
          <w:caps/>
          <w:lang w:val="en-GB"/>
        </w:rPr>
        <w:fldChar w:fldCharType="end"/>
      </w:r>
      <w:r w:rsidR="000E2E6A" w:rsidRPr="00133133">
        <w:rPr>
          <w:lang w:val="en-GB"/>
        </w:rPr>
        <w:br w:type="page"/>
      </w:r>
      <w:bookmarkStart w:id="380" w:name="_Toc42335541"/>
      <w:r w:rsidR="007E59C4" w:rsidRPr="00133133">
        <w:rPr>
          <w:lang w:val="en-GB"/>
        </w:rPr>
        <w:lastRenderedPageBreak/>
        <w:t>Chapter 1: Introduction</w:t>
      </w:r>
      <w:bookmarkEnd w:id="380"/>
      <w:r w:rsidR="007E59C4" w:rsidRPr="00133133">
        <w:rPr>
          <w:lang w:val="en-GB"/>
        </w:rPr>
        <w:t xml:space="preserve"> </w:t>
      </w:r>
    </w:p>
    <w:p w14:paraId="6CC00D47" w14:textId="77777777" w:rsidR="007E59C4" w:rsidRPr="00133133" w:rsidRDefault="007E59C4" w:rsidP="007E59C4">
      <w:pPr>
        <w:pStyle w:val="Heading2"/>
        <w:rPr>
          <w:lang w:val="en-GB"/>
        </w:rPr>
      </w:pPr>
    </w:p>
    <w:p w14:paraId="1ECA5402" w14:textId="77777777" w:rsidR="007E59C4" w:rsidRPr="00133133" w:rsidRDefault="007E59C4" w:rsidP="007E59C4">
      <w:pPr>
        <w:pStyle w:val="Heading2"/>
        <w:rPr>
          <w:lang w:val="en-GB"/>
        </w:rPr>
      </w:pPr>
      <w:bookmarkStart w:id="381" w:name="_Toc42335542"/>
      <w:r w:rsidRPr="00133133">
        <w:rPr>
          <w:lang w:val="en-GB"/>
        </w:rPr>
        <w:t>1.1 Relevance</w:t>
      </w:r>
      <w:bookmarkEnd w:id="381"/>
    </w:p>
    <w:p w14:paraId="4A685C0F" w14:textId="270F2AC6" w:rsidR="00BD7E2B" w:rsidRDefault="007E59C4" w:rsidP="0031209B">
      <w:pPr>
        <w:ind w:firstLine="720"/>
        <w:rPr>
          <w:rFonts w:eastAsiaTheme="minorEastAsia"/>
          <w:lang w:val="en-GB"/>
        </w:rPr>
      </w:pPr>
      <w:r w:rsidRPr="00133133">
        <w:rPr>
          <w:lang w:val="en-GB"/>
        </w:rPr>
        <w:t xml:space="preserve">A brand community is a specialized group of admirers of a brand that is not necessarily geographically bound </w:t>
      </w:r>
      <w:r w:rsidR="00BD7E2B">
        <w:rPr>
          <w:lang w:val="en-GB"/>
        </w:rPr>
        <w:t>(</w:t>
      </w:r>
      <w:r w:rsidRPr="00133133">
        <w:rPr>
          <w:lang w:val="en-GB"/>
        </w:rPr>
        <w:t>Muniz and O'Guinn</w:t>
      </w:r>
      <w:r w:rsidR="00BD7E2B">
        <w:rPr>
          <w:lang w:val="en-GB"/>
        </w:rPr>
        <w:t xml:space="preserve">, </w:t>
      </w:r>
      <w:r w:rsidRPr="00133133">
        <w:rPr>
          <w:lang w:val="en-GB"/>
        </w:rPr>
        <w:t>2001</w:t>
      </w:r>
      <w:r w:rsidR="00BD7E2B">
        <w:rPr>
          <w:lang w:val="en-GB"/>
        </w:rPr>
        <w:t>)</w:t>
      </w:r>
      <w:r w:rsidRPr="00133133">
        <w:rPr>
          <w:lang w:val="en-GB"/>
        </w:rPr>
        <w:t xml:space="preserve">. </w:t>
      </w:r>
      <w:r w:rsidRPr="00133133">
        <w:rPr>
          <w:rFonts w:eastAsiaTheme="minorEastAsia"/>
          <w:lang w:val="en-GB"/>
        </w:rPr>
        <w:t xml:space="preserve">Due to technological advancements, communities </w:t>
      </w:r>
      <w:r w:rsidR="000E449E">
        <w:rPr>
          <w:rFonts w:eastAsiaTheme="minorEastAsia"/>
          <w:lang w:val="en-GB"/>
        </w:rPr>
        <w:t>increasingly rely</w:t>
      </w:r>
      <w:r w:rsidRPr="00133133">
        <w:rPr>
          <w:rFonts w:eastAsiaTheme="minorEastAsia"/>
          <w:lang w:val="en-GB"/>
        </w:rPr>
        <w:t xml:space="preserve"> on virtual means of communicating. </w:t>
      </w:r>
      <w:r w:rsidRPr="00133133">
        <w:rPr>
          <w:lang w:val="en-GB"/>
        </w:rPr>
        <w:t xml:space="preserve">Bender (1978) already </w:t>
      </w:r>
      <w:r w:rsidR="00543224">
        <w:rPr>
          <w:lang w:val="en-GB"/>
        </w:rPr>
        <w:t>pointed out</w:t>
      </w:r>
      <w:r w:rsidR="00543224" w:rsidRPr="00133133">
        <w:rPr>
          <w:lang w:val="en-GB"/>
        </w:rPr>
        <w:t xml:space="preserve"> </w:t>
      </w:r>
      <w:r w:rsidRPr="00133133">
        <w:rPr>
          <w:lang w:val="en-GB"/>
        </w:rPr>
        <w:t xml:space="preserve">the relevance of a virtual dimension in brand communities. He described how low cost and easy accessibility of online spaces allow members to establish practical and emotional relationships which are not bound to location or time. </w:t>
      </w:r>
      <w:r w:rsidRPr="00133133">
        <w:rPr>
          <w:rFonts w:eastAsiaTheme="minorEastAsia"/>
          <w:lang w:val="en-GB"/>
        </w:rPr>
        <w:t>For a virtual part of a community to be sustainable, members must keep contributing by, for example, posting messages</w:t>
      </w:r>
      <w:r w:rsidR="008560F1">
        <w:rPr>
          <w:rFonts w:eastAsiaTheme="minorEastAsia"/>
          <w:lang w:val="en-GB"/>
        </w:rPr>
        <w:t xml:space="preserve"> (Lin, 2007)</w:t>
      </w:r>
      <w:r w:rsidRPr="00133133">
        <w:rPr>
          <w:rFonts w:eastAsiaTheme="minorEastAsia"/>
          <w:lang w:val="en-GB"/>
        </w:rPr>
        <w:t xml:space="preserve">. Members must keep contributing as they might lose interest due to the lack of new content on the platform. New messages can inspire or help other users using their embraced brand. </w:t>
      </w:r>
    </w:p>
    <w:p w14:paraId="05761625" w14:textId="2DE175FB" w:rsidR="00B328D4" w:rsidRPr="00133133" w:rsidRDefault="007E59C4" w:rsidP="0085165D">
      <w:pPr>
        <w:ind w:firstLine="720"/>
        <w:rPr>
          <w:lang w:val="en-GB"/>
        </w:rPr>
      </w:pPr>
      <w:r w:rsidRPr="00133133">
        <w:rPr>
          <w:lang w:val="en-GB"/>
        </w:rPr>
        <w:t>Traditionally,</w:t>
      </w:r>
      <w:r w:rsidR="00855043">
        <w:rPr>
          <w:lang w:val="en-GB"/>
        </w:rPr>
        <w:t xml:space="preserve"> members of</w:t>
      </w:r>
      <w:r w:rsidRPr="00133133">
        <w:rPr>
          <w:lang w:val="en-GB"/>
        </w:rPr>
        <w:t xml:space="preserve"> brand communities interacted offline. However,</w:t>
      </w:r>
      <w:r w:rsidR="009B0872" w:rsidRPr="00133133">
        <w:rPr>
          <w:lang w:val="en-GB"/>
        </w:rPr>
        <w:t xml:space="preserve"> </w:t>
      </w:r>
      <w:r w:rsidR="00083544">
        <w:rPr>
          <w:lang w:val="en-GB"/>
        </w:rPr>
        <w:t>since the emergence</w:t>
      </w:r>
      <w:r w:rsidR="00083544" w:rsidRPr="00133133">
        <w:rPr>
          <w:lang w:val="en-GB"/>
        </w:rPr>
        <w:t xml:space="preserve"> </w:t>
      </w:r>
      <w:r w:rsidR="009B0872" w:rsidRPr="00133133">
        <w:rPr>
          <w:lang w:val="en-GB"/>
        </w:rPr>
        <w:t xml:space="preserve">of the internet, online </w:t>
      </w:r>
      <w:r w:rsidR="006C7949" w:rsidRPr="00133133">
        <w:rPr>
          <w:lang w:val="en-GB"/>
        </w:rPr>
        <w:t>opportunities</w:t>
      </w:r>
      <w:r w:rsidR="00A25396" w:rsidRPr="00133133">
        <w:rPr>
          <w:lang w:val="en-GB"/>
        </w:rPr>
        <w:t xml:space="preserve"> have given</w:t>
      </w:r>
      <w:r w:rsidR="006C7949" w:rsidRPr="00133133">
        <w:rPr>
          <w:lang w:val="en-GB"/>
        </w:rPr>
        <w:t xml:space="preserve"> brand communities </w:t>
      </w:r>
      <w:r w:rsidRPr="00133133">
        <w:rPr>
          <w:lang w:val="en-GB"/>
        </w:rPr>
        <w:t>an entirely</w:t>
      </w:r>
      <w:r w:rsidR="006C7949" w:rsidRPr="00133133">
        <w:rPr>
          <w:lang w:val="en-GB"/>
        </w:rPr>
        <w:t xml:space="preserve"> new </w:t>
      </w:r>
      <w:r w:rsidR="00C823E2" w:rsidRPr="00133133">
        <w:rPr>
          <w:lang w:val="en-GB"/>
        </w:rPr>
        <w:t xml:space="preserve">dimension. </w:t>
      </w:r>
      <w:r w:rsidR="009D7E8E" w:rsidRPr="00133133">
        <w:rPr>
          <w:lang w:val="en-GB"/>
        </w:rPr>
        <w:t>Technology-based communication platforms are more commoditized</w:t>
      </w:r>
      <w:r w:rsidR="005110D8" w:rsidRPr="00133133">
        <w:rPr>
          <w:lang w:val="en-GB"/>
        </w:rPr>
        <w:t xml:space="preserve"> </w:t>
      </w:r>
      <w:r w:rsidR="00417EEC">
        <w:rPr>
          <w:lang w:val="en-GB"/>
        </w:rPr>
        <w:t>than ever before</w:t>
      </w:r>
      <w:r w:rsidR="005110D8" w:rsidRPr="00133133">
        <w:rPr>
          <w:lang w:val="en-GB"/>
        </w:rPr>
        <w:t xml:space="preserve"> and </w:t>
      </w:r>
      <w:r w:rsidR="008444D5">
        <w:rPr>
          <w:lang w:val="en-GB"/>
        </w:rPr>
        <w:t>consequently</w:t>
      </w:r>
      <w:r w:rsidR="00E63201" w:rsidRPr="00133133">
        <w:rPr>
          <w:lang w:val="en-GB"/>
        </w:rPr>
        <w:t xml:space="preserve"> </w:t>
      </w:r>
      <w:r w:rsidR="001657AF">
        <w:rPr>
          <w:lang w:val="en-GB"/>
        </w:rPr>
        <w:t>reaching</w:t>
      </w:r>
      <w:r w:rsidR="001657AF" w:rsidRPr="00133133">
        <w:rPr>
          <w:lang w:val="en-GB"/>
        </w:rPr>
        <w:t xml:space="preserve"> </w:t>
      </w:r>
      <w:r w:rsidR="00E63201" w:rsidRPr="00133133">
        <w:rPr>
          <w:lang w:val="en-GB"/>
        </w:rPr>
        <w:t xml:space="preserve">fast-growing audiences. </w:t>
      </w:r>
      <w:r w:rsidR="00A53661" w:rsidRPr="00133133">
        <w:rPr>
          <w:lang w:val="en-GB"/>
        </w:rPr>
        <w:t xml:space="preserve">Network effects of brand communities increased </w:t>
      </w:r>
      <w:r w:rsidR="0050067B">
        <w:rPr>
          <w:lang w:val="en-GB"/>
        </w:rPr>
        <w:t>to a great extent</w:t>
      </w:r>
      <w:r w:rsidR="00D91069" w:rsidRPr="00133133">
        <w:rPr>
          <w:lang w:val="en-GB"/>
        </w:rPr>
        <w:t>.</w:t>
      </w:r>
      <w:r w:rsidR="00A53661" w:rsidRPr="00133133">
        <w:rPr>
          <w:lang w:val="en-GB"/>
        </w:rPr>
        <w:t xml:space="preserve"> </w:t>
      </w:r>
      <w:r w:rsidR="00EE43A7" w:rsidRPr="00133133">
        <w:rPr>
          <w:lang w:val="en-GB"/>
        </w:rPr>
        <w:t>Engagement grows</w:t>
      </w:r>
      <w:r w:rsidRPr="00133133">
        <w:rPr>
          <w:lang w:val="en-GB"/>
        </w:rPr>
        <w:t>;</w:t>
      </w:r>
      <w:r w:rsidR="00EE43A7" w:rsidRPr="00133133">
        <w:rPr>
          <w:lang w:val="en-GB"/>
        </w:rPr>
        <w:t xml:space="preserve"> the community gains knowledge and generates more value</w:t>
      </w:r>
      <w:r w:rsidR="00B07B98" w:rsidRPr="00B07B98">
        <w:rPr>
          <w:lang w:val="en-GB"/>
        </w:rPr>
        <w:t xml:space="preserve"> </w:t>
      </w:r>
      <w:r w:rsidR="00B07B98" w:rsidRPr="00133133">
        <w:rPr>
          <w:lang w:val="en-GB"/>
        </w:rPr>
        <w:t>(</w:t>
      </w:r>
      <w:r w:rsidR="00B07B98" w:rsidRPr="00133133">
        <w:rPr>
          <w:color w:val="222222"/>
          <w:lang w:val="en-GB"/>
        </w:rPr>
        <w:t>Bussgang &amp; Bacon 2020)</w:t>
      </w:r>
      <w:r w:rsidR="00EE43A7" w:rsidRPr="00133133">
        <w:rPr>
          <w:lang w:val="en-GB"/>
        </w:rPr>
        <w:t xml:space="preserve">. </w:t>
      </w:r>
      <w:r w:rsidR="00530BAB" w:rsidRPr="00133133">
        <w:rPr>
          <w:lang w:val="en-GB"/>
        </w:rPr>
        <w:t>Active members help to acquire</w:t>
      </w:r>
      <w:r w:rsidR="00C948E9" w:rsidRPr="00133133">
        <w:rPr>
          <w:lang w:val="en-GB"/>
        </w:rPr>
        <w:t xml:space="preserve"> new members, </w:t>
      </w:r>
      <w:r w:rsidRPr="00133133">
        <w:rPr>
          <w:lang w:val="en-GB"/>
        </w:rPr>
        <w:t xml:space="preserve">thereby </w:t>
      </w:r>
      <w:r w:rsidR="00C948E9" w:rsidRPr="00133133">
        <w:rPr>
          <w:lang w:val="en-GB"/>
        </w:rPr>
        <w:t>decreasing acquisition cost</w:t>
      </w:r>
      <w:r w:rsidR="005B5C46" w:rsidRPr="00133133">
        <w:rPr>
          <w:lang w:val="en-GB"/>
        </w:rPr>
        <w:t xml:space="preserve">s. </w:t>
      </w:r>
      <w:r w:rsidR="00D91069" w:rsidRPr="00133133">
        <w:rPr>
          <w:lang w:val="en-GB"/>
        </w:rPr>
        <w:t>An</w:t>
      </w:r>
      <w:r w:rsidR="00A53661" w:rsidRPr="00133133">
        <w:rPr>
          <w:lang w:val="en-GB"/>
        </w:rPr>
        <w:t xml:space="preserve"> online platform </w:t>
      </w:r>
      <w:r w:rsidR="00A012F2" w:rsidRPr="00133133">
        <w:rPr>
          <w:lang w:val="en-GB"/>
        </w:rPr>
        <w:t>allows for</w:t>
      </w:r>
      <w:r w:rsidR="00661DA0" w:rsidRPr="00133133">
        <w:rPr>
          <w:lang w:val="en-GB"/>
        </w:rPr>
        <w:t xml:space="preserve"> easier and faster</w:t>
      </w:r>
      <w:r w:rsidR="004715BF" w:rsidRPr="00133133">
        <w:rPr>
          <w:lang w:val="en-GB"/>
        </w:rPr>
        <w:t xml:space="preserve"> access </w:t>
      </w:r>
      <w:r w:rsidR="00EA5E06" w:rsidRPr="00133133">
        <w:rPr>
          <w:lang w:val="en-GB"/>
        </w:rPr>
        <w:t>to other members</w:t>
      </w:r>
      <w:r w:rsidR="00E804B2" w:rsidRPr="00133133">
        <w:rPr>
          <w:lang w:val="en-GB"/>
        </w:rPr>
        <w:t xml:space="preserve"> than offline events</w:t>
      </w:r>
      <w:r w:rsidR="00EA5E06" w:rsidRPr="00133133">
        <w:rPr>
          <w:lang w:val="en-GB"/>
        </w:rPr>
        <w:t>.</w:t>
      </w:r>
      <w:r w:rsidR="00C7779E" w:rsidRPr="00133133">
        <w:rPr>
          <w:lang w:val="en-GB"/>
        </w:rPr>
        <w:t xml:space="preserve"> </w:t>
      </w:r>
      <w:r w:rsidRPr="00133133">
        <w:rPr>
          <w:lang w:val="en-GB"/>
        </w:rPr>
        <w:t xml:space="preserve">The fact that </w:t>
      </w:r>
      <w:r w:rsidR="002C05A5" w:rsidRPr="00133133">
        <w:rPr>
          <w:lang w:val="en-GB"/>
        </w:rPr>
        <w:t xml:space="preserve">45% of the world population has </w:t>
      </w:r>
      <w:r w:rsidR="007C4BA7" w:rsidRPr="00133133">
        <w:rPr>
          <w:lang w:val="en-GB"/>
        </w:rPr>
        <w:t>a smartphone</w:t>
      </w:r>
      <w:r w:rsidRPr="00133133">
        <w:rPr>
          <w:lang w:val="en-GB"/>
        </w:rPr>
        <w:t xml:space="preserve"> amplifies this effect. Member's</w:t>
      </w:r>
      <w:r w:rsidR="00184315" w:rsidRPr="00133133">
        <w:rPr>
          <w:lang w:val="en-GB"/>
        </w:rPr>
        <w:t xml:space="preserve"> availability improve</w:t>
      </w:r>
      <w:r w:rsidR="007C4BA7" w:rsidRPr="00133133">
        <w:rPr>
          <w:lang w:val="en-GB"/>
        </w:rPr>
        <w:t>d</w:t>
      </w:r>
      <w:r w:rsidRPr="00133133">
        <w:rPr>
          <w:lang w:val="en-GB"/>
        </w:rPr>
        <w:t>,</w:t>
      </w:r>
      <w:r w:rsidR="00184315" w:rsidRPr="00133133">
        <w:rPr>
          <w:lang w:val="en-GB"/>
        </w:rPr>
        <w:t xml:space="preserve"> and they can support each other </w:t>
      </w:r>
      <w:r w:rsidR="00797CE4" w:rsidRPr="00133133">
        <w:rPr>
          <w:lang w:val="en-GB"/>
        </w:rPr>
        <w:t xml:space="preserve">by </w:t>
      </w:r>
      <w:r w:rsidRPr="00133133">
        <w:rPr>
          <w:lang w:val="en-GB"/>
        </w:rPr>
        <w:t>merely</w:t>
      </w:r>
      <w:r w:rsidR="00797CE4" w:rsidRPr="00133133">
        <w:rPr>
          <w:lang w:val="en-GB"/>
        </w:rPr>
        <w:t xml:space="preserve"> </w:t>
      </w:r>
      <w:r w:rsidR="00C068C1" w:rsidRPr="00133133">
        <w:rPr>
          <w:lang w:val="en-GB"/>
        </w:rPr>
        <w:t>posting messages online,</w:t>
      </w:r>
      <w:r w:rsidR="00987089" w:rsidRPr="00133133">
        <w:rPr>
          <w:lang w:val="en-GB"/>
        </w:rPr>
        <w:t xml:space="preserve"> </w:t>
      </w:r>
      <w:r w:rsidR="00184315" w:rsidRPr="00133133">
        <w:rPr>
          <w:lang w:val="en-GB"/>
        </w:rPr>
        <w:t>leading to lower costs of service</w:t>
      </w:r>
      <w:r w:rsidR="004A796A" w:rsidRPr="00133133">
        <w:rPr>
          <w:lang w:val="en-GB"/>
        </w:rPr>
        <w:t xml:space="preserve"> </w:t>
      </w:r>
      <w:r w:rsidR="00730D02">
        <w:rPr>
          <w:lang w:val="en-GB"/>
        </w:rPr>
        <w:t>for businesses</w:t>
      </w:r>
      <w:r w:rsidR="004A796A" w:rsidRPr="00133133">
        <w:rPr>
          <w:lang w:val="en-GB"/>
        </w:rPr>
        <w:t xml:space="preserve"> </w:t>
      </w:r>
      <w:r w:rsidR="006C08C6" w:rsidRPr="00133133">
        <w:rPr>
          <w:lang w:val="en-GB"/>
        </w:rPr>
        <w:t>(</w:t>
      </w:r>
      <w:r w:rsidR="004A796A" w:rsidRPr="00133133">
        <w:rPr>
          <w:color w:val="222222"/>
          <w:lang w:val="en-GB"/>
        </w:rPr>
        <w:t>Bussgang</w:t>
      </w:r>
      <w:r w:rsidR="006C08C6" w:rsidRPr="00133133">
        <w:rPr>
          <w:color w:val="222222"/>
          <w:lang w:val="en-GB"/>
        </w:rPr>
        <w:t xml:space="preserve"> </w:t>
      </w:r>
      <w:r w:rsidR="00462D20" w:rsidRPr="00133133">
        <w:rPr>
          <w:color w:val="222222"/>
          <w:lang w:val="en-GB"/>
        </w:rPr>
        <w:t>&amp; Bacon 2020</w:t>
      </w:r>
      <w:r w:rsidR="004A796A" w:rsidRPr="00133133">
        <w:rPr>
          <w:color w:val="222222"/>
          <w:lang w:val="en-GB"/>
        </w:rPr>
        <w:t>).</w:t>
      </w:r>
    </w:p>
    <w:p w14:paraId="14BEA620" w14:textId="65F1F3B0" w:rsidR="00B55A4C" w:rsidRPr="00133133" w:rsidRDefault="005D0569" w:rsidP="00B55A4C">
      <w:pPr>
        <w:ind w:firstLine="720"/>
        <w:rPr>
          <w:rFonts w:eastAsiaTheme="minorEastAsia"/>
          <w:lang w:val="en-GB"/>
        </w:rPr>
      </w:pPr>
      <w:r>
        <w:rPr>
          <w:lang w:val="en-GB"/>
        </w:rPr>
        <w:lastRenderedPageBreak/>
        <w:t>Organizing o</w:t>
      </w:r>
      <w:r w:rsidR="005907C6" w:rsidRPr="00133133">
        <w:rPr>
          <w:lang w:val="en-GB"/>
        </w:rPr>
        <w:t>ffline events a</w:t>
      </w:r>
      <w:r w:rsidR="006318CF" w:rsidRPr="00133133">
        <w:rPr>
          <w:lang w:val="en-GB"/>
        </w:rPr>
        <w:t xml:space="preserve">re a way to </w:t>
      </w:r>
      <w:r w:rsidR="001136E0" w:rsidRPr="00133133">
        <w:rPr>
          <w:lang w:val="en-GB"/>
        </w:rPr>
        <w:t>get</w:t>
      </w:r>
      <w:r w:rsidR="00035612" w:rsidRPr="00133133">
        <w:rPr>
          <w:lang w:val="en-GB"/>
        </w:rPr>
        <w:t xml:space="preserve"> brand </w:t>
      </w:r>
      <w:r w:rsidR="00075848" w:rsidRPr="00133133">
        <w:rPr>
          <w:lang w:val="en-GB"/>
        </w:rPr>
        <w:t xml:space="preserve">community members to identify more with other members and the brand itself. </w:t>
      </w:r>
      <w:r w:rsidR="001136E0" w:rsidRPr="00133133">
        <w:rPr>
          <w:lang w:val="en-GB"/>
        </w:rPr>
        <w:t xml:space="preserve">This increase stimulates </w:t>
      </w:r>
      <w:r w:rsidR="00133510" w:rsidRPr="00133133">
        <w:rPr>
          <w:lang w:val="en-GB"/>
        </w:rPr>
        <w:t xml:space="preserve">engagement with the community and could positively affect online </w:t>
      </w:r>
      <w:r w:rsidR="00812393" w:rsidRPr="00133133">
        <w:rPr>
          <w:lang w:val="en-GB"/>
        </w:rPr>
        <w:t>participation</w:t>
      </w:r>
      <w:r w:rsidR="00133510" w:rsidRPr="00133133">
        <w:rPr>
          <w:lang w:val="en-GB"/>
        </w:rPr>
        <w:t xml:space="preserve">. </w:t>
      </w:r>
      <w:r w:rsidR="009A45BA">
        <w:rPr>
          <w:lang w:val="en-GB"/>
        </w:rPr>
        <w:t>P</w:t>
      </w:r>
      <w:r w:rsidR="00B55A4C" w:rsidRPr="00133133">
        <w:rPr>
          <w:rFonts w:eastAsiaTheme="minorEastAsia"/>
          <w:lang w:val="en-GB"/>
        </w:rPr>
        <w:t xml:space="preserve">articipation includes viewing and posting activities, respecting the rules of the community and replying to solicitations, physical attendance and co-organizing. Engagement focuses on online presence, </w:t>
      </w:r>
      <w:r w:rsidR="00D03777">
        <w:rPr>
          <w:rFonts w:eastAsiaTheme="minorEastAsia"/>
          <w:lang w:val="en-GB"/>
        </w:rPr>
        <w:t>namely</w:t>
      </w:r>
      <w:r w:rsidR="00D03777" w:rsidRPr="00133133">
        <w:rPr>
          <w:rFonts w:eastAsiaTheme="minorEastAsia"/>
          <w:lang w:val="en-GB"/>
        </w:rPr>
        <w:t xml:space="preserve"> </w:t>
      </w:r>
      <w:r w:rsidR="00B55A4C" w:rsidRPr="00133133">
        <w:rPr>
          <w:rFonts w:eastAsiaTheme="minorEastAsia"/>
          <w:lang w:val="en-GB"/>
        </w:rPr>
        <w:t xml:space="preserve">the frequency and intensity of visits, posting, commenting and sharing (Ardichvili et al., 2003). </w:t>
      </w:r>
    </w:p>
    <w:p w14:paraId="3137FBE7" w14:textId="2A698EB9" w:rsidR="00834C4E" w:rsidRPr="00D67B28" w:rsidRDefault="008C669F" w:rsidP="00D67B28">
      <w:pPr>
        <w:ind w:firstLine="720"/>
        <w:rPr>
          <w:lang w:val="en-GB"/>
        </w:rPr>
      </w:pPr>
      <w:r>
        <w:rPr>
          <w:rFonts w:eastAsiaTheme="minorEastAsia"/>
          <w:lang w:val="en-GB"/>
        </w:rPr>
        <w:t>Now</w:t>
      </w:r>
      <w:r w:rsidR="0002019C" w:rsidDel="008C669F">
        <w:rPr>
          <w:rFonts w:eastAsiaTheme="minorEastAsia"/>
          <w:lang w:val="en-GB"/>
        </w:rPr>
        <w:t xml:space="preserve"> </w:t>
      </w:r>
      <w:r w:rsidR="0002019C">
        <w:rPr>
          <w:rFonts w:eastAsiaTheme="minorEastAsia"/>
          <w:lang w:val="en-GB"/>
        </w:rPr>
        <w:t xml:space="preserve">that the </w:t>
      </w:r>
      <w:r w:rsidR="00181E3B">
        <w:rPr>
          <w:rFonts w:eastAsiaTheme="minorEastAsia"/>
          <w:lang w:val="en-GB"/>
        </w:rPr>
        <w:t xml:space="preserve">overall </w:t>
      </w:r>
      <w:r w:rsidR="0002019C">
        <w:rPr>
          <w:rFonts w:eastAsiaTheme="minorEastAsia"/>
          <w:lang w:val="en-GB"/>
        </w:rPr>
        <w:t xml:space="preserve">importance of participation in online brand communities is clear, the question remains why </w:t>
      </w:r>
      <w:r w:rsidR="00606A28">
        <w:rPr>
          <w:rFonts w:eastAsiaTheme="minorEastAsia"/>
          <w:lang w:val="en-GB"/>
        </w:rPr>
        <w:t>people would</w:t>
      </w:r>
      <w:r w:rsidR="0002019C">
        <w:rPr>
          <w:rFonts w:eastAsiaTheme="minorEastAsia"/>
          <w:lang w:val="en-GB"/>
        </w:rPr>
        <w:t xml:space="preserve"> participate. </w:t>
      </w:r>
      <w:r w:rsidR="0002019C" w:rsidRPr="00133133">
        <w:rPr>
          <w:rFonts w:eastAsiaTheme="minorEastAsia"/>
          <w:lang w:val="en-GB"/>
        </w:rPr>
        <w:t>In this paper, we investigate</w:t>
      </w:r>
      <w:r w:rsidR="004C7A48">
        <w:rPr>
          <w:rFonts w:eastAsiaTheme="minorEastAsia"/>
          <w:lang w:val="en-GB"/>
        </w:rPr>
        <w:t>d</w:t>
      </w:r>
      <w:r w:rsidR="0002019C" w:rsidRPr="00133133">
        <w:rPr>
          <w:rFonts w:eastAsiaTheme="minorEastAsia"/>
          <w:lang w:val="en-GB"/>
        </w:rPr>
        <w:t xml:space="preserve"> </w:t>
      </w:r>
      <w:r w:rsidR="0002019C">
        <w:rPr>
          <w:rFonts w:eastAsiaTheme="minorEastAsia"/>
          <w:lang w:val="en-GB"/>
        </w:rPr>
        <w:t>these reasons</w:t>
      </w:r>
      <w:r w:rsidR="0002019C" w:rsidRPr="00133133">
        <w:rPr>
          <w:rFonts w:eastAsiaTheme="minorEastAsia"/>
          <w:lang w:val="en-GB"/>
        </w:rPr>
        <w:t>. Specifically, we focus</w:t>
      </w:r>
      <w:r w:rsidR="004C7A48">
        <w:rPr>
          <w:rFonts w:eastAsiaTheme="minorEastAsia"/>
          <w:lang w:val="en-GB"/>
        </w:rPr>
        <w:t>ed</w:t>
      </w:r>
      <w:r w:rsidR="0002019C" w:rsidRPr="00133133">
        <w:rPr>
          <w:rFonts w:eastAsiaTheme="minorEastAsia"/>
          <w:lang w:val="en-GB"/>
        </w:rPr>
        <w:t xml:space="preserve"> on the question whether companies can enhance participation in online parts of the communities by organizing offline events, such as gatherings and activities, and whether the product or service is being considered hedonic influences this relationship</w:t>
      </w:r>
      <w:r w:rsidR="0002019C">
        <w:rPr>
          <w:rFonts w:eastAsiaTheme="minorEastAsia"/>
          <w:lang w:val="en-GB"/>
        </w:rPr>
        <w:t>, in comparison to being considered utilitarian</w:t>
      </w:r>
      <w:r w:rsidR="0002019C" w:rsidRPr="00133133">
        <w:rPr>
          <w:rFonts w:eastAsiaTheme="minorEastAsia"/>
          <w:lang w:val="en-GB"/>
        </w:rPr>
        <w:t>.</w:t>
      </w:r>
      <w:r w:rsidR="005E231C" w:rsidRPr="00133133">
        <w:rPr>
          <w:lang w:val="en-GB"/>
        </w:rPr>
        <w:t xml:space="preserve"> </w:t>
      </w:r>
      <w:r w:rsidR="00507807" w:rsidRPr="00133133">
        <w:rPr>
          <w:lang w:val="en-GB"/>
        </w:rPr>
        <w:t xml:space="preserve">For this paper, we decided </w:t>
      </w:r>
      <w:r w:rsidR="00507807">
        <w:rPr>
          <w:lang w:val="en-GB"/>
        </w:rPr>
        <w:t>to define h</w:t>
      </w:r>
      <w:r w:rsidR="0003250E" w:rsidRPr="00133133">
        <w:rPr>
          <w:lang w:val="en-GB"/>
        </w:rPr>
        <w:t xml:space="preserve">edonic goods </w:t>
      </w:r>
      <w:r w:rsidR="00507807">
        <w:rPr>
          <w:lang w:val="en-GB"/>
        </w:rPr>
        <w:t>as</w:t>
      </w:r>
      <w:r w:rsidR="0003250E" w:rsidRPr="00133133">
        <w:rPr>
          <w:lang w:val="en-GB"/>
        </w:rPr>
        <w:t xml:space="preserve"> </w:t>
      </w:r>
      <w:r w:rsidR="0003250E" w:rsidRPr="009955DC">
        <w:rPr>
          <w:lang w:val="en-GB"/>
        </w:rPr>
        <w:t xml:space="preserve">goods primarily providing experiential consumption and </w:t>
      </w:r>
      <w:r w:rsidR="002948D0" w:rsidRPr="009955DC">
        <w:rPr>
          <w:lang w:val="en-GB"/>
        </w:rPr>
        <w:t>pleasure</w:t>
      </w:r>
      <w:r w:rsidR="002948D0" w:rsidRPr="00133133">
        <w:rPr>
          <w:lang w:val="en-GB"/>
        </w:rPr>
        <w:t xml:space="preserve">, </w:t>
      </w:r>
      <w:r w:rsidR="0003250E" w:rsidRPr="00133133">
        <w:rPr>
          <w:lang w:val="en-GB"/>
        </w:rPr>
        <w:t xml:space="preserve">whereas utilitarian goods are </w:t>
      </w:r>
      <w:r w:rsidR="0003250E" w:rsidRPr="009955DC">
        <w:rPr>
          <w:lang w:val="en-GB"/>
        </w:rPr>
        <w:t>primarily providing instrumental and functional value</w:t>
      </w:r>
      <w:r w:rsidR="008E4FA2">
        <w:rPr>
          <w:lang w:val="en-GB"/>
        </w:rPr>
        <w:t xml:space="preserve"> (</w:t>
      </w:r>
      <w:r w:rsidR="00507807">
        <w:rPr>
          <w:lang w:val="en-GB"/>
        </w:rPr>
        <w:t xml:space="preserve">Dhar </w:t>
      </w:r>
      <w:r w:rsidR="006E571C">
        <w:rPr>
          <w:lang w:val="en-GB"/>
        </w:rPr>
        <w:t>&amp;</w:t>
      </w:r>
      <w:r w:rsidR="00507807">
        <w:rPr>
          <w:lang w:val="en-GB"/>
        </w:rPr>
        <w:t xml:space="preserve"> Wertenbroch</w:t>
      </w:r>
      <w:r w:rsidR="008E4FA2">
        <w:rPr>
          <w:lang w:val="en-GB"/>
        </w:rPr>
        <w:t xml:space="preserve">, </w:t>
      </w:r>
      <w:r w:rsidR="00507807">
        <w:rPr>
          <w:lang w:val="en-GB"/>
        </w:rPr>
        <w:t>2000).</w:t>
      </w:r>
      <w:r w:rsidR="0003250E" w:rsidRPr="00133133">
        <w:rPr>
          <w:lang w:val="en-GB"/>
        </w:rPr>
        <w:t xml:space="preserve"> </w:t>
      </w:r>
      <w:r w:rsidR="002948D0" w:rsidRPr="00133133">
        <w:rPr>
          <w:rFonts w:eastAsia="Calibri"/>
          <w:lang w:val="en-GB"/>
        </w:rPr>
        <w:t xml:space="preserve"> </w:t>
      </w:r>
      <w:r w:rsidR="000318B7" w:rsidRPr="00133133">
        <w:rPr>
          <w:rFonts w:eastAsia="Calibri"/>
          <w:lang w:val="en-GB"/>
        </w:rPr>
        <w:t>For managers, we expect it</w:t>
      </w:r>
      <w:r w:rsidR="002948D0" w:rsidRPr="00133133">
        <w:rPr>
          <w:rFonts w:eastAsia="Calibri"/>
          <w:lang w:val="en-GB"/>
        </w:rPr>
        <w:t xml:space="preserve"> to be more effective and relevant </w:t>
      </w:r>
      <w:r w:rsidR="007E59C4" w:rsidRPr="00133133">
        <w:rPr>
          <w:rFonts w:eastAsia="Calibri"/>
          <w:lang w:val="en-GB"/>
        </w:rPr>
        <w:t>to try</w:t>
      </w:r>
      <w:r w:rsidR="002948D0" w:rsidRPr="00133133">
        <w:rPr>
          <w:rFonts w:eastAsia="Calibri"/>
          <w:lang w:val="en-GB"/>
        </w:rPr>
        <w:t xml:space="preserve"> to increase consumer </w:t>
      </w:r>
      <w:r w:rsidR="0086298A" w:rsidRPr="00133133">
        <w:rPr>
          <w:rFonts w:eastAsia="Calibri"/>
          <w:lang w:val="en-GB"/>
        </w:rPr>
        <w:t xml:space="preserve">participation </w:t>
      </w:r>
      <w:r w:rsidR="002948D0" w:rsidRPr="00133133">
        <w:rPr>
          <w:rFonts w:eastAsia="Calibri"/>
          <w:lang w:val="en-GB"/>
        </w:rPr>
        <w:t xml:space="preserve">by </w:t>
      </w:r>
      <w:r w:rsidR="003D6FDE" w:rsidRPr="00133133">
        <w:rPr>
          <w:rFonts w:eastAsia="Calibri"/>
          <w:lang w:val="en-GB"/>
        </w:rPr>
        <w:t xml:space="preserve">organizing </w:t>
      </w:r>
      <w:r w:rsidR="002948D0" w:rsidRPr="00133133">
        <w:rPr>
          <w:rFonts w:eastAsia="Calibri"/>
          <w:lang w:val="en-GB"/>
        </w:rPr>
        <w:t xml:space="preserve">offline activities for hedonic goods than </w:t>
      </w:r>
      <w:r w:rsidR="007E59C4" w:rsidRPr="00133133">
        <w:rPr>
          <w:rFonts w:eastAsia="Calibri"/>
          <w:lang w:val="en-GB"/>
        </w:rPr>
        <w:t xml:space="preserve">for </w:t>
      </w:r>
      <w:r w:rsidR="002948D0" w:rsidRPr="00133133">
        <w:rPr>
          <w:rFonts w:eastAsia="Calibri"/>
          <w:lang w:val="en-GB"/>
        </w:rPr>
        <w:t xml:space="preserve">utilitarian goods. </w:t>
      </w:r>
      <w:r w:rsidR="00891DAB" w:rsidRPr="00133133">
        <w:rPr>
          <w:rFonts w:eastAsia="Calibri"/>
          <w:lang w:val="en-GB"/>
        </w:rPr>
        <w:t xml:space="preserve">We assume that </w:t>
      </w:r>
      <w:r w:rsidR="007268A2" w:rsidRPr="00133133">
        <w:rPr>
          <w:rFonts w:eastAsia="Calibri"/>
          <w:lang w:val="en-GB"/>
        </w:rPr>
        <w:t>p</w:t>
      </w:r>
      <w:r w:rsidR="002948D0" w:rsidRPr="00133133">
        <w:rPr>
          <w:rFonts w:eastAsia="Calibri"/>
          <w:lang w:val="en-GB"/>
        </w:rPr>
        <w:t xml:space="preserve">eople feel more need to identify and engage with a brand when it leads to a feeling of pleasure. They are </w:t>
      </w:r>
      <w:r w:rsidR="007268A2" w:rsidRPr="00133133">
        <w:rPr>
          <w:rFonts w:eastAsia="Calibri"/>
          <w:lang w:val="en-GB"/>
        </w:rPr>
        <w:t>less concerned</w:t>
      </w:r>
      <w:r w:rsidR="002948D0" w:rsidRPr="00133133">
        <w:rPr>
          <w:rFonts w:eastAsia="Calibri"/>
          <w:lang w:val="en-GB"/>
        </w:rPr>
        <w:t xml:space="preserve"> with this when it comes to fulfilling a need with utilitarian goods or services</w:t>
      </w:r>
      <w:r w:rsidR="00335EA4" w:rsidRPr="00133133">
        <w:rPr>
          <w:rFonts w:eastAsia="Calibri"/>
          <w:lang w:val="en-GB"/>
        </w:rPr>
        <w:t xml:space="preserve"> (Żyminkowska, 2018)</w:t>
      </w:r>
      <w:r w:rsidR="007969E5" w:rsidRPr="00133133">
        <w:rPr>
          <w:rFonts w:eastAsia="Calibri"/>
          <w:lang w:val="en-GB"/>
        </w:rPr>
        <w:t>.</w:t>
      </w:r>
    </w:p>
    <w:p w14:paraId="344C7D85" w14:textId="77777777" w:rsidR="007B0772" w:rsidRPr="00133133" w:rsidRDefault="007B0772" w:rsidP="00D86B44">
      <w:pPr>
        <w:rPr>
          <w:rFonts w:eastAsia="Calibri"/>
          <w:lang w:val="en-GB"/>
        </w:rPr>
      </w:pPr>
    </w:p>
    <w:p w14:paraId="757830B4" w14:textId="77777777" w:rsidR="002016B5" w:rsidRPr="00133133" w:rsidRDefault="007B0772" w:rsidP="007B0772">
      <w:pPr>
        <w:pStyle w:val="Heading2"/>
        <w:rPr>
          <w:lang w:val="en-GB"/>
        </w:rPr>
      </w:pPr>
      <w:bookmarkStart w:id="382" w:name="_Toc42335543"/>
      <w:r w:rsidRPr="00133133">
        <w:rPr>
          <w:lang w:val="en-GB"/>
        </w:rPr>
        <w:t>1.2 Conceptual model</w:t>
      </w:r>
      <w:bookmarkEnd w:id="382"/>
    </w:p>
    <w:p w14:paraId="2CAF31F0" w14:textId="760ED0FA" w:rsidR="3E0DC182" w:rsidRPr="00133133" w:rsidRDefault="00D67B28" w:rsidP="00A64CE1">
      <w:pPr>
        <w:ind w:firstLine="720"/>
        <w:rPr>
          <w:lang w:val="en-GB"/>
        </w:rPr>
      </w:pPr>
      <w:r>
        <w:rPr>
          <w:lang w:val="en-GB"/>
        </w:rPr>
        <w:t xml:space="preserve">Taking </w:t>
      </w:r>
      <w:r w:rsidR="00AC554B">
        <w:rPr>
          <w:lang w:val="en-GB"/>
        </w:rPr>
        <w:t xml:space="preserve">into account </w:t>
      </w:r>
      <w:r w:rsidR="005466D4">
        <w:rPr>
          <w:lang w:val="en-GB"/>
        </w:rPr>
        <w:t>the above</w:t>
      </w:r>
      <w:r w:rsidR="001E379D">
        <w:rPr>
          <w:lang w:val="en-GB"/>
        </w:rPr>
        <w:t>-</w:t>
      </w:r>
      <w:r w:rsidR="005466D4">
        <w:rPr>
          <w:lang w:val="en-GB"/>
        </w:rPr>
        <w:t>mentioned</w:t>
      </w:r>
      <w:r w:rsidR="00613F3A">
        <w:rPr>
          <w:lang w:val="en-GB"/>
        </w:rPr>
        <w:t xml:space="preserve"> reasons that </w:t>
      </w:r>
      <w:r w:rsidR="00883E6B">
        <w:rPr>
          <w:lang w:val="en-GB"/>
        </w:rPr>
        <w:t>might increase</w:t>
      </w:r>
      <w:r w:rsidR="00613F3A">
        <w:rPr>
          <w:lang w:val="en-GB"/>
        </w:rPr>
        <w:t xml:space="preserve"> online participation</w:t>
      </w:r>
      <w:r w:rsidR="00B70569" w:rsidRPr="00133133">
        <w:rPr>
          <w:lang w:val="en-GB"/>
        </w:rPr>
        <w:t xml:space="preserve">, the central hypothesis </w:t>
      </w:r>
      <w:r w:rsidR="00D048A9" w:rsidRPr="00133133">
        <w:rPr>
          <w:lang w:val="en-GB"/>
        </w:rPr>
        <w:t xml:space="preserve">of this paper is: </w:t>
      </w:r>
      <w:r w:rsidR="00D2579F" w:rsidRPr="00133133">
        <w:rPr>
          <w:lang w:val="en-GB"/>
        </w:rPr>
        <w:t>o</w:t>
      </w:r>
      <w:r w:rsidR="005907C6" w:rsidRPr="00133133">
        <w:rPr>
          <w:lang w:val="en-GB"/>
        </w:rPr>
        <w:t xml:space="preserve">n average, the </w:t>
      </w:r>
      <w:r w:rsidR="004E321E" w:rsidRPr="00133133">
        <w:rPr>
          <w:lang w:val="en-GB"/>
        </w:rPr>
        <w:t xml:space="preserve">individual member </w:t>
      </w:r>
      <w:r w:rsidR="005907C6" w:rsidRPr="00133133">
        <w:rPr>
          <w:lang w:val="en-GB"/>
        </w:rPr>
        <w:t xml:space="preserve">participation in offline gatherings </w:t>
      </w:r>
      <w:r w:rsidR="000E69BA" w:rsidRPr="00133133">
        <w:rPr>
          <w:lang w:val="en-GB"/>
        </w:rPr>
        <w:t xml:space="preserve">has a positive effect on individual member participation in </w:t>
      </w:r>
      <w:r w:rsidR="000E69BA" w:rsidRPr="00133133">
        <w:rPr>
          <w:lang w:val="en-GB"/>
        </w:rPr>
        <w:lastRenderedPageBreak/>
        <w:t xml:space="preserve">online brand communities which is intensified </w:t>
      </w:r>
      <w:r w:rsidR="004037B8">
        <w:rPr>
          <w:lang w:val="en-GB"/>
        </w:rPr>
        <w:t>when</w:t>
      </w:r>
      <w:r w:rsidR="000E69BA" w:rsidRPr="00133133">
        <w:rPr>
          <w:lang w:val="en-GB"/>
        </w:rPr>
        <w:t xml:space="preserve"> the product or service </w:t>
      </w:r>
      <w:r w:rsidR="004037B8">
        <w:rPr>
          <w:lang w:val="en-GB"/>
        </w:rPr>
        <w:t xml:space="preserve">is </w:t>
      </w:r>
      <w:r w:rsidR="000E69BA" w:rsidRPr="00133133">
        <w:rPr>
          <w:lang w:val="en-GB"/>
        </w:rPr>
        <w:t xml:space="preserve">considered </w:t>
      </w:r>
      <w:r w:rsidR="00F476F0">
        <w:rPr>
          <w:lang w:val="en-GB"/>
        </w:rPr>
        <w:t>as</w:t>
      </w:r>
      <w:r w:rsidR="000E69BA" w:rsidRPr="00133133">
        <w:rPr>
          <w:lang w:val="en-GB"/>
        </w:rPr>
        <w:t xml:space="preserve"> hedonic by the community.</w:t>
      </w:r>
      <w:r w:rsidR="00991A20">
        <w:rPr>
          <w:lang w:val="en-GB"/>
        </w:rPr>
        <w:t xml:space="preserve"> The increase </w:t>
      </w:r>
      <w:r w:rsidR="00356CF3" w:rsidRPr="00133133">
        <w:rPr>
          <w:lang w:val="en-GB"/>
        </w:rPr>
        <w:t xml:space="preserve">is </w:t>
      </w:r>
      <w:r w:rsidR="00991A20">
        <w:rPr>
          <w:lang w:val="en-GB"/>
        </w:rPr>
        <w:t>higher for a</w:t>
      </w:r>
      <w:r w:rsidR="00F4198D" w:rsidRPr="00133133">
        <w:rPr>
          <w:lang w:val="en-GB"/>
        </w:rPr>
        <w:t xml:space="preserve"> </w:t>
      </w:r>
      <w:r w:rsidR="00B94B99" w:rsidRPr="00133133">
        <w:rPr>
          <w:lang w:val="en-GB"/>
        </w:rPr>
        <w:t xml:space="preserve">product or service </w:t>
      </w:r>
      <w:r w:rsidR="005D4D9E">
        <w:rPr>
          <w:lang w:val="en-GB"/>
        </w:rPr>
        <w:t>when it is</w:t>
      </w:r>
      <w:r w:rsidR="005D4D9E" w:rsidRPr="00133133">
        <w:rPr>
          <w:lang w:val="en-GB"/>
        </w:rPr>
        <w:t xml:space="preserve"> </w:t>
      </w:r>
      <w:r w:rsidR="002B4142" w:rsidRPr="00133133">
        <w:rPr>
          <w:lang w:val="en-GB"/>
        </w:rPr>
        <w:t>considered</w:t>
      </w:r>
      <w:r w:rsidR="005D4D9E">
        <w:rPr>
          <w:lang w:val="en-GB"/>
        </w:rPr>
        <w:t xml:space="preserve"> </w:t>
      </w:r>
      <w:r w:rsidR="002B4142" w:rsidRPr="00133133">
        <w:rPr>
          <w:lang w:val="en-GB"/>
        </w:rPr>
        <w:t xml:space="preserve">hedonic by </w:t>
      </w:r>
      <w:r w:rsidR="00F4198D" w:rsidRPr="00133133">
        <w:rPr>
          <w:lang w:val="en-GB"/>
        </w:rPr>
        <w:t xml:space="preserve">the </w:t>
      </w:r>
      <w:r w:rsidR="00E36CF0" w:rsidRPr="00133133">
        <w:rPr>
          <w:lang w:val="en-GB"/>
        </w:rPr>
        <w:t>community</w:t>
      </w:r>
      <w:r w:rsidR="00800AB7">
        <w:rPr>
          <w:lang w:val="en-GB"/>
        </w:rPr>
        <w:t xml:space="preserve"> compared to</w:t>
      </w:r>
      <w:ins w:id="383" w:author="Luuk van de Ven" w:date="2020-05-28T14:45:00Z">
        <w:r w:rsidR="005D4D9E">
          <w:rPr>
            <w:lang w:val="en-GB"/>
          </w:rPr>
          <w:t xml:space="preserve"> when a product or service</w:t>
        </w:r>
      </w:ins>
      <w:r w:rsidR="00800AB7">
        <w:rPr>
          <w:lang w:val="en-GB"/>
        </w:rPr>
        <w:t xml:space="preserve"> </w:t>
      </w:r>
      <w:del w:id="384" w:author="Luuk van de Ven" w:date="2020-05-28T14:45:00Z">
        <w:r w:rsidR="00800AB7" w:rsidDel="005D4D9E">
          <w:rPr>
            <w:lang w:val="en-GB"/>
          </w:rPr>
          <w:delText xml:space="preserve">being </w:delText>
        </w:r>
      </w:del>
      <w:ins w:id="385" w:author="Luuk van de Ven" w:date="2020-05-28T14:45:00Z">
        <w:r w:rsidR="005D4D9E">
          <w:rPr>
            <w:lang w:val="en-GB"/>
          </w:rPr>
          <w:t xml:space="preserve">is </w:t>
        </w:r>
      </w:ins>
      <w:r w:rsidR="00800AB7">
        <w:rPr>
          <w:lang w:val="en-GB"/>
        </w:rPr>
        <w:t>considered</w:t>
      </w:r>
      <w:ins w:id="386" w:author="Luuk van de Ven" w:date="2020-05-28T14:45:00Z">
        <w:del w:id="387" w:author="Guus van den Akker" w:date="2020-05-28T19:15:00Z">
          <w:r w:rsidR="005D4D9E">
            <w:rPr>
              <w:lang w:val="en-GB"/>
            </w:rPr>
            <w:delText xml:space="preserve"> </w:delText>
          </w:r>
        </w:del>
        <w:del w:id="388" w:author="Guus van den Akker" w:date="2020-05-28T19:14:00Z">
          <w:r w:rsidR="005D4D9E">
            <w:rPr>
              <w:lang w:val="en-GB"/>
            </w:rPr>
            <w:delText>being</w:delText>
          </w:r>
        </w:del>
      </w:ins>
      <w:r w:rsidR="00800AB7">
        <w:rPr>
          <w:lang w:val="en-GB"/>
        </w:rPr>
        <w:t xml:space="preserve"> utilitarian</w:t>
      </w:r>
      <w:r w:rsidR="005907C6" w:rsidRPr="00133133">
        <w:rPr>
          <w:lang w:val="en-GB"/>
        </w:rPr>
        <w:t>.</w:t>
      </w:r>
      <w:r w:rsidR="00800AB7">
        <w:rPr>
          <w:lang w:val="en-GB"/>
        </w:rPr>
        <w:t xml:space="preserve"> </w:t>
      </w:r>
      <w:r w:rsidR="00A217F5">
        <w:rPr>
          <w:lang w:val="en-GB"/>
        </w:rPr>
        <w:t>This hypothesis</w:t>
      </w:r>
      <w:ins w:id="389" w:author="Luuk van de Ven" w:date="2020-05-28T18:10:00Z">
        <w:r w:rsidR="00302654">
          <w:rPr>
            <w:lang w:val="en-GB"/>
          </w:rPr>
          <w:t xml:space="preserve"> contains a causal claim and</w:t>
        </w:r>
      </w:ins>
      <w:r w:rsidR="00A217F5">
        <w:rPr>
          <w:lang w:val="en-GB"/>
        </w:rPr>
        <w:t xml:space="preserve"> is visualized in a conceptual model</w:t>
      </w:r>
      <w:del w:id="390" w:author="Luuk van de Ven" w:date="2020-05-28T14:45:00Z">
        <w:r w:rsidR="00A217F5" w:rsidDel="005D4D9E">
          <w:rPr>
            <w:lang w:val="en-GB"/>
          </w:rPr>
          <w:delText>,</w:delText>
        </w:r>
      </w:del>
      <w:r w:rsidR="00A217F5">
        <w:rPr>
          <w:lang w:val="en-GB"/>
        </w:rPr>
        <w:t xml:space="preserve"> </w:t>
      </w:r>
      <w:ins w:id="391" w:author="Luuk van de Ven" w:date="2020-05-28T14:45:00Z">
        <w:r w:rsidR="005D4D9E">
          <w:rPr>
            <w:lang w:val="en-GB"/>
          </w:rPr>
          <w:t>(</w:t>
        </w:r>
      </w:ins>
      <w:r w:rsidR="00A217F5">
        <w:rPr>
          <w:lang w:val="en-GB"/>
        </w:rPr>
        <w:t xml:space="preserve">see figure 1). </w:t>
      </w:r>
      <w:r w:rsidR="005907C6" w:rsidRPr="00133133">
        <w:rPr>
          <w:lang w:val="en-GB"/>
        </w:rPr>
        <w:t>The underlying</w:t>
      </w:r>
      <w:r w:rsidR="004A0A1D" w:rsidRPr="00133133">
        <w:rPr>
          <w:lang w:val="en-GB"/>
        </w:rPr>
        <w:t xml:space="preserve"> research question </w:t>
      </w:r>
      <w:r w:rsidR="006A5EC4" w:rsidRPr="00133133">
        <w:rPr>
          <w:lang w:val="en-GB"/>
        </w:rPr>
        <w:t>related to the hypothesis is: w</w:t>
      </w:r>
      <w:r w:rsidR="005907C6" w:rsidRPr="00133133">
        <w:rPr>
          <w:lang w:val="en-GB"/>
        </w:rPr>
        <w:t xml:space="preserve">hat is the effect of participation in offline events on the number of contributions made by an individual community member </w:t>
      </w:r>
      <w:r w:rsidR="000F0F41" w:rsidRPr="00133133">
        <w:rPr>
          <w:lang w:val="en-GB"/>
        </w:rPr>
        <w:t xml:space="preserve">in an online </w:t>
      </w:r>
      <w:r w:rsidR="00834CC3" w:rsidRPr="00133133">
        <w:rPr>
          <w:lang w:val="en-GB"/>
        </w:rPr>
        <w:t xml:space="preserve">brand </w:t>
      </w:r>
      <w:r w:rsidR="000F0F41" w:rsidRPr="00133133">
        <w:rPr>
          <w:lang w:val="en-GB"/>
        </w:rPr>
        <w:t xml:space="preserve">community </w:t>
      </w:r>
      <w:r w:rsidR="00D420C1" w:rsidRPr="00133133">
        <w:rPr>
          <w:lang w:val="en-GB"/>
        </w:rPr>
        <w:t xml:space="preserve">and </w:t>
      </w:r>
      <w:r w:rsidR="007E59C4" w:rsidRPr="00133133">
        <w:rPr>
          <w:lang w:val="en-GB"/>
        </w:rPr>
        <w:t xml:space="preserve">what is </w:t>
      </w:r>
      <w:r w:rsidR="005323A5" w:rsidRPr="00133133">
        <w:rPr>
          <w:lang w:val="en-GB"/>
        </w:rPr>
        <w:t xml:space="preserve">the </w:t>
      </w:r>
      <w:r w:rsidR="007E59C4" w:rsidRPr="00133133">
        <w:rPr>
          <w:lang w:val="en-GB"/>
        </w:rPr>
        <w:t>effect of whether</w:t>
      </w:r>
      <w:r w:rsidR="00BD1EA0" w:rsidRPr="00133133">
        <w:rPr>
          <w:lang w:val="en-GB"/>
        </w:rPr>
        <w:t xml:space="preserve"> </w:t>
      </w:r>
      <w:r w:rsidR="009556D5" w:rsidRPr="00133133">
        <w:rPr>
          <w:lang w:val="en-GB"/>
        </w:rPr>
        <w:t>the product or service</w:t>
      </w:r>
      <w:r w:rsidR="00BD1EA0" w:rsidRPr="00133133">
        <w:rPr>
          <w:lang w:val="en-GB"/>
        </w:rPr>
        <w:t xml:space="preserve"> is hedonic </w:t>
      </w:r>
      <w:r w:rsidR="007E59C4" w:rsidRPr="00133133">
        <w:rPr>
          <w:lang w:val="en-GB"/>
        </w:rPr>
        <w:t xml:space="preserve">on </w:t>
      </w:r>
      <w:r w:rsidR="006A0204" w:rsidRPr="00133133">
        <w:rPr>
          <w:lang w:val="en-GB"/>
        </w:rPr>
        <w:t>this relationship?</w:t>
      </w:r>
      <w:r w:rsidR="00106487">
        <w:rPr>
          <w:lang w:val="en-GB"/>
        </w:rPr>
        <w:t xml:space="preserve"> This research question consist</w:t>
      </w:r>
      <w:r w:rsidR="002E3042">
        <w:rPr>
          <w:lang w:val="en-GB"/>
        </w:rPr>
        <w:t>s</w:t>
      </w:r>
      <w:r w:rsidR="00106487">
        <w:rPr>
          <w:lang w:val="en-GB"/>
        </w:rPr>
        <w:t xml:space="preserve"> of several </w:t>
      </w:r>
      <w:r w:rsidR="002D3A50">
        <w:rPr>
          <w:lang w:val="en-GB"/>
        </w:rPr>
        <w:t>elemen</w:t>
      </w:r>
      <w:r w:rsidR="002E3042">
        <w:rPr>
          <w:lang w:val="en-GB"/>
        </w:rPr>
        <w:t>ts</w:t>
      </w:r>
      <w:del w:id="392" w:author="Guus van den Akker" w:date="2020-05-28T19:16:00Z">
        <w:r w:rsidR="002E3042">
          <w:rPr>
            <w:lang w:val="en-GB"/>
          </w:rPr>
          <w:delText>, on which we</w:delText>
        </w:r>
      </w:del>
      <w:ins w:id="393" w:author="Guus van den Akker" w:date="2020-05-28T19:16:00Z">
        <w:r w:rsidR="00E163DC">
          <w:rPr>
            <w:lang w:val="en-GB"/>
          </w:rPr>
          <w:t>. We</w:t>
        </w:r>
      </w:ins>
      <w:r w:rsidR="002E3042">
        <w:rPr>
          <w:lang w:val="en-GB"/>
        </w:rPr>
        <w:t xml:space="preserve"> will elaborate </w:t>
      </w:r>
      <w:ins w:id="394" w:author="Guus van den Akker" w:date="2020-05-28T19:16:00Z">
        <w:r w:rsidR="00E163DC">
          <w:rPr>
            <w:lang w:val="en-GB"/>
          </w:rPr>
          <w:t xml:space="preserve">on these elements </w:t>
        </w:r>
      </w:ins>
      <w:r w:rsidR="002E3042">
        <w:rPr>
          <w:lang w:val="en-GB"/>
        </w:rPr>
        <w:t>in the following paragraph.</w:t>
      </w:r>
    </w:p>
    <w:p w14:paraId="34767C24" w14:textId="2508CFF4" w:rsidR="007E59C4" w:rsidRPr="00133133" w:rsidRDefault="00FA5431" w:rsidP="00800AB7">
      <w:pPr>
        <w:ind w:firstLine="720"/>
        <w:rPr>
          <w:lang w:val="en-GB"/>
        </w:rPr>
      </w:pPr>
      <w:r>
        <w:rPr>
          <w:lang w:val="en-GB"/>
        </w:rPr>
        <w:t>First of all, t</w:t>
      </w:r>
      <w:r w:rsidR="007E59C4" w:rsidRPr="00133133">
        <w:rPr>
          <w:lang w:val="en-GB"/>
        </w:rPr>
        <w:t xml:space="preserve">he focal unit in the research question is community members. </w:t>
      </w:r>
      <w:r>
        <w:rPr>
          <w:lang w:val="en-GB"/>
        </w:rPr>
        <w:t>Secondly, t</w:t>
      </w:r>
      <w:r w:rsidR="007E59C4" w:rsidRPr="00133133">
        <w:rPr>
          <w:lang w:val="en-GB"/>
        </w:rPr>
        <w:t>he domain is</w:t>
      </w:r>
      <w:r w:rsidR="00800AB7">
        <w:rPr>
          <w:lang w:val="en-GB"/>
        </w:rPr>
        <w:t xml:space="preserve"> all</w:t>
      </w:r>
      <w:r w:rsidR="0056134E">
        <w:rPr>
          <w:lang w:val="en-GB"/>
        </w:rPr>
        <w:t xml:space="preserve"> the</w:t>
      </w:r>
      <w:r w:rsidR="00800AB7">
        <w:rPr>
          <w:lang w:val="en-GB"/>
        </w:rPr>
        <w:t xml:space="preserve"> members of</w:t>
      </w:r>
      <w:r w:rsidR="007E59C4" w:rsidRPr="00133133">
        <w:rPr>
          <w:lang w:val="en-GB"/>
        </w:rPr>
        <w:t xml:space="preserve"> the group of brands with an associated online community that also organize offline interactions. Due to the geographical dispersion of</w:t>
      </w:r>
      <w:ins w:id="395" w:author="Luuk van de Ven" w:date="2020-05-28T14:55:00Z">
        <w:r w:rsidR="000109F0">
          <w:rPr>
            <w:lang w:val="en-GB"/>
          </w:rPr>
          <w:t xml:space="preserve"> members of</w:t>
        </w:r>
      </w:ins>
      <w:r w:rsidR="007E59C4" w:rsidRPr="00133133">
        <w:rPr>
          <w:lang w:val="en-GB"/>
        </w:rPr>
        <w:t xml:space="preserve"> online communities, location is not a limitation to the theory. </w:t>
      </w:r>
      <w:r w:rsidR="0033151A">
        <w:rPr>
          <w:lang w:val="en-GB"/>
        </w:rPr>
        <w:t>Thirdly, t</w:t>
      </w:r>
      <w:r w:rsidR="007E59C4" w:rsidRPr="00133133">
        <w:rPr>
          <w:lang w:val="en-GB"/>
        </w:rPr>
        <w:t xml:space="preserve">he explicit causal relation expressed in the hypothesis is that a member of a community has a higher level of participation online after visiting an offline gathering than someone in the same community who did not take part in the offline gathering. </w:t>
      </w:r>
      <w:r w:rsidR="000318B7" w:rsidRPr="00133133">
        <w:rPr>
          <w:lang w:val="en-GB"/>
        </w:rPr>
        <w:t>We define participation in</w:t>
      </w:r>
      <w:ins w:id="396" w:author="Luuk van de Ven" w:date="2020-05-28T14:58:00Z">
        <w:r w:rsidR="004B13A8">
          <w:rPr>
            <w:lang w:val="en-GB"/>
          </w:rPr>
          <w:t xml:space="preserve"> </w:t>
        </w:r>
        <w:r w:rsidR="004B13A8" w:rsidRPr="00133133">
          <w:rPr>
            <w:lang w:val="en-GB"/>
          </w:rPr>
          <w:t>the online community</w:t>
        </w:r>
        <w:r w:rsidR="004B13A8">
          <w:rPr>
            <w:lang w:val="en-GB"/>
          </w:rPr>
          <w:t xml:space="preserve"> in</w:t>
        </w:r>
      </w:ins>
      <w:ins w:id="397" w:author="Luuk van de Ven" w:date="2020-05-28T14:56:00Z">
        <w:r w:rsidR="00E51E4F">
          <w:rPr>
            <w:lang w:val="en-GB"/>
          </w:rPr>
          <w:t xml:space="preserve"> lin</w:t>
        </w:r>
      </w:ins>
      <w:ins w:id="398" w:author="Luuk van de Ven" w:date="2020-05-28T14:57:00Z">
        <w:r w:rsidR="00E51E4F">
          <w:rPr>
            <w:lang w:val="en-GB"/>
          </w:rPr>
          <w:t xml:space="preserve">e </w:t>
        </w:r>
        <w:r w:rsidR="004B13A8">
          <w:rPr>
            <w:lang w:val="en-GB"/>
          </w:rPr>
          <w:t xml:space="preserve">with earlier research by Pöyry et al. (2013) </w:t>
        </w:r>
      </w:ins>
      <w:del w:id="399" w:author="Luuk van de Ven" w:date="2020-05-28T14:58:00Z">
        <w:r w:rsidR="000318B7" w:rsidRPr="00133133" w:rsidDel="004B13A8">
          <w:rPr>
            <w:lang w:val="en-GB"/>
          </w:rPr>
          <w:delText xml:space="preserve"> the online community </w:delText>
        </w:r>
      </w:del>
      <w:r w:rsidR="000318B7" w:rsidRPr="00133133">
        <w:rPr>
          <w:lang w:val="en-GB"/>
        </w:rPr>
        <w:t xml:space="preserve">as </w:t>
      </w:r>
      <w:ins w:id="400" w:author="Luuk van de Ven" w:date="2020-05-28T14:56:00Z">
        <w:r w:rsidR="00E51E4F">
          <w:rPr>
            <w:lang w:val="en-GB"/>
          </w:rPr>
          <w:t>producing content for the community (interactive, contributive usage behaviour)</w:t>
        </w:r>
      </w:ins>
      <w:ins w:id="401" w:author="Luuk van de Ven" w:date="2020-05-28T14:58:00Z">
        <w:r w:rsidR="00931F10">
          <w:rPr>
            <w:lang w:val="en-GB"/>
          </w:rPr>
          <w:t>.</w:t>
        </w:r>
        <w:del w:id="402" w:author="Guus van den Akker" w:date="2020-05-29T17:09:00Z">
          <w:r w:rsidR="00931F10" w:rsidRPr="00931F10">
            <w:rPr>
              <w:color w:val="FF0000"/>
              <w:lang w:val="en-GB"/>
              <w:rPrChange w:id="403" w:author="Luuk van de Ven" w:date="2020-05-28T14:58:00Z">
                <w:rPr>
                  <w:lang w:val="en-GB"/>
                </w:rPr>
              </w:rPrChange>
            </w:rPr>
            <w:delText xml:space="preserve"> </w:delText>
          </w:r>
        </w:del>
      </w:ins>
      <w:del w:id="404" w:author="Guus van den Akker" w:date="2020-05-29T17:09:00Z">
        <w:r w:rsidR="000318B7" w:rsidRPr="00931F10">
          <w:rPr>
            <w:color w:val="FF0000"/>
            <w:lang w:val="en-GB"/>
            <w:rPrChange w:id="405" w:author="Luuk van de Ven" w:date="2020-05-28T14:58:00Z">
              <w:rPr>
                <w:lang w:val="en-GB"/>
              </w:rPr>
            </w:rPrChange>
          </w:rPr>
          <w:delText>the number of contributions made to the community</w:delText>
        </w:r>
        <w:r w:rsidR="00EC2B9E" w:rsidRPr="00931F10">
          <w:rPr>
            <w:color w:val="FF0000"/>
            <w:lang w:val="en-GB"/>
            <w:rPrChange w:id="406" w:author="Luuk van de Ven" w:date="2020-05-28T14:58:00Z">
              <w:rPr>
                <w:lang w:val="en-GB"/>
              </w:rPr>
            </w:rPrChange>
          </w:rPr>
          <w:delText xml:space="preserve"> and t</w:delText>
        </w:r>
        <w:r w:rsidR="00E80F0D" w:rsidRPr="00931F10">
          <w:rPr>
            <w:color w:val="FF0000"/>
            <w:lang w:val="en-GB"/>
            <w:rPrChange w:id="407" w:author="Luuk van de Ven" w:date="2020-05-28T14:58:00Z">
              <w:rPr>
                <w:lang w:val="en-GB"/>
              </w:rPr>
            </w:rPrChange>
          </w:rPr>
          <w:delText>ake</w:delText>
        </w:r>
        <w:r w:rsidR="000318B7" w:rsidRPr="00931F10">
          <w:rPr>
            <w:color w:val="FF0000"/>
            <w:lang w:val="en-GB"/>
            <w:rPrChange w:id="408" w:author="Luuk van de Ven" w:date="2020-05-28T14:58:00Z">
              <w:rPr>
                <w:lang w:val="en-GB"/>
              </w:rPr>
            </w:rPrChange>
          </w:rPr>
          <w:delText xml:space="preserve"> contributions made in the six months before and after the offline event</w:delText>
        </w:r>
        <w:r w:rsidR="007E59C4" w:rsidRPr="00931F10">
          <w:rPr>
            <w:color w:val="FF0000"/>
            <w:lang w:val="en-GB"/>
            <w:rPrChange w:id="409" w:author="Luuk van de Ven" w:date="2020-05-28T14:58:00Z">
              <w:rPr>
                <w:lang w:val="en-GB"/>
              </w:rPr>
            </w:rPrChange>
          </w:rPr>
          <w:delText xml:space="preserve"> as a measurement for participation.</w:delText>
        </w:r>
        <w:r w:rsidR="00A217F5" w:rsidRPr="00931F10">
          <w:rPr>
            <w:color w:val="FF0000"/>
            <w:lang w:val="en-GB"/>
            <w:rPrChange w:id="410" w:author="Luuk van de Ven" w:date="2020-05-28T14:58:00Z">
              <w:rPr>
                <w:lang w:val="en-GB"/>
              </w:rPr>
            </w:rPrChange>
          </w:rPr>
          <w:delText xml:space="preserve"> </w:delText>
        </w:r>
      </w:del>
    </w:p>
    <w:p w14:paraId="40854599" w14:textId="77777777" w:rsidR="002266BD" w:rsidRPr="00133133" w:rsidRDefault="00D8705E" w:rsidP="00D86B44">
      <w:pPr>
        <w:rPr>
          <w:lang w:val="en-GB"/>
        </w:rPr>
      </w:pPr>
      <w:r w:rsidRPr="00133133">
        <w:rPr>
          <w:noProof/>
          <w:lang w:val="en-GB"/>
        </w:rPr>
        <mc:AlternateContent>
          <mc:Choice Requires="wpg">
            <w:drawing>
              <wp:anchor distT="0" distB="0" distL="114300" distR="114300" simplePos="0" relativeHeight="251658257" behindDoc="0" locked="0" layoutInCell="1" allowOverlap="1" wp14:anchorId="253C1A03" wp14:editId="16316F5E">
                <wp:simplePos x="0" y="0"/>
                <wp:positionH relativeFrom="margin">
                  <wp:posOffset>137160</wp:posOffset>
                </wp:positionH>
                <wp:positionV relativeFrom="paragraph">
                  <wp:posOffset>145415</wp:posOffset>
                </wp:positionV>
                <wp:extent cx="5539740" cy="1883410"/>
                <wp:effectExtent l="0" t="0" r="22860" b="21590"/>
                <wp:wrapNone/>
                <wp:docPr id="6" name="Group 6"/>
                <wp:cNvGraphicFramePr/>
                <a:graphic xmlns:a="http://schemas.openxmlformats.org/drawingml/2006/main">
                  <a:graphicData uri="http://schemas.microsoft.com/office/word/2010/wordprocessingGroup">
                    <wpg:wgp>
                      <wpg:cNvGrpSpPr/>
                      <wpg:grpSpPr>
                        <a:xfrm>
                          <a:off x="0" y="0"/>
                          <a:ext cx="5539740" cy="1883410"/>
                          <a:chOff x="0" y="-1"/>
                          <a:chExt cx="5539941" cy="1883827"/>
                        </a:xfrm>
                      </wpg:grpSpPr>
                      <wps:wsp>
                        <wps:cNvPr id="36" name="Text Box 2"/>
                        <wps:cNvSpPr txBox="1">
                          <a:spLocks noChangeArrowheads="1"/>
                        </wps:cNvSpPr>
                        <wps:spPr bwMode="auto">
                          <a:xfrm>
                            <a:off x="0" y="708660"/>
                            <a:ext cx="1394460" cy="632460"/>
                          </a:xfrm>
                          <a:prstGeom prst="rect">
                            <a:avLst/>
                          </a:prstGeom>
                          <a:solidFill>
                            <a:srgbClr val="FFFFFF"/>
                          </a:solidFill>
                          <a:ln w="9525">
                            <a:solidFill>
                              <a:srgbClr val="000000"/>
                            </a:solidFill>
                            <a:miter lim="800000"/>
                            <a:headEnd/>
                            <a:tailEnd/>
                          </a:ln>
                        </wps:spPr>
                        <wps:txbx>
                          <w:txbxContent>
                            <w:p w14:paraId="01AF9B33" w14:textId="77777777" w:rsidR="00D8705E" w:rsidRDefault="00D8705E" w:rsidP="00D8705E">
                              <w:r>
                                <w:t>Participation in offline gathering</w:t>
                              </w:r>
                            </w:p>
                          </w:txbxContent>
                        </wps:txbx>
                        <wps:bodyPr rot="0" vert="horz" wrap="square" anchor="t" anchorCtr="0"/>
                      </wps:wsp>
                      <wps:wsp>
                        <wps:cNvPr id="39" name="Text Box 2"/>
                        <wps:cNvSpPr txBox="1">
                          <a:spLocks noChangeArrowheads="1"/>
                        </wps:cNvSpPr>
                        <wps:spPr bwMode="auto">
                          <a:xfrm>
                            <a:off x="3786643" y="731047"/>
                            <a:ext cx="1753298" cy="1152779"/>
                          </a:xfrm>
                          <a:prstGeom prst="rect">
                            <a:avLst/>
                          </a:prstGeom>
                          <a:solidFill>
                            <a:srgbClr val="FFFFFF"/>
                          </a:solidFill>
                          <a:ln w="9525">
                            <a:solidFill>
                              <a:srgbClr val="000000"/>
                            </a:solidFill>
                            <a:miter lim="800000"/>
                            <a:headEnd/>
                            <a:tailEnd/>
                          </a:ln>
                        </wps:spPr>
                        <wps:txbx>
                          <w:txbxContent>
                            <w:p w14:paraId="48E1976B" w14:textId="77777777" w:rsidR="00D8705E" w:rsidRPr="00BE28B4" w:rsidRDefault="00D8705E" w:rsidP="00D8705E">
                              <w:r w:rsidRPr="00BE28B4">
                                <w:t>Individual member participation in online brand communities</w:t>
                              </w:r>
                            </w:p>
                          </w:txbxContent>
                        </wps:txbx>
                        <wps:bodyPr rot="0" vert="horz" wrap="square" anchor="t" anchorCtr="0">
                          <a:spAutoFit/>
                        </wps:bodyPr>
                      </wps:wsp>
                      <wps:wsp>
                        <wps:cNvPr id="40" name="Straight Arrow Connector 40"/>
                        <wps:cNvCnPr/>
                        <wps:spPr>
                          <a:xfrm>
                            <a:off x="1402080" y="1059180"/>
                            <a:ext cx="2377440" cy="0"/>
                          </a:xfrm>
                          <a:prstGeom prst="straightConnector1">
                            <a:avLst/>
                          </a:prstGeom>
                          <a:ln w="12700">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 name="Text Box 2"/>
                        <wps:cNvSpPr txBox="1">
                          <a:spLocks noChangeArrowheads="1"/>
                        </wps:cNvSpPr>
                        <wps:spPr bwMode="auto">
                          <a:xfrm>
                            <a:off x="1628082" y="-1"/>
                            <a:ext cx="1851726" cy="451584"/>
                          </a:xfrm>
                          <a:prstGeom prst="rect">
                            <a:avLst/>
                          </a:prstGeom>
                          <a:solidFill>
                            <a:srgbClr val="FFFFFF"/>
                          </a:solidFill>
                          <a:ln w="9525">
                            <a:solidFill>
                              <a:srgbClr val="000000"/>
                            </a:solidFill>
                            <a:miter lim="800000"/>
                            <a:headEnd/>
                            <a:tailEnd/>
                          </a:ln>
                        </wps:spPr>
                        <wps:txbx>
                          <w:txbxContent>
                            <w:p w14:paraId="117ABDF1" w14:textId="77777777" w:rsidR="00D8705E" w:rsidRPr="00213803" w:rsidRDefault="00D8705E" w:rsidP="00D8705E">
                              <w:r>
                                <w:t>Hedonic product or service</w:t>
                              </w:r>
                            </w:p>
                          </w:txbxContent>
                        </wps:txbx>
                        <wps:bodyPr rot="0" vert="horz" wrap="square" anchor="t" anchorCtr="0">
                          <a:spAutoFit/>
                        </wps:bodyPr>
                      </wps:wsp>
                      <wps:wsp>
                        <wps:cNvPr id="42" name="Straight Arrow Connector 42"/>
                        <wps:cNvCnPr>
                          <a:stCxn id="41" idx="2"/>
                        </wps:cNvCnPr>
                        <wps:spPr>
                          <a:xfrm>
                            <a:off x="2553946" y="451583"/>
                            <a:ext cx="0" cy="612136"/>
                          </a:xfrm>
                          <a:prstGeom prst="straightConnector1">
                            <a:avLst/>
                          </a:prstGeom>
                          <a:ln w="12700">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53C1A03" id="Group 6" o:spid="_x0000_s1026" style="position:absolute;left:0;text-align:left;margin-left:10.8pt;margin-top:11.45pt;width:436.2pt;height:148.3pt;z-index:251658257;mso-position-horizontal-relative:margin;mso-height-relative:margin" coordorigin="" coordsize="55399,188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">
                <v:shapetype id="_x0000_t202" coordsize="21600,21600" o:spt="202" path="m,l,21600r21600,l21600,xe">
                  <v:stroke joinstyle="miter"/>
                  <v:path gradientshapeok="t" o:connecttype="rect"/>
                </v:shapetype>
                <v:shape id="_x0000_s1027" type="#_x0000_t202" style="position:absolute;top:7086;width:13944;height:63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">
                  <v:textbox>
                    <w:txbxContent>
                      <w:p w14:paraId="01AF9B33" w14:textId="77777777" w:rsidR="00D8705E" w:rsidRDefault="00D8705E" w:rsidP="00D8705E">
                        <w:r>
                          <w:t>Participation in offline gathering</w:t>
                        </w:r>
                      </w:p>
                    </w:txbxContent>
                  </v:textbox>
                </v:shape>
                <v:shape id="_x0000_s1028" type="#_x0000_t202" style="position:absolute;left:37866;top:7310;width:17533;height:11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">
                  <v:textbox style="mso-fit-shape-to-text:t">
                    <w:txbxContent>
                      <w:p w14:paraId="48E1976B" w14:textId="77777777" w:rsidR="00D8705E" w:rsidRPr="00BE28B4" w:rsidRDefault="00D8705E" w:rsidP="00D8705E">
                        <w:r w:rsidRPr="00BE28B4">
                          <w:t>Individual member participation in online brand communities</w:t>
                        </w:r>
                      </w:p>
                    </w:txbxContent>
                  </v:textbox>
                </v:shape>
                <v:shapetype id="_x0000_t32" coordsize="21600,21600" o:spt="32" o:oned="t" path="m,l21600,21600e" filled="f">
                  <v:path arrowok="t" fillok="f" o:connecttype="none"/>
                  <o:lock v:ext="edit" shapetype="t"/>
                </v:shapetype>
                <v:shape id="Straight Arrow Connector 40" o:spid="_x0000_s1029" type="#_x0000_t32" style="position:absolute;left:14020;top:10591;width:2377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" strokecolor="#272727 [2749]" strokeweight="1pt">
                  <v:stroke endarrow="block" joinstyle="miter"/>
                </v:shape>
                <v:shape id="_x0000_s1030" type="#_x0000_t202" style="position:absolute;left:16280;width:18518;height:45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">
                  <v:textbox style="mso-fit-shape-to-text:t">
                    <w:txbxContent>
                      <w:p w14:paraId="117ABDF1" w14:textId="77777777" w:rsidR="00D8705E" w:rsidRPr="00213803" w:rsidRDefault="00D8705E" w:rsidP="00D8705E">
                        <w:r>
                          <w:t>Hedonic product or service</w:t>
                        </w:r>
                      </w:p>
                    </w:txbxContent>
                  </v:textbox>
                </v:shape>
                <v:shape id="Straight Arrow Connector 42" o:spid="_x0000_s1031" type="#_x0000_t32" style="position:absolute;left:25539;top:4515;width:0;height:612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" strokecolor="#272727 [2749]" strokeweight="1pt">
                  <v:stroke endarrow="block" joinstyle="miter"/>
                </v:shape>
                <w10:wrap anchorx="margin"/>
              </v:group>
            </w:pict>
          </mc:Fallback>
        </mc:AlternateContent>
      </w:r>
      <w:r w:rsidRPr="00133133">
        <w:rPr>
          <w:noProof/>
          <w:lang w:val="en-GB"/>
        </w:rPr>
        <mc:AlternateContent>
          <mc:Choice Requires="wps">
            <w:drawing>
              <wp:anchor distT="0" distB="0" distL="114300" distR="114300" simplePos="0" relativeHeight="251658256" behindDoc="0" locked="0" layoutInCell="1" allowOverlap="1" wp14:anchorId="65EC8D74" wp14:editId="018A21E0">
                <wp:simplePos x="0" y="0"/>
                <wp:positionH relativeFrom="column">
                  <wp:posOffset>140335</wp:posOffset>
                </wp:positionH>
                <wp:positionV relativeFrom="paragraph">
                  <wp:posOffset>1744980</wp:posOffset>
                </wp:positionV>
                <wp:extent cx="5539740" cy="635"/>
                <wp:effectExtent l="0" t="0" r="0" b="635"/>
                <wp:wrapNone/>
                <wp:docPr id="43" name="Text Box 43"/>
                <wp:cNvGraphicFramePr/>
                <a:graphic xmlns:a="http://schemas.openxmlformats.org/drawingml/2006/main">
                  <a:graphicData uri="http://schemas.microsoft.com/office/word/2010/wordprocessingShape">
                    <wps:wsp>
                      <wps:cNvSpPr txBox="1"/>
                      <wps:spPr>
                        <a:xfrm>
                          <a:off x="0" y="0"/>
                          <a:ext cx="5539740" cy="635"/>
                        </a:xfrm>
                        <a:prstGeom prst="rect">
                          <a:avLst/>
                        </a:prstGeom>
                        <a:solidFill>
                          <a:prstClr val="white"/>
                        </a:solidFill>
                        <a:ln>
                          <a:noFill/>
                        </a:ln>
                      </wps:spPr>
                      <wps:txbx>
                        <w:txbxContent>
                          <w:p w14:paraId="2CD57768" w14:textId="34D24624" w:rsidR="00D8705E" w:rsidRPr="009A557B" w:rsidRDefault="00D8705E" w:rsidP="00D8705E">
                            <w:pPr>
                              <w:pStyle w:val="Caption"/>
                              <w:rPr>
                                <w:rFonts w:ascii="Times New Roman" w:eastAsia="Calibri" w:hAnsi="Times New Roman" w:cs="Times New Roman"/>
                                <w:noProof/>
                              </w:rPr>
                            </w:pPr>
                            <w:r w:rsidRPr="009A557B">
                              <w:rPr>
                                <w:rFonts w:ascii="Times New Roman" w:hAnsi="Times New Roman" w:cs="Times New Roman"/>
                              </w:rPr>
                              <w:t xml:space="preserve">Figure </w:t>
                            </w:r>
                            <w:r w:rsidR="00A23C15" w:rsidRPr="009A557B">
                              <w:rPr>
                                <w:rFonts w:ascii="Times New Roman" w:hAnsi="Times New Roman" w:cs="Times New Roman"/>
                              </w:rPr>
                              <w:fldChar w:fldCharType="begin"/>
                            </w:r>
                            <w:r w:rsidR="00A23C15" w:rsidRPr="009A557B">
                              <w:rPr>
                                <w:rFonts w:ascii="Times New Roman" w:hAnsi="Times New Roman" w:cs="Times New Roman"/>
                              </w:rPr>
                              <w:instrText xml:space="preserve"> SEQ Figure \* ARABIC </w:instrText>
                            </w:r>
                            <w:r w:rsidR="00A23C15" w:rsidRPr="009A557B">
                              <w:rPr>
                                <w:rFonts w:ascii="Times New Roman" w:hAnsi="Times New Roman" w:cs="Times New Roman"/>
                              </w:rPr>
                              <w:fldChar w:fldCharType="separate"/>
                            </w:r>
                            <w:r w:rsidR="0028038D">
                              <w:rPr>
                                <w:rFonts w:ascii="Times New Roman" w:hAnsi="Times New Roman" w:cs="Times New Roman"/>
                                <w:noProof/>
                              </w:rPr>
                              <w:t>1</w:t>
                            </w:r>
                            <w:r w:rsidR="00A23C15" w:rsidRPr="009A557B">
                              <w:rPr>
                                <w:rFonts w:ascii="Times New Roman" w:hAnsi="Times New Roman" w:cs="Times New Roman"/>
                                <w:noProof/>
                              </w:rPr>
                              <w:fldChar w:fldCharType="end"/>
                            </w:r>
                            <w:r w:rsidRPr="009A557B">
                              <w:rPr>
                                <w:rFonts w:ascii="Times New Roman" w:hAnsi="Times New Roman" w:cs="Times New Roman"/>
                              </w:rPr>
                              <w:t xml:space="preserve"> – Conceptual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C8D74" id="Text Box 43" o:spid="_x0000_s1032" type="#_x0000_t202" style="position:absolute;left:0;text-align:left;margin-left:11.05pt;margin-top:137.4pt;width:436.2pt;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" stroked="f">
                <v:textbox style="mso-fit-shape-to-text:t" inset="0,0,0,0">
                  <w:txbxContent>
                    <w:p w14:paraId="2CD57768" w14:textId="34D24624" w:rsidR="00D8705E" w:rsidRPr="009A557B" w:rsidRDefault="00D8705E" w:rsidP="00D8705E">
                      <w:pPr>
                        <w:pStyle w:val="Caption"/>
                        <w:rPr>
                          <w:rFonts w:ascii="Times New Roman" w:eastAsia="Calibri" w:hAnsi="Times New Roman" w:cs="Times New Roman"/>
                          <w:noProof/>
                        </w:rPr>
                      </w:pPr>
                      <w:r w:rsidRPr="009A557B">
                        <w:rPr>
                          <w:rFonts w:ascii="Times New Roman" w:hAnsi="Times New Roman" w:cs="Times New Roman"/>
                        </w:rPr>
                        <w:t xml:space="preserve">Figure </w:t>
                      </w:r>
                      <w:r w:rsidR="00A23C15" w:rsidRPr="009A557B">
                        <w:rPr>
                          <w:rFonts w:ascii="Times New Roman" w:hAnsi="Times New Roman" w:cs="Times New Roman"/>
                        </w:rPr>
                        <w:fldChar w:fldCharType="begin"/>
                      </w:r>
                      <w:r w:rsidR="00A23C15" w:rsidRPr="009A557B">
                        <w:rPr>
                          <w:rFonts w:ascii="Times New Roman" w:hAnsi="Times New Roman" w:cs="Times New Roman"/>
                        </w:rPr>
                        <w:instrText xml:space="preserve"> SEQ Figure \* ARABIC </w:instrText>
                      </w:r>
                      <w:r w:rsidR="00A23C15" w:rsidRPr="009A557B">
                        <w:rPr>
                          <w:rFonts w:ascii="Times New Roman" w:hAnsi="Times New Roman" w:cs="Times New Roman"/>
                        </w:rPr>
                        <w:fldChar w:fldCharType="separate"/>
                      </w:r>
                      <w:r w:rsidR="0028038D">
                        <w:rPr>
                          <w:rFonts w:ascii="Times New Roman" w:hAnsi="Times New Roman" w:cs="Times New Roman"/>
                          <w:noProof/>
                        </w:rPr>
                        <w:t>1</w:t>
                      </w:r>
                      <w:r w:rsidR="00A23C15" w:rsidRPr="009A557B">
                        <w:rPr>
                          <w:rFonts w:ascii="Times New Roman" w:hAnsi="Times New Roman" w:cs="Times New Roman"/>
                          <w:noProof/>
                        </w:rPr>
                        <w:fldChar w:fldCharType="end"/>
                      </w:r>
                      <w:r w:rsidRPr="009A557B">
                        <w:rPr>
                          <w:rFonts w:ascii="Times New Roman" w:hAnsi="Times New Roman" w:cs="Times New Roman"/>
                        </w:rPr>
                        <w:t xml:space="preserve"> – Conceptual model</w:t>
                      </w:r>
                    </w:p>
                  </w:txbxContent>
                </v:textbox>
              </v:shape>
            </w:pict>
          </mc:Fallback>
        </mc:AlternateContent>
      </w:r>
    </w:p>
    <w:p w14:paraId="53CBD439" w14:textId="77777777" w:rsidR="00BD1ED9" w:rsidRPr="00133133" w:rsidRDefault="00BD1ED9" w:rsidP="00D86B44">
      <w:pPr>
        <w:rPr>
          <w:lang w:val="en-GB"/>
        </w:rPr>
      </w:pPr>
    </w:p>
    <w:p w14:paraId="4D998026" w14:textId="77777777" w:rsidR="00BD1ED9" w:rsidRPr="00133133" w:rsidRDefault="00BD1ED9" w:rsidP="00D86B44">
      <w:pPr>
        <w:rPr>
          <w:lang w:val="en-GB"/>
        </w:rPr>
      </w:pPr>
    </w:p>
    <w:p w14:paraId="14D60BCC" w14:textId="77777777" w:rsidR="00BD1ED9" w:rsidRPr="00133133" w:rsidRDefault="00BD1ED9" w:rsidP="00D86B44">
      <w:pPr>
        <w:rPr>
          <w:lang w:val="en-GB"/>
        </w:rPr>
      </w:pPr>
    </w:p>
    <w:p w14:paraId="728F4A5A" w14:textId="77777777" w:rsidR="00BD1ED9" w:rsidRPr="00133133" w:rsidRDefault="00BD1ED9" w:rsidP="00D86B44">
      <w:pPr>
        <w:rPr>
          <w:lang w:val="en-GB"/>
        </w:rPr>
      </w:pPr>
    </w:p>
    <w:p w14:paraId="7E245634" w14:textId="77777777" w:rsidR="00BD1ED9" w:rsidRPr="00133133" w:rsidRDefault="00BD1ED9" w:rsidP="00D86B44">
      <w:pPr>
        <w:rPr>
          <w:del w:id="411" w:author="Ditte Selders" w:date="2020-05-28T21:38:00Z"/>
          <w:lang w:val="en-GB"/>
        </w:rPr>
      </w:pPr>
    </w:p>
    <w:p w14:paraId="72FE0539" w14:textId="77777777" w:rsidR="003225FF" w:rsidRDefault="003225FF" w:rsidP="00D75B9F">
      <w:pPr>
        <w:pStyle w:val="Heading2"/>
        <w:rPr>
          <w:ins w:id="412" w:author="Guus van den Akker" w:date="2020-05-28T19:20:00Z"/>
          <w:lang w:val="en-GB"/>
        </w:rPr>
      </w:pPr>
    </w:p>
    <w:p w14:paraId="0E27C218" w14:textId="0D6B9349" w:rsidR="00D64A10" w:rsidRPr="00133133" w:rsidRDefault="00223A1D" w:rsidP="00D75B9F">
      <w:pPr>
        <w:pStyle w:val="Heading2"/>
        <w:rPr>
          <w:lang w:val="en-GB"/>
        </w:rPr>
      </w:pPr>
      <w:bookmarkStart w:id="413" w:name="_Toc42335544"/>
      <w:r w:rsidRPr="00133133">
        <w:rPr>
          <w:lang w:val="en-GB"/>
        </w:rPr>
        <w:lastRenderedPageBreak/>
        <w:t xml:space="preserve">1.3 </w:t>
      </w:r>
      <w:r w:rsidR="00D64A10" w:rsidRPr="00133133">
        <w:rPr>
          <w:lang w:val="en-GB"/>
        </w:rPr>
        <w:t>Research strategy</w:t>
      </w:r>
      <w:bookmarkEnd w:id="413"/>
    </w:p>
    <w:p w14:paraId="264DB856" w14:textId="7D46EB31" w:rsidR="00D64A10" w:rsidRPr="00133133" w:rsidRDefault="008A0946" w:rsidP="0031209B">
      <w:pPr>
        <w:ind w:firstLine="720"/>
        <w:rPr>
          <w:lang w:val="en-GB"/>
        </w:rPr>
      </w:pPr>
      <w:r>
        <w:rPr>
          <w:lang w:val="en-GB"/>
        </w:rPr>
        <w:t xml:space="preserve">To </w:t>
      </w:r>
      <w:r w:rsidR="00496128">
        <w:rPr>
          <w:lang w:val="en-GB"/>
        </w:rPr>
        <w:t xml:space="preserve">find out whether </w:t>
      </w:r>
      <w:del w:id="414" w:author="Luuk van de Ven" w:date="2020-05-28T14:58:00Z">
        <w:r w:rsidR="00496128" w:rsidDel="00931F10">
          <w:rPr>
            <w:lang w:val="en-GB"/>
          </w:rPr>
          <w:delText xml:space="preserve">this </w:delText>
        </w:r>
      </w:del>
      <w:ins w:id="415" w:author="Luuk van de Ven" w:date="2020-05-28T14:58:00Z">
        <w:r w:rsidR="00931F10">
          <w:rPr>
            <w:lang w:val="en-GB"/>
          </w:rPr>
          <w:t xml:space="preserve">the </w:t>
        </w:r>
      </w:ins>
      <w:r w:rsidR="00496128">
        <w:rPr>
          <w:lang w:val="en-GB"/>
        </w:rPr>
        <w:t xml:space="preserve">hypothesis </w:t>
      </w:r>
      <w:r w:rsidR="00770860">
        <w:rPr>
          <w:lang w:val="en-GB"/>
        </w:rPr>
        <w:t xml:space="preserve">displayed in the conceptual model above </w:t>
      </w:r>
      <w:r w:rsidR="00496128">
        <w:rPr>
          <w:lang w:val="en-GB"/>
        </w:rPr>
        <w:t xml:space="preserve">is </w:t>
      </w:r>
      <w:del w:id="416" w:author="Guus van den Akker" w:date="2020-05-28T19:21:00Z">
        <w:r w:rsidR="00496128">
          <w:rPr>
            <w:lang w:val="en-GB"/>
          </w:rPr>
          <w:delText>true</w:delText>
        </w:r>
      </w:del>
      <w:ins w:id="417" w:author="Guus van den Akker" w:date="2020-05-28T19:21:00Z">
        <w:r w:rsidR="00745A91">
          <w:rPr>
            <w:lang w:val="en-GB"/>
          </w:rPr>
          <w:t>supported</w:t>
        </w:r>
      </w:ins>
      <w:r>
        <w:rPr>
          <w:lang w:val="en-GB"/>
        </w:rPr>
        <w:t>, w</w:t>
      </w:r>
      <w:r w:rsidR="00D64A10" w:rsidRPr="00133133">
        <w:rPr>
          <w:lang w:val="en-GB"/>
        </w:rPr>
        <w:t xml:space="preserve">e </w:t>
      </w:r>
      <w:r w:rsidR="00E80F0D">
        <w:rPr>
          <w:lang w:val="en-GB"/>
        </w:rPr>
        <w:t>conducted</w:t>
      </w:r>
      <w:r w:rsidR="00D64A10" w:rsidRPr="00133133">
        <w:rPr>
          <w:lang w:val="en-GB"/>
        </w:rPr>
        <w:t xml:space="preserve"> </w:t>
      </w:r>
      <w:del w:id="418" w:author="Guus van den Akker" w:date="2020-05-28T19:22:00Z">
        <w:r w:rsidR="00D64A10" w:rsidRPr="00133133">
          <w:rPr>
            <w:lang w:val="en-GB"/>
          </w:rPr>
          <w:delText xml:space="preserve">our research by </w:delText>
        </w:r>
        <w:r w:rsidR="00D64A10" w:rsidRPr="00133133" w:rsidDel="006709DC">
          <w:rPr>
            <w:lang w:val="en-GB"/>
          </w:rPr>
          <w:delText xml:space="preserve">performing </w:delText>
        </w:r>
      </w:del>
      <w:ins w:id="419" w:author="Luuk van de Ven" w:date="2020-05-28T14:59:00Z">
        <w:del w:id="420" w:author="Guus van den Akker" w:date="2020-05-28T19:22:00Z">
          <w:r w:rsidR="006709DC">
            <w:rPr>
              <w:lang w:val="en-GB"/>
            </w:rPr>
            <w:delText>conducting</w:delText>
          </w:r>
        </w:del>
        <w:r w:rsidR="006709DC" w:rsidRPr="00133133">
          <w:rPr>
            <w:lang w:val="en-GB"/>
          </w:rPr>
          <w:t xml:space="preserve"> </w:t>
        </w:r>
      </w:ins>
      <w:r w:rsidR="00D64A10" w:rsidRPr="00133133">
        <w:rPr>
          <w:lang w:val="en-GB"/>
        </w:rPr>
        <w:t xml:space="preserve">a literature review and </w:t>
      </w:r>
      <w:del w:id="421" w:author="Luuk van de Ven" w:date="2020-05-28T14:59:00Z">
        <w:r w:rsidR="00AC328A" w:rsidRPr="00133133" w:rsidDel="006709DC">
          <w:rPr>
            <w:lang w:val="en-GB"/>
          </w:rPr>
          <w:delText xml:space="preserve">by conducting </w:delText>
        </w:r>
      </w:del>
      <w:r w:rsidR="00AC328A" w:rsidRPr="00133133">
        <w:rPr>
          <w:lang w:val="en-GB"/>
        </w:rPr>
        <w:t>a</w:t>
      </w:r>
      <w:r w:rsidR="0017598D" w:rsidRPr="00133133">
        <w:rPr>
          <w:lang w:val="en-GB"/>
        </w:rPr>
        <w:t xml:space="preserve">n </w:t>
      </w:r>
      <w:r w:rsidR="00896D7A" w:rsidRPr="00133133">
        <w:rPr>
          <w:lang w:val="en-GB"/>
        </w:rPr>
        <w:t>experimental</w:t>
      </w:r>
      <w:r w:rsidR="0017598D" w:rsidRPr="00133133">
        <w:rPr>
          <w:lang w:val="en-GB"/>
        </w:rPr>
        <w:t xml:space="preserve"> </w:t>
      </w:r>
      <w:r w:rsidR="00266918" w:rsidRPr="00133133">
        <w:rPr>
          <w:lang w:val="en-GB"/>
        </w:rPr>
        <w:t xml:space="preserve">study </w:t>
      </w:r>
      <w:r w:rsidR="00037A1A">
        <w:rPr>
          <w:lang w:val="en-GB"/>
        </w:rPr>
        <w:t>supported by an online survey</w:t>
      </w:r>
      <w:r w:rsidR="00266918" w:rsidRPr="00133133">
        <w:rPr>
          <w:lang w:val="en-GB"/>
        </w:rPr>
        <w:t>.</w:t>
      </w:r>
      <w:r w:rsidR="00AC328A" w:rsidRPr="00133133">
        <w:rPr>
          <w:lang w:val="en-GB"/>
        </w:rPr>
        <w:t xml:space="preserve"> </w:t>
      </w:r>
      <w:r w:rsidR="00896D7A" w:rsidRPr="00133133">
        <w:rPr>
          <w:lang w:val="en-GB"/>
        </w:rPr>
        <w:t xml:space="preserve">Our strategy </w:t>
      </w:r>
      <w:r w:rsidR="000318B7" w:rsidRPr="00133133">
        <w:rPr>
          <w:lang w:val="en-GB"/>
        </w:rPr>
        <w:t>include</w:t>
      </w:r>
      <w:r w:rsidR="00E80F0D">
        <w:rPr>
          <w:lang w:val="en-GB"/>
        </w:rPr>
        <w:t>d</w:t>
      </w:r>
      <w:r w:rsidR="00896D7A" w:rsidRPr="00133133">
        <w:rPr>
          <w:lang w:val="en-GB"/>
        </w:rPr>
        <w:t xml:space="preserve"> a 2 x 2 between-subject design</w:t>
      </w:r>
      <w:r w:rsidR="004915EA" w:rsidRPr="00133133">
        <w:rPr>
          <w:lang w:val="en-GB"/>
        </w:rPr>
        <w:t>.</w:t>
      </w:r>
      <w:r w:rsidR="00E3571B" w:rsidRPr="00133133">
        <w:rPr>
          <w:lang w:val="en-GB"/>
        </w:rPr>
        <w:t xml:space="preserve"> The population </w:t>
      </w:r>
      <w:r w:rsidR="000318B7" w:rsidRPr="00133133">
        <w:rPr>
          <w:lang w:val="en-GB"/>
        </w:rPr>
        <w:t>consist</w:t>
      </w:r>
      <w:r w:rsidR="00E80F0D">
        <w:rPr>
          <w:lang w:val="en-GB"/>
        </w:rPr>
        <w:t>ed</w:t>
      </w:r>
      <w:r w:rsidR="00E06180" w:rsidRPr="00133133">
        <w:rPr>
          <w:lang w:val="en-GB"/>
        </w:rPr>
        <w:t xml:space="preserve"> of the ‘SampleSize: Where your opinions actually matter!’ Reddit community and of the Amazon Mechanical Turk community.</w:t>
      </w:r>
      <w:r w:rsidR="0080170A" w:rsidRPr="00133133">
        <w:rPr>
          <w:lang w:val="en-GB"/>
        </w:rPr>
        <w:t xml:space="preserve"> The effect size of our research </w:t>
      </w:r>
      <w:r w:rsidR="009863A4" w:rsidRPr="00133133">
        <w:rPr>
          <w:lang w:val="en-GB"/>
        </w:rPr>
        <w:t>concerns</w:t>
      </w:r>
      <w:r w:rsidR="0080170A" w:rsidRPr="00133133">
        <w:rPr>
          <w:lang w:val="en-GB"/>
        </w:rPr>
        <w:t xml:space="preserve"> the effect of offline events on online </w:t>
      </w:r>
      <w:r w:rsidR="002849D0" w:rsidRPr="00133133">
        <w:rPr>
          <w:lang w:val="en-GB"/>
        </w:rPr>
        <w:t xml:space="preserve">participation. </w:t>
      </w:r>
      <w:del w:id="422" w:author="Luuk van de Ven" w:date="2020-05-28T15:01:00Z">
        <w:r w:rsidR="005156A7" w:rsidDel="00B955DF">
          <w:rPr>
            <w:lang w:val="en-GB"/>
          </w:rPr>
          <w:delText>Another</w:delText>
        </w:r>
        <w:r w:rsidR="002849D0" w:rsidRPr="00133133" w:rsidDel="00B955DF">
          <w:rPr>
            <w:lang w:val="en-GB"/>
          </w:rPr>
          <w:delText xml:space="preserve"> </w:delText>
        </w:r>
      </w:del>
      <w:ins w:id="423" w:author="Luuk van de Ven" w:date="2020-05-28T15:01:00Z">
        <w:del w:id="424" w:author="Guus van den Akker" w:date="2020-05-28T19:23:00Z">
          <w:r w:rsidR="00B955DF">
            <w:rPr>
              <w:lang w:val="en-GB"/>
            </w:rPr>
            <w:delText>Next to that</w:delText>
          </w:r>
        </w:del>
      </w:ins>
      <w:ins w:id="425" w:author="Guus van den Akker" w:date="2020-05-28T19:23:00Z">
        <w:r w:rsidR="00096999">
          <w:rPr>
            <w:lang w:val="en-GB"/>
          </w:rPr>
          <w:t>Additionally</w:t>
        </w:r>
      </w:ins>
      <w:ins w:id="426" w:author="Luuk van de Ven" w:date="2020-05-28T15:01:00Z">
        <w:r w:rsidR="00B955DF">
          <w:rPr>
            <w:lang w:val="en-GB"/>
          </w:rPr>
          <w:t>, a second</w:t>
        </w:r>
        <w:r w:rsidR="00B955DF" w:rsidRPr="00133133">
          <w:rPr>
            <w:lang w:val="en-GB"/>
          </w:rPr>
          <w:t xml:space="preserve"> </w:t>
        </w:r>
      </w:ins>
      <w:r w:rsidR="002849D0" w:rsidRPr="00133133">
        <w:rPr>
          <w:lang w:val="en-GB"/>
        </w:rPr>
        <w:t>effect size</w:t>
      </w:r>
      <w:r w:rsidR="005156A7">
        <w:rPr>
          <w:lang w:val="en-GB"/>
        </w:rPr>
        <w:t xml:space="preserve"> in our study</w:t>
      </w:r>
      <w:r w:rsidR="002849D0" w:rsidRPr="00133133">
        <w:rPr>
          <w:lang w:val="en-GB"/>
        </w:rPr>
        <w:t xml:space="preserve"> </w:t>
      </w:r>
      <w:r w:rsidR="009863A4" w:rsidRPr="00133133">
        <w:rPr>
          <w:lang w:val="en-GB"/>
        </w:rPr>
        <w:t>expresses</w:t>
      </w:r>
      <w:r w:rsidR="00CD445F" w:rsidRPr="00133133">
        <w:rPr>
          <w:lang w:val="en-GB"/>
        </w:rPr>
        <w:t xml:space="preserve"> </w:t>
      </w:r>
      <w:r w:rsidR="00B239C9" w:rsidRPr="00133133">
        <w:rPr>
          <w:lang w:val="en-GB"/>
        </w:rPr>
        <w:t xml:space="preserve">the </w:t>
      </w:r>
      <w:ins w:id="427" w:author="Luuk van de Ven" w:date="2020-05-28T15:00:00Z">
        <w:r w:rsidR="00B955DF">
          <w:rPr>
            <w:lang w:val="en-GB"/>
          </w:rPr>
          <w:t xml:space="preserve">moderating </w:t>
        </w:r>
      </w:ins>
      <w:r w:rsidR="00B239C9" w:rsidRPr="00133133">
        <w:rPr>
          <w:lang w:val="en-GB"/>
        </w:rPr>
        <w:t xml:space="preserve">effect of </w:t>
      </w:r>
      <w:r w:rsidR="003404A5" w:rsidRPr="00133133">
        <w:rPr>
          <w:lang w:val="en-GB"/>
        </w:rPr>
        <w:t xml:space="preserve">considering the product related to the brand community as </w:t>
      </w:r>
      <w:r w:rsidR="00B239C9" w:rsidRPr="00133133">
        <w:rPr>
          <w:lang w:val="en-GB"/>
        </w:rPr>
        <w:t>hedonic</w:t>
      </w:r>
      <w:r w:rsidR="00CD445F" w:rsidRPr="00133133">
        <w:rPr>
          <w:lang w:val="en-GB"/>
        </w:rPr>
        <w:t>, in comparison to</w:t>
      </w:r>
      <w:ins w:id="428" w:author="Luuk van de Ven" w:date="2020-05-28T15:01:00Z">
        <w:r w:rsidR="00B955DF">
          <w:rPr>
            <w:lang w:val="en-GB"/>
          </w:rPr>
          <w:t xml:space="preserve"> considering it</w:t>
        </w:r>
        <w:del w:id="429" w:author="Guus van den Akker" w:date="2020-05-28T19:23:00Z">
          <w:r w:rsidR="00B955DF">
            <w:rPr>
              <w:lang w:val="en-GB"/>
            </w:rPr>
            <w:delText xml:space="preserve"> as being</w:delText>
          </w:r>
        </w:del>
      </w:ins>
      <w:r w:rsidR="00CD445F" w:rsidRPr="00133133">
        <w:rPr>
          <w:lang w:val="en-GB"/>
        </w:rPr>
        <w:t xml:space="preserve"> </w:t>
      </w:r>
      <w:r w:rsidR="00D3522D" w:rsidRPr="00133133">
        <w:rPr>
          <w:lang w:val="en-GB"/>
        </w:rPr>
        <w:t>utilitarian,</w:t>
      </w:r>
      <w:r w:rsidR="00B239C9" w:rsidRPr="00133133">
        <w:rPr>
          <w:lang w:val="en-GB"/>
        </w:rPr>
        <w:t xml:space="preserve"> on</w:t>
      </w:r>
      <w:r w:rsidR="00251BCB" w:rsidRPr="00133133">
        <w:rPr>
          <w:lang w:val="en-GB"/>
        </w:rPr>
        <w:t xml:space="preserve"> </w:t>
      </w:r>
      <w:r w:rsidR="009863A4" w:rsidRPr="00133133">
        <w:rPr>
          <w:lang w:val="en-GB"/>
        </w:rPr>
        <w:t>the relationship between</w:t>
      </w:r>
      <w:ins w:id="430" w:author="Guus van den Akker" w:date="2020-05-28T19:25:00Z">
        <w:r w:rsidR="009863A4" w:rsidRPr="00133133">
          <w:rPr>
            <w:lang w:val="en-GB"/>
          </w:rPr>
          <w:t xml:space="preserve"> </w:t>
        </w:r>
        <w:r w:rsidR="00F10AE9">
          <w:rPr>
            <w:lang w:val="en-GB"/>
          </w:rPr>
          <w:t>attending</w:t>
        </w:r>
      </w:ins>
      <w:r w:rsidR="009863A4" w:rsidRPr="00133133">
        <w:rPr>
          <w:lang w:val="en-GB"/>
        </w:rPr>
        <w:t xml:space="preserve"> offline events and</w:t>
      </w:r>
      <w:r w:rsidR="00B239C9" w:rsidRPr="00133133">
        <w:rPr>
          <w:lang w:val="en-GB"/>
        </w:rPr>
        <w:t xml:space="preserve"> online participation.</w:t>
      </w:r>
      <w:r w:rsidR="007559E5">
        <w:rPr>
          <w:lang w:val="en-GB"/>
        </w:rPr>
        <w:t xml:space="preserve"> These effect sizes are measured </w:t>
      </w:r>
      <w:ins w:id="431" w:author="Luuk van de Ven" w:date="2020-05-28T15:01:00Z">
        <w:r w:rsidR="005A4F31">
          <w:rPr>
            <w:lang w:val="en-GB"/>
          </w:rPr>
          <w:t xml:space="preserve">as beta coefficients </w:t>
        </w:r>
      </w:ins>
      <w:r w:rsidR="007559E5">
        <w:rPr>
          <w:lang w:val="en-GB"/>
        </w:rPr>
        <w:t>by constructing a linear model.</w:t>
      </w:r>
    </w:p>
    <w:p w14:paraId="0EA575C4" w14:textId="77777777" w:rsidR="00F15BC2" w:rsidRPr="00133133" w:rsidRDefault="00F15BC2" w:rsidP="00D75B9F">
      <w:pPr>
        <w:pStyle w:val="Heading2"/>
        <w:rPr>
          <w:lang w:val="en-GB"/>
        </w:rPr>
      </w:pPr>
    </w:p>
    <w:p w14:paraId="7CA38E5B" w14:textId="77777777" w:rsidR="00BD1ED9" w:rsidRPr="00133133" w:rsidRDefault="00D75B9F" w:rsidP="00D75B9F">
      <w:pPr>
        <w:pStyle w:val="Heading2"/>
        <w:rPr>
          <w:lang w:val="en-GB"/>
        </w:rPr>
      </w:pPr>
      <w:bookmarkStart w:id="432" w:name="_Toc42335545"/>
      <w:r w:rsidRPr="00133133">
        <w:rPr>
          <w:lang w:val="en-GB"/>
        </w:rPr>
        <w:t>1.4 Managerial relevance</w:t>
      </w:r>
      <w:bookmarkEnd w:id="432"/>
    </w:p>
    <w:p w14:paraId="39F4ABCD" w14:textId="1C2F927E" w:rsidR="00785791" w:rsidRPr="00133133" w:rsidRDefault="00F10EA2" w:rsidP="00D86B44">
      <w:pPr>
        <w:rPr>
          <w:lang w:val="en-GB"/>
        </w:rPr>
      </w:pPr>
      <w:r>
        <w:rPr>
          <w:lang w:val="en-GB"/>
        </w:rPr>
        <w:t>A</w:t>
      </w:r>
      <w:r w:rsidR="005D0C57">
        <w:rPr>
          <w:lang w:val="en-GB"/>
        </w:rPr>
        <w:t xml:space="preserve"> real-life example </w:t>
      </w:r>
      <w:r>
        <w:rPr>
          <w:lang w:val="en-GB"/>
        </w:rPr>
        <w:t xml:space="preserve">of a brand community, </w:t>
      </w:r>
      <w:r w:rsidR="004B6745">
        <w:rPr>
          <w:lang w:val="en-GB"/>
        </w:rPr>
        <w:t>that</w:t>
      </w:r>
      <w:r>
        <w:rPr>
          <w:lang w:val="en-GB"/>
        </w:rPr>
        <w:t xml:space="preserve"> we will discuss to </w:t>
      </w:r>
      <w:r w:rsidR="001322E2">
        <w:rPr>
          <w:lang w:val="en-GB"/>
        </w:rPr>
        <w:t xml:space="preserve">create a </w:t>
      </w:r>
      <w:del w:id="433" w:author="Guus van den Akker" w:date="2020-05-28T19:30:00Z">
        <w:r w:rsidR="001322E2">
          <w:rPr>
            <w:lang w:val="en-GB"/>
          </w:rPr>
          <w:delText>more concrete</w:delText>
        </w:r>
      </w:del>
      <w:ins w:id="434" w:author="Guus van den Akker" w:date="2020-05-28T19:30:00Z">
        <w:del w:id="435" w:author="Luuk van de Ven" w:date="2020-05-28T22:44:00Z">
          <w:r w:rsidR="00C504EC" w:rsidDel="008D4CC4">
            <w:rPr>
              <w:lang w:val="en-GB"/>
            </w:rPr>
            <w:delText>clearer and more</w:delText>
          </w:r>
        </w:del>
      </w:ins>
      <w:ins w:id="436" w:author="Luuk van de Ven" w:date="2020-05-28T22:44:00Z">
        <w:r w:rsidR="008D4CC4">
          <w:rPr>
            <w:lang w:val="en-GB"/>
          </w:rPr>
          <w:t>more clear and</w:t>
        </w:r>
      </w:ins>
      <w:ins w:id="437" w:author="Guus van den Akker" w:date="2020-05-28T19:30:00Z">
        <w:r w:rsidR="00C504EC">
          <w:rPr>
            <w:lang w:val="en-GB"/>
          </w:rPr>
          <w:t xml:space="preserve"> vivid</w:t>
        </w:r>
      </w:ins>
      <w:r w:rsidR="001322E2">
        <w:rPr>
          <w:lang w:val="en-GB"/>
        </w:rPr>
        <w:t xml:space="preserve"> </w:t>
      </w:r>
      <w:r w:rsidR="006C7B80">
        <w:rPr>
          <w:lang w:val="en-GB"/>
        </w:rPr>
        <w:t>view</w:t>
      </w:r>
      <w:r w:rsidR="001322E2">
        <w:rPr>
          <w:lang w:val="en-GB"/>
        </w:rPr>
        <w:t xml:space="preserve"> of our research</w:t>
      </w:r>
      <w:r w:rsidR="00EF083D">
        <w:rPr>
          <w:lang w:val="en-GB"/>
        </w:rPr>
        <w:t xml:space="preserve"> question</w:t>
      </w:r>
      <w:r w:rsidR="001322E2">
        <w:rPr>
          <w:lang w:val="en-GB"/>
        </w:rPr>
        <w:t>,</w:t>
      </w:r>
      <w:r w:rsidR="00391264">
        <w:rPr>
          <w:lang w:val="en-GB"/>
        </w:rPr>
        <w:t xml:space="preserve"> </w:t>
      </w:r>
      <w:r>
        <w:rPr>
          <w:lang w:val="en-GB"/>
        </w:rPr>
        <w:t xml:space="preserve">is the case of </w:t>
      </w:r>
      <w:ins w:id="438" w:author="Luuk van de Ven" w:date="2020-05-28T15:02:00Z">
        <w:r w:rsidR="005A4F31">
          <w:rPr>
            <w:lang w:val="en-GB"/>
          </w:rPr>
          <w:t xml:space="preserve">the </w:t>
        </w:r>
      </w:ins>
      <w:r w:rsidR="005907C6" w:rsidRPr="00133133">
        <w:rPr>
          <w:lang w:val="en-GB"/>
        </w:rPr>
        <w:t>Walt Disney Company</w:t>
      </w:r>
      <w:r>
        <w:rPr>
          <w:lang w:val="en-GB"/>
        </w:rPr>
        <w:t>. This company</w:t>
      </w:r>
      <w:r w:rsidR="00EF083D">
        <w:rPr>
          <w:lang w:val="en-GB"/>
        </w:rPr>
        <w:t xml:space="preserve"> is a</w:t>
      </w:r>
      <w:r w:rsidR="00EF083D" w:rsidRPr="00EF083D">
        <w:rPr>
          <w:lang w:val="en-GB"/>
        </w:rPr>
        <w:t xml:space="preserve"> </w:t>
      </w:r>
      <w:r w:rsidR="00EF083D" w:rsidRPr="00133133">
        <w:rPr>
          <w:lang w:val="en-GB"/>
        </w:rPr>
        <w:t xml:space="preserve">well-known example of a brand which invests </w:t>
      </w:r>
      <w:del w:id="439" w:author="Guus van den Akker" w:date="2020-05-28T19:31:00Z">
        <w:r w:rsidR="00EF083D" w:rsidRPr="00133133">
          <w:rPr>
            <w:lang w:val="en-GB"/>
          </w:rPr>
          <w:delText>a lot</w:delText>
        </w:r>
      </w:del>
      <w:ins w:id="440" w:author="Guus van den Akker" w:date="2020-05-28T19:31:00Z">
        <w:r w:rsidR="005E4B30">
          <w:rPr>
            <w:lang w:val="en-GB"/>
          </w:rPr>
          <w:t>substantial amounts</w:t>
        </w:r>
      </w:ins>
      <w:r w:rsidR="00EF083D" w:rsidRPr="00133133">
        <w:rPr>
          <w:lang w:val="en-GB"/>
        </w:rPr>
        <w:t xml:space="preserve"> in its community</w:t>
      </w:r>
      <w:r w:rsidR="005907C6" w:rsidRPr="00133133">
        <w:rPr>
          <w:lang w:val="en-GB"/>
        </w:rPr>
        <w:t>. For years, they have been very a</w:t>
      </w:r>
      <w:r w:rsidR="74734947" w:rsidRPr="00133133">
        <w:rPr>
          <w:lang w:val="en-GB"/>
        </w:rPr>
        <w:t xml:space="preserve">ctive in positioning their brand as an entertainment experience, rather than just a media company. </w:t>
      </w:r>
      <w:r w:rsidR="40AD1C80" w:rsidRPr="00133133">
        <w:rPr>
          <w:lang w:val="en-GB"/>
        </w:rPr>
        <w:t>These investments have resulted in a large number of Disney fanatics, which are connected by a deep love of the magical brand of Disney (</w:t>
      </w:r>
      <w:r w:rsidR="70CC6070" w:rsidRPr="00133133">
        <w:rPr>
          <w:lang w:val="en-GB"/>
        </w:rPr>
        <w:t>Peckover, 2020)</w:t>
      </w:r>
      <w:r w:rsidR="00605A56" w:rsidRPr="00133133">
        <w:rPr>
          <w:lang w:val="en-GB"/>
        </w:rPr>
        <w:t>.</w:t>
      </w:r>
      <w:r w:rsidR="00FA63BF" w:rsidRPr="00133133">
        <w:rPr>
          <w:lang w:val="en-GB"/>
        </w:rPr>
        <w:t xml:space="preserve"> </w:t>
      </w:r>
    </w:p>
    <w:p w14:paraId="376D8B0B" w14:textId="59D8E4FB" w:rsidR="001E56E6" w:rsidRDefault="005907C6" w:rsidP="001E56E6">
      <w:pPr>
        <w:ind w:firstLine="720"/>
        <w:rPr>
          <w:ins w:id="441" w:author="Guus van den Akker" w:date="2020-05-28T19:37:00Z"/>
          <w:lang w:val="en-GB"/>
        </w:rPr>
      </w:pPr>
      <w:r w:rsidRPr="00133133">
        <w:rPr>
          <w:lang w:val="en-GB"/>
        </w:rPr>
        <w:t xml:space="preserve">In the case of Disney, an offline event in which fans of the brand </w:t>
      </w:r>
      <w:r w:rsidR="36DDF302" w:rsidRPr="00133133">
        <w:rPr>
          <w:lang w:val="en-GB"/>
        </w:rPr>
        <w:t xml:space="preserve">come together is the D23 Expo. People from all over the world join this yearly three-day event to share their enthusiasm for the brand. </w:t>
      </w:r>
      <w:ins w:id="442" w:author="Luuk van de Ven" w:date="2020-05-28T15:06:00Z">
        <w:r w:rsidR="00867B74">
          <w:rPr>
            <w:lang w:val="en-GB"/>
          </w:rPr>
          <w:t xml:space="preserve">Given </w:t>
        </w:r>
      </w:ins>
      <w:del w:id="443" w:author="Luuk van de Ven" w:date="2020-05-28T15:02:00Z">
        <w:r w:rsidR="00383607" w:rsidRPr="00133133" w:rsidDel="003A5919">
          <w:rPr>
            <w:lang w:val="en-GB"/>
          </w:rPr>
          <w:delText>T</w:delText>
        </w:r>
        <w:r w:rsidR="00E26D64" w:rsidRPr="00133133" w:rsidDel="003A5919">
          <w:rPr>
            <w:lang w:val="en-GB"/>
          </w:rPr>
          <w:delText xml:space="preserve">herefore, </w:delText>
        </w:r>
      </w:del>
      <w:r w:rsidR="00E26D64" w:rsidRPr="00133133">
        <w:rPr>
          <w:lang w:val="en-GB"/>
        </w:rPr>
        <w:t>Disney</w:t>
      </w:r>
      <w:ins w:id="444" w:author="Luuk van de Ven" w:date="2020-05-28T15:06:00Z">
        <w:r w:rsidR="009149F6">
          <w:rPr>
            <w:lang w:val="en-GB"/>
          </w:rPr>
          <w:t xml:space="preserve">’s </w:t>
        </w:r>
      </w:ins>
      <w:ins w:id="445" w:author="Luuk van de Ven" w:date="2020-05-28T15:07:00Z">
        <w:r w:rsidR="009149F6">
          <w:rPr>
            <w:lang w:val="en-GB"/>
          </w:rPr>
          <w:t>reputation of fun and excitement, it</w:t>
        </w:r>
      </w:ins>
      <w:r w:rsidR="00E26D64" w:rsidRPr="00133133">
        <w:rPr>
          <w:lang w:val="en-GB"/>
        </w:rPr>
        <w:t xml:space="preserve"> is </w:t>
      </w:r>
      <w:ins w:id="446" w:author="Luuk van de Ven" w:date="2020-05-28T15:02:00Z">
        <w:r w:rsidR="003A5919">
          <w:rPr>
            <w:lang w:val="en-GB"/>
          </w:rPr>
          <w:t xml:space="preserve">considered </w:t>
        </w:r>
        <w:del w:id="447" w:author="Guus van den Akker" w:date="2020-05-28T19:32:00Z">
          <w:r w:rsidR="003A5919">
            <w:rPr>
              <w:lang w:val="en-GB"/>
            </w:rPr>
            <w:delText xml:space="preserve">as being </w:delText>
          </w:r>
        </w:del>
      </w:ins>
      <w:r w:rsidR="007E59C4" w:rsidRPr="00133133">
        <w:rPr>
          <w:lang w:val="en-GB"/>
        </w:rPr>
        <w:t>a</w:t>
      </w:r>
      <w:r w:rsidR="00E26D64" w:rsidRPr="00133133">
        <w:rPr>
          <w:lang w:val="en-GB"/>
        </w:rPr>
        <w:t xml:space="preserve"> hedonic</w:t>
      </w:r>
      <w:r w:rsidR="007E59C4" w:rsidRPr="00133133">
        <w:rPr>
          <w:lang w:val="en-GB"/>
        </w:rPr>
        <w:t xml:space="preserve"> brand</w:t>
      </w:r>
      <w:ins w:id="448" w:author="Luuk van de Ven" w:date="2020-05-28T15:07:00Z">
        <w:r w:rsidR="009149F6">
          <w:rPr>
            <w:lang w:val="en-GB"/>
          </w:rPr>
          <w:t xml:space="preserve"> (</w:t>
        </w:r>
        <w:r w:rsidR="009149F6" w:rsidRPr="009149F6">
          <w:rPr>
            <w:lang w:val="en-GB"/>
          </w:rPr>
          <w:t>Pettigrew</w:t>
        </w:r>
        <w:r w:rsidR="009149F6">
          <w:rPr>
            <w:lang w:val="en-GB"/>
          </w:rPr>
          <w:t>, 2011)</w:t>
        </w:r>
      </w:ins>
      <w:del w:id="449" w:author="Luuk van de Ven" w:date="2020-05-28T15:07:00Z">
        <w:r w:rsidR="007E59C4" w:rsidRPr="00133133" w:rsidDel="009149F6">
          <w:rPr>
            <w:lang w:val="en-GB"/>
          </w:rPr>
          <w:delText>, as</w:delText>
        </w:r>
        <w:r w:rsidR="00E26D64" w:rsidRPr="00133133" w:rsidDel="009149F6">
          <w:rPr>
            <w:lang w:val="en-GB"/>
          </w:rPr>
          <w:delText xml:space="preserve"> it </w:delText>
        </w:r>
        <w:r w:rsidR="007E59C4" w:rsidRPr="00133133" w:rsidDel="009149F6">
          <w:rPr>
            <w:lang w:val="en-GB"/>
          </w:rPr>
          <w:delText>provides</w:delText>
        </w:r>
        <w:r w:rsidR="00E26D64" w:rsidRPr="00133133" w:rsidDel="009149F6">
          <w:rPr>
            <w:lang w:val="en-GB"/>
          </w:rPr>
          <w:delText xml:space="preserve"> people </w:delText>
        </w:r>
        <w:r w:rsidR="007E59C4" w:rsidRPr="00133133" w:rsidDel="009149F6">
          <w:rPr>
            <w:lang w:val="en-GB"/>
          </w:rPr>
          <w:delText xml:space="preserve">with </w:delText>
        </w:r>
        <w:r w:rsidR="00E26D64" w:rsidRPr="00133133" w:rsidDel="009149F6">
          <w:rPr>
            <w:lang w:val="en-GB"/>
          </w:rPr>
          <w:delText>pleasure</w:delText>
        </w:r>
      </w:del>
      <w:r w:rsidR="00E26D64" w:rsidRPr="00133133">
        <w:rPr>
          <w:lang w:val="en-GB"/>
        </w:rPr>
        <w:t xml:space="preserve">. </w:t>
      </w:r>
    </w:p>
    <w:p w14:paraId="0701AF7A" w14:textId="4B99B650" w:rsidR="00AD02B7" w:rsidRPr="00133133" w:rsidRDefault="36DDF302" w:rsidP="00785791">
      <w:pPr>
        <w:ind w:firstLine="720"/>
        <w:rPr>
          <w:lang w:val="en-GB"/>
        </w:rPr>
      </w:pPr>
      <w:r w:rsidRPr="00133133">
        <w:rPr>
          <w:lang w:val="en-GB"/>
        </w:rPr>
        <w:lastRenderedPageBreak/>
        <w:t>If we apply our research q</w:t>
      </w:r>
      <w:r w:rsidR="3B527489" w:rsidRPr="00133133">
        <w:rPr>
          <w:lang w:val="en-GB"/>
        </w:rPr>
        <w:t>uestion</w:t>
      </w:r>
      <w:ins w:id="450" w:author="Guus van den Akker" w:date="2020-05-28T19:38:00Z">
        <w:r w:rsidR="3B527489" w:rsidRPr="00133133">
          <w:rPr>
            <w:lang w:val="en-GB"/>
          </w:rPr>
          <w:t xml:space="preserve"> </w:t>
        </w:r>
        <w:r w:rsidR="001E56E6">
          <w:rPr>
            <w:lang w:val="en-GB"/>
          </w:rPr>
          <w:t>and hypothesis</w:t>
        </w:r>
      </w:ins>
      <w:r w:rsidR="3B527489" w:rsidRPr="00133133">
        <w:rPr>
          <w:lang w:val="en-GB"/>
        </w:rPr>
        <w:t xml:space="preserve"> to this case, we </w:t>
      </w:r>
      <w:del w:id="451" w:author="Guus van den Akker" w:date="2020-05-28T19:34:00Z">
        <w:r w:rsidR="3B527489" w:rsidRPr="00133133">
          <w:rPr>
            <w:lang w:val="en-GB"/>
          </w:rPr>
          <w:delText xml:space="preserve">investigate </w:delText>
        </w:r>
      </w:del>
      <w:ins w:id="452" w:author="Guus van den Akker" w:date="2020-05-28T19:34:00Z">
        <w:r w:rsidR="00160FB4">
          <w:rPr>
            <w:lang w:val="en-GB"/>
          </w:rPr>
          <w:t>would like to know</w:t>
        </w:r>
      </w:ins>
      <w:ins w:id="453" w:author="Guus van den Akker" w:date="2020-05-28T19:38:00Z">
        <w:r w:rsidR="0084362E">
          <w:rPr>
            <w:lang w:val="en-GB"/>
          </w:rPr>
          <w:t xml:space="preserve"> </w:t>
        </w:r>
      </w:ins>
      <w:r w:rsidR="3B527489" w:rsidRPr="00133133">
        <w:rPr>
          <w:lang w:val="en-GB"/>
        </w:rPr>
        <w:t>whether people who attend the offline events</w:t>
      </w:r>
      <w:ins w:id="454" w:author="Ditte Selders" w:date="2020-05-28T21:40:00Z">
        <w:r w:rsidR="003474D4">
          <w:rPr>
            <w:lang w:val="en-GB"/>
          </w:rPr>
          <w:t>,</w:t>
        </w:r>
      </w:ins>
      <w:r w:rsidR="3B527489" w:rsidRPr="00133133">
        <w:rPr>
          <w:lang w:val="en-GB"/>
        </w:rPr>
        <w:t xml:space="preserve"> participate more in the virtual communities after the gathering than community members who are similar in characteristics but do not attend th</w:t>
      </w:r>
      <w:r w:rsidR="57DE3519" w:rsidRPr="00133133">
        <w:rPr>
          <w:lang w:val="en-GB"/>
        </w:rPr>
        <w:t xml:space="preserve">e offline events. Disney's marketing managers </w:t>
      </w:r>
      <w:r w:rsidR="007E59C4" w:rsidRPr="00133133">
        <w:rPr>
          <w:lang w:val="en-GB"/>
        </w:rPr>
        <w:t xml:space="preserve">could use </w:t>
      </w:r>
      <w:r w:rsidR="57DE3519" w:rsidRPr="00133133">
        <w:rPr>
          <w:lang w:val="en-GB"/>
        </w:rPr>
        <w:t>the outcome of this research in their future marketing strategy and the development of their virtual</w:t>
      </w:r>
      <w:r w:rsidR="1D3C4CCC" w:rsidRPr="00133133">
        <w:rPr>
          <w:lang w:val="en-GB"/>
        </w:rPr>
        <w:t xml:space="preserve"> community</w:t>
      </w:r>
      <w:r w:rsidR="005907C6" w:rsidRPr="00133133">
        <w:rPr>
          <w:lang w:val="en-GB"/>
        </w:rPr>
        <w:t xml:space="preserve"> </w:t>
      </w:r>
      <w:r w:rsidR="1D3C4CCC" w:rsidRPr="00133133">
        <w:rPr>
          <w:lang w:val="en-GB"/>
        </w:rPr>
        <w:t>spaces.</w:t>
      </w:r>
    </w:p>
    <w:p w14:paraId="4569C7F0" w14:textId="1A5B081F" w:rsidR="001737EA" w:rsidRDefault="007E59C4" w:rsidP="001737EA">
      <w:pPr>
        <w:ind w:firstLine="720"/>
        <w:rPr>
          <w:lang w:val="en-GB"/>
        </w:rPr>
      </w:pPr>
      <w:r w:rsidRPr="00133133">
        <w:rPr>
          <w:lang w:val="en-GB"/>
        </w:rPr>
        <w:t xml:space="preserve">Even though Bender </w:t>
      </w:r>
      <w:r w:rsidR="00F61DC9">
        <w:rPr>
          <w:lang w:val="en-GB"/>
        </w:rPr>
        <w:t xml:space="preserve">(1978) </w:t>
      </w:r>
      <w:r w:rsidRPr="00133133">
        <w:rPr>
          <w:lang w:val="en-GB"/>
        </w:rPr>
        <w:t xml:space="preserve">already described the concept of virtual brand communities, real advancements in the research on online aspects of brand communities were only made in the last decade. Several research articles, which are discussed later in this paper, investigate the reasons for people to participate in online communities. In these articles, the effect of offline interactions between members on their online participation has been the subject of research as well. Nevertheless, the findings in the research papers have not been consistent and show opposing findings. </w:t>
      </w:r>
      <w:del w:id="455" w:author="Guus van den Akker" w:date="2020-05-28T19:40:00Z">
        <w:r w:rsidRPr="00133133">
          <w:rPr>
            <w:lang w:val="en-GB"/>
          </w:rPr>
          <w:delText>These opposing findings make that</w:delText>
        </w:r>
      </w:del>
      <w:ins w:id="456" w:author="Guus van den Akker" w:date="2020-05-28T19:40:00Z">
        <w:r w:rsidR="00807DDF">
          <w:rPr>
            <w:lang w:val="en-GB"/>
          </w:rPr>
          <w:t>As a r</w:t>
        </w:r>
      </w:ins>
      <w:ins w:id="457" w:author="Guus van den Akker" w:date="2020-05-28T19:41:00Z">
        <w:r w:rsidR="00807DDF">
          <w:rPr>
            <w:lang w:val="en-GB"/>
          </w:rPr>
          <w:t>esult,</w:t>
        </w:r>
      </w:ins>
      <w:r w:rsidRPr="00133133">
        <w:rPr>
          <w:lang w:val="en-GB"/>
        </w:rPr>
        <w:t xml:space="preserve"> it remains unknown whether offline activities and interactions do enhance or restrict online participation. </w:t>
      </w:r>
      <w:r w:rsidR="000318B7" w:rsidRPr="00133133">
        <w:rPr>
          <w:lang w:val="en-GB"/>
        </w:rPr>
        <w:t xml:space="preserve">This ambiguity is one of the reasons why a critical review of </w:t>
      </w:r>
      <w:del w:id="458" w:author="Guus van den Akker" w:date="2020-05-28T19:41:00Z">
        <w:r w:rsidR="000318B7" w:rsidRPr="00133133">
          <w:rPr>
            <w:lang w:val="en-GB"/>
          </w:rPr>
          <w:delText>the</w:delText>
        </w:r>
      </w:del>
      <w:r w:rsidR="000318B7" w:rsidRPr="00133133">
        <w:rPr>
          <w:lang w:val="en-GB"/>
        </w:rPr>
        <w:t xml:space="preserve"> different </w:t>
      </w:r>
      <w:ins w:id="459" w:author="Guus van den Akker" w:date="2020-05-28T19:41:00Z">
        <w:r w:rsidR="00B06CCE">
          <w:rPr>
            <w:lang w:val="en-GB"/>
          </w:rPr>
          <w:t>sources</w:t>
        </w:r>
      </w:ins>
      <w:del w:id="460" w:author="Guus van den Akker" w:date="2020-05-28T19:41:00Z">
        <w:r w:rsidR="000318B7" w:rsidRPr="00133133">
          <w:rPr>
            <w:lang w:val="en-GB"/>
          </w:rPr>
          <w:delText>articles</w:delText>
        </w:r>
      </w:del>
      <w:r w:rsidR="000318B7" w:rsidRPr="00133133">
        <w:rPr>
          <w:lang w:val="en-GB"/>
        </w:rPr>
        <w:t xml:space="preserve"> and this research topic is very relevant</w:t>
      </w:r>
      <w:r w:rsidRPr="00133133">
        <w:rPr>
          <w:lang w:val="en-GB"/>
        </w:rPr>
        <w:t>.</w:t>
      </w:r>
    </w:p>
    <w:p w14:paraId="0596281B" w14:textId="4CDC957D" w:rsidR="007E59C4" w:rsidRPr="00133133" w:rsidRDefault="007E59C4" w:rsidP="000D1DC3">
      <w:pPr>
        <w:ind w:firstLine="720"/>
        <w:rPr>
          <w:lang w:val="en-GB"/>
        </w:rPr>
      </w:pPr>
      <w:r w:rsidRPr="00133133">
        <w:rPr>
          <w:lang w:val="en-GB"/>
        </w:rPr>
        <w:t xml:space="preserve">Furthermore, most of the papers have focused on virtual communities that were not centred around, nor maintained by, brands. The communities investigated are made up of people who share the love for a specific activity (e.g. cooking), rather than for a brand. As this paper focuses explicitly on communities </w:t>
      </w:r>
      <w:del w:id="461" w:author="Guus van den Akker" w:date="2020-05-28T19:44:00Z">
        <w:r w:rsidRPr="00133133">
          <w:rPr>
            <w:lang w:val="en-GB"/>
          </w:rPr>
          <w:delText xml:space="preserve">with </w:delText>
        </w:r>
      </w:del>
      <w:ins w:id="462" w:author="Guus van den Akker" w:date="2020-05-28T19:44:00Z">
        <w:r w:rsidR="00FB5D7B">
          <w:rPr>
            <w:lang w:val="en-GB"/>
          </w:rPr>
          <w:t>centred around</w:t>
        </w:r>
        <w:r w:rsidR="00FB5D7B" w:rsidRPr="00133133">
          <w:rPr>
            <w:lang w:val="en-GB"/>
          </w:rPr>
          <w:t xml:space="preserve"> </w:t>
        </w:r>
      </w:ins>
      <w:r w:rsidRPr="00133133">
        <w:rPr>
          <w:lang w:val="en-GB"/>
        </w:rPr>
        <w:t xml:space="preserve">brands as their central topic, the theoretical domain fundamentally differs from research done before. Moreover, the papers discussed in </w:t>
      </w:r>
      <w:del w:id="463" w:author="Guus van den Akker" w:date="2020-05-28T19:43:00Z">
        <w:r w:rsidRPr="00133133">
          <w:rPr>
            <w:lang w:val="en-GB"/>
          </w:rPr>
          <w:delText xml:space="preserve">the </w:delText>
        </w:r>
        <w:r w:rsidR="00B975BA">
          <w:rPr>
            <w:lang w:val="en-GB"/>
          </w:rPr>
          <w:delText>third chapter</w:delText>
        </w:r>
      </w:del>
      <w:ins w:id="464" w:author="Guus van den Akker" w:date="2020-05-28T19:43:00Z">
        <w:r w:rsidR="002D356B">
          <w:rPr>
            <w:lang w:val="en-GB"/>
          </w:rPr>
          <w:t xml:space="preserve">chapter </w:t>
        </w:r>
        <w:del w:id="465" w:author="Ditte Selders" w:date="2020-05-30T08:24:00Z">
          <w:r w:rsidR="002D356B">
            <w:rPr>
              <w:lang w:val="en-GB"/>
            </w:rPr>
            <w:delText>three</w:delText>
          </w:r>
        </w:del>
      </w:ins>
      <w:ins w:id="466" w:author="Ditte Selders" w:date="2020-05-30T08:24:00Z">
        <w:r w:rsidR="006C7A8C">
          <w:rPr>
            <w:lang w:val="en-GB"/>
          </w:rPr>
          <w:t>3</w:t>
        </w:r>
      </w:ins>
      <w:r w:rsidRPr="00133133">
        <w:rPr>
          <w:lang w:val="en-GB"/>
        </w:rPr>
        <w:t xml:space="preserve"> are respectively nine and thirteen years old</w:t>
      </w:r>
      <w:del w:id="467" w:author="Guus van den Akker" w:date="2020-05-28T19:43:00Z">
        <w:r w:rsidRPr="00133133">
          <w:rPr>
            <w:lang w:val="en-GB"/>
          </w:rPr>
          <w:delText xml:space="preserve"> when this research project takes place</w:delText>
        </w:r>
      </w:del>
      <w:r w:rsidRPr="00133133">
        <w:rPr>
          <w:lang w:val="en-GB"/>
        </w:rPr>
        <w:t xml:space="preserve">. With the pace in which technological advancements take place nowadays, updated research with more recent data could be relevant. </w:t>
      </w:r>
    </w:p>
    <w:p w14:paraId="0181BDE1" w14:textId="63327C20" w:rsidR="007E59C4" w:rsidRPr="00133133" w:rsidRDefault="007E59C4" w:rsidP="00AA284B">
      <w:pPr>
        <w:ind w:firstLine="720"/>
        <w:rPr>
          <w:lang w:val="en-GB"/>
        </w:rPr>
      </w:pPr>
      <w:del w:id="468" w:author="Luuk van de Ven" w:date="2020-05-28T15:10:00Z">
        <w:r w:rsidRPr="00133133" w:rsidDel="00EC4B52">
          <w:rPr>
            <w:lang w:val="en-GB"/>
          </w:rPr>
          <w:delText>Moreover, the</w:delText>
        </w:r>
      </w:del>
      <w:ins w:id="469" w:author="Luuk van de Ven" w:date="2020-05-28T15:10:00Z">
        <w:r w:rsidR="00EC4B52">
          <w:rPr>
            <w:lang w:val="en-GB"/>
          </w:rPr>
          <w:t>The considerations in the previous paragraphs make that our</w:t>
        </w:r>
      </w:ins>
      <w:r w:rsidRPr="00133133">
        <w:rPr>
          <w:lang w:val="en-GB"/>
        </w:rPr>
        <w:t xml:space="preserve"> research findings are relevant to managers, specifically to those </w:t>
      </w:r>
      <w:del w:id="470" w:author="Luuk van de Ven" w:date="2020-05-28T15:10:00Z">
        <w:r w:rsidRPr="00133133" w:rsidDel="00EC4B52">
          <w:rPr>
            <w:lang w:val="en-GB"/>
          </w:rPr>
          <w:delText xml:space="preserve">managers </w:delText>
        </w:r>
      </w:del>
      <w:r w:rsidRPr="00133133">
        <w:rPr>
          <w:lang w:val="en-GB"/>
        </w:rPr>
        <w:t xml:space="preserve">concerned with marketing. For a virtual community </w:t>
      </w:r>
      <w:r w:rsidRPr="00133133">
        <w:rPr>
          <w:lang w:val="en-GB"/>
        </w:rPr>
        <w:lastRenderedPageBreak/>
        <w:t>to be sustainable, participation of its members is vital. When members stop contributing to the community, it will cease to exist</w:t>
      </w:r>
      <w:ins w:id="471" w:author="Luuk van de Ven" w:date="2020-05-28T22:45:00Z">
        <w:r w:rsidR="00CC7254">
          <w:rPr>
            <w:lang w:val="en-GB"/>
          </w:rPr>
          <w:t xml:space="preserve"> (Lin, 2007)</w:t>
        </w:r>
      </w:ins>
      <w:r w:rsidRPr="00133133">
        <w:rPr>
          <w:lang w:val="en-GB"/>
        </w:rPr>
        <w:t>. Therefore, it is of utmost importance for managers to find methods that reinforce the participation of members. This paper considers a possible strategic action in this regard. When participation in offline events</w:t>
      </w:r>
      <w:ins w:id="472" w:author="Guus van den Akker" w:date="2020-05-28T19:50:00Z">
        <w:r w:rsidR="00321745">
          <w:rPr>
            <w:lang w:val="en-GB"/>
          </w:rPr>
          <w:t xml:space="preserve"> </w:t>
        </w:r>
      </w:ins>
      <w:del w:id="473" w:author="Guus van den Akker" w:date="2020-05-28T19:48:00Z">
        <w:r w:rsidRPr="00133133">
          <w:rPr>
            <w:lang w:val="en-GB"/>
          </w:rPr>
          <w:delText xml:space="preserve">, with offline interaction between members as a consequence, </w:delText>
        </w:r>
      </w:del>
      <w:r w:rsidRPr="00133133">
        <w:rPr>
          <w:lang w:val="en-GB"/>
        </w:rPr>
        <w:t xml:space="preserve">enhances </w:t>
      </w:r>
      <w:ins w:id="474" w:author="Guus van den Akker" w:date="2020-05-28T19:50:00Z">
        <w:r w:rsidR="00321745">
          <w:rPr>
            <w:lang w:val="en-GB"/>
          </w:rPr>
          <w:t xml:space="preserve">community </w:t>
        </w:r>
      </w:ins>
      <w:r w:rsidRPr="00133133">
        <w:rPr>
          <w:lang w:val="en-GB"/>
        </w:rPr>
        <w:t xml:space="preserve">members' participation in the </w:t>
      </w:r>
      <w:del w:id="475" w:author="Guus van den Akker" w:date="2020-05-28T19:50:00Z">
        <w:r w:rsidRPr="00133133">
          <w:rPr>
            <w:lang w:val="en-GB"/>
          </w:rPr>
          <w:delText xml:space="preserve">virtual </w:delText>
        </w:r>
      </w:del>
      <w:ins w:id="476" w:author="Guus van den Akker" w:date="2020-05-28T19:50:00Z">
        <w:r w:rsidR="00321745">
          <w:rPr>
            <w:lang w:val="en-GB"/>
          </w:rPr>
          <w:t>online</w:t>
        </w:r>
        <w:r w:rsidR="00321745" w:rsidRPr="00133133">
          <w:rPr>
            <w:lang w:val="en-GB"/>
          </w:rPr>
          <w:t xml:space="preserve"> </w:t>
        </w:r>
      </w:ins>
      <w:r w:rsidRPr="00133133">
        <w:rPr>
          <w:lang w:val="en-GB"/>
        </w:rPr>
        <w:t>community</w:t>
      </w:r>
      <w:ins w:id="477" w:author="Luuk van de Ven" w:date="2020-05-28T15:11:00Z">
        <w:r w:rsidR="005C3351">
          <w:rPr>
            <w:lang w:val="en-GB"/>
          </w:rPr>
          <w:t>,</w:t>
        </w:r>
      </w:ins>
      <w:r w:rsidRPr="00133133">
        <w:rPr>
          <w:lang w:val="en-GB"/>
        </w:rPr>
        <w:t xml:space="preserve"> </w:t>
      </w:r>
      <w:ins w:id="478" w:author="Guus van den Akker" w:date="2020-05-28T19:49:00Z">
        <w:r w:rsidR="00E43486">
          <w:rPr>
            <w:lang w:val="en-GB"/>
          </w:rPr>
          <w:t>organizing offline events</w:t>
        </w:r>
      </w:ins>
      <w:del w:id="479" w:author="Guus van den Akker" w:date="2020-05-28T19:49:00Z">
        <w:r w:rsidRPr="00133133">
          <w:rPr>
            <w:lang w:val="en-GB"/>
          </w:rPr>
          <w:delText>it</w:delText>
        </w:r>
      </w:del>
      <w:r w:rsidRPr="00133133">
        <w:rPr>
          <w:lang w:val="en-GB"/>
        </w:rPr>
        <w:t xml:space="preserve"> could be part of a</w:t>
      </w:r>
      <w:ins w:id="480" w:author="Guus van den Akker" w:date="2020-05-28T19:47:00Z">
        <w:r w:rsidRPr="00133133">
          <w:rPr>
            <w:lang w:val="en-GB"/>
          </w:rPr>
          <w:t xml:space="preserve"> </w:t>
        </w:r>
        <w:r w:rsidR="00F5291B">
          <w:rPr>
            <w:lang w:val="en-GB"/>
          </w:rPr>
          <w:t xml:space="preserve">brand’s </w:t>
        </w:r>
      </w:ins>
      <w:del w:id="481" w:author="Guus van den Akker" w:date="2020-05-28T19:48:00Z">
        <w:r w:rsidRPr="00133133" w:rsidDel="005418A0">
          <w:rPr>
            <w:lang w:val="en-GB"/>
          </w:rPr>
          <w:delText xml:space="preserve"> </w:delText>
        </w:r>
      </w:del>
      <w:r w:rsidRPr="00133133">
        <w:rPr>
          <w:lang w:val="en-GB"/>
        </w:rPr>
        <w:t xml:space="preserve">strategy </w:t>
      </w:r>
      <w:ins w:id="482" w:author="Guus van den Akker" w:date="2020-05-28T19:49:00Z">
        <w:r w:rsidR="00E43486">
          <w:rPr>
            <w:lang w:val="en-GB"/>
          </w:rPr>
          <w:t xml:space="preserve">to </w:t>
        </w:r>
      </w:ins>
      <w:del w:id="483" w:author="Guus van den Akker" w:date="2020-05-28T19:49:00Z">
        <w:r w:rsidRPr="00133133">
          <w:rPr>
            <w:lang w:val="en-GB"/>
          </w:rPr>
          <w:delText xml:space="preserve">which </w:delText>
        </w:r>
      </w:del>
      <w:r w:rsidRPr="00133133">
        <w:rPr>
          <w:lang w:val="en-GB"/>
        </w:rPr>
        <w:t>create</w:t>
      </w:r>
      <w:del w:id="484" w:author="Guus van den Akker" w:date="2020-05-28T19:49:00Z">
        <w:r w:rsidRPr="00133133">
          <w:rPr>
            <w:lang w:val="en-GB"/>
          </w:rPr>
          <w:delText>s</w:delText>
        </w:r>
      </w:del>
      <w:r w:rsidRPr="00133133">
        <w:rPr>
          <w:lang w:val="en-GB"/>
        </w:rPr>
        <w:t xml:space="preserve"> a sustainable </w:t>
      </w:r>
      <w:del w:id="485" w:author="Guus van den Akker" w:date="2020-05-28T19:49:00Z">
        <w:r w:rsidRPr="00133133">
          <w:rPr>
            <w:lang w:val="en-GB"/>
          </w:rPr>
          <w:delText xml:space="preserve">virtual sector of a </w:delText>
        </w:r>
      </w:del>
      <w:r w:rsidRPr="00133133">
        <w:rPr>
          <w:lang w:val="en-GB"/>
        </w:rPr>
        <w:t>brand community.</w:t>
      </w:r>
    </w:p>
    <w:p w14:paraId="585A1DBD" w14:textId="77777777" w:rsidR="00C016D2" w:rsidRPr="00133133" w:rsidRDefault="00C016D2" w:rsidP="00D86B44">
      <w:pPr>
        <w:rPr>
          <w:lang w:val="en-GB"/>
        </w:rPr>
      </w:pPr>
    </w:p>
    <w:p w14:paraId="1433CF0D" w14:textId="77777777" w:rsidR="00C016D2" w:rsidRPr="00133133" w:rsidRDefault="00C016D2" w:rsidP="00B5075A">
      <w:pPr>
        <w:pStyle w:val="Heading2"/>
        <w:rPr>
          <w:lang w:val="en-GB"/>
        </w:rPr>
      </w:pPr>
      <w:bookmarkStart w:id="486" w:name="_Toc42335546"/>
      <w:r w:rsidRPr="00133133">
        <w:rPr>
          <w:lang w:val="en-GB"/>
        </w:rPr>
        <w:t>1.5 Next chapters</w:t>
      </w:r>
      <w:bookmarkEnd w:id="486"/>
    </w:p>
    <w:p w14:paraId="229AF513" w14:textId="63DF2EBA" w:rsidR="00966676" w:rsidRPr="00133133" w:rsidRDefault="00C016D2" w:rsidP="00AA284B">
      <w:pPr>
        <w:ind w:firstLine="720"/>
        <w:rPr>
          <w:b/>
          <w:lang w:val="en-GB"/>
        </w:rPr>
      </w:pPr>
      <w:r w:rsidRPr="000318B7">
        <w:rPr>
          <w:lang w:val="en-GB"/>
        </w:rPr>
        <w:t>In the upcoming chapters</w:t>
      </w:r>
      <w:r w:rsidR="007E59C4" w:rsidRPr="000318B7">
        <w:rPr>
          <w:lang w:val="en-GB"/>
        </w:rPr>
        <w:t>,</w:t>
      </w:r>
      <w:r w:rsidRPr="000318B7">
        <w:rPr>
          <w:lang w:val="en-GB"/>
        </w:rPr>
        <w:t xml:space="preserve"> we will first focus </w:t>
      </w:r>
      <w:r w:rsidR="00531D85" w:rsidRPr="000318B7">
        <w:rPr>
          <w:lang w:val="en-GB"/>
        </w:rPr>
        <w:t xml:space="preserve">on the theory and </w:t>
      </w:r>
      <w:r w:rsidR="005B45E0" w:rsidRPr="000318B7">
        <w:rPr>
          <w:lang w:val="en-GB"/>
        </w:rPr>
        <w:t xml:space="preserve">studies related to our research </w:t>
      </w:r>
      <w:r w:rsidR="00EF0FC6">
        <w:rPr>
          <w:lang w:val="en-GB"/>
        </w:rPr>
        <w:t xml:space="preserve">by performing </w:t>
      </w:r>
      <w:del w:id="487" w:author="Ditte Selders" w:date="2020-05-28T21:44:00Z">
        <w:r w:rsidR="005B45E0" w:rsidRPr="000318B7">
          <w:rPr>
            <w:lang w:val="en-GB"/>
          </w:rPr>
          <w:delText>a literature review</w:delText>
        </w:r>
        <w:r w:rsidR="00C20E18" w:rsidRPr="000318B7">
          <w:rPr>
            <w:lang w:val="en-GB"/>
          </w:rPr>
          <w:delText xml:space="preserve">. This literature review will </w:delText>
        </w:r>
        <w:r w:rsidR="00C20E18" w:rsidRPr="000318B7" w:rsidDel="00CF0652">
          <w:rPr>
            <w:lang w:val="en-GB"/>
          </w:rPr>
          <w:delText xml:space="preserve">form </w:delText>
        </w:r>
      </w:del>
      <w:ins w:id="488" w:author="Luuk van de Ven" w:date="2020-05-28T15:11:00Z">
        <w:del w:id="489" w:author="Ditte Selders" w:date="2020-05-28T21:44:00Z">
          <w:r w:rsidR="00CF0652">
            <w:rPr>
              <w:lang w:val="en-GB"/>
            </w:rPr>
            <w:delText>be</w:delText>
          </w:r>
          <w:r w:rsidR="00CF0652" w:rsidRPr="000318B7">
            <w:rPr>
              <w:lang w:val="en-GB"/>
            </w:rPr>
            <w:delText xml:space="preserve"> </w:delText>
          </w:r>
        </w:del>
      </w:ins>
      <w:del w:id="490" w:author="Ditte Selders" w:date="2020-05-28T21:44:00Z">
        <w:r w:rsidR="00C20E18" w:rsidRPr="000318B7">
          <w:rPr>
            <w:lang w:val="en-GB"/>
          </w:rPr>
          <w:delText xml:space="preserve">the basis of </w:delText>
        </w:r>
      </w:del>
      <w:r w:rsidR="00C20E18" w:rsidRPr="000318B7">
        <w:rPr>
          <w:lang w:val="en-GB"/>
        </w:rPr>
        <w:t xml:space="preserve">a critical evaluation </w:t>
      </w:r>
      <w:del w:id="491" w:author="Ditte Selders" w:date="2020-05-28T21:44:00Z">
        <w:r w:rsidR="00C20E18" w:rsidRPr="000318B7">
          <w:rPr>
            <w:lang w:val="en-GB"/>
          </w:rPr>
          <w:delText xml:space="preserve">of these studies </w:delText>
        </w:r>
      </w:del>
      <w:r w:rsidR="00C20E18" w:rsidRPr="000318B7">
        <w:rPr>
          <w:lang w:val="en-GB"/>
        </w:rPr>
        <w:t>and a critical synthesis</w:t>
      </w:r>
      <w:ins w:id="492" w:author="Ditte Selders" w:date="2020-05-28T21:44:00Z">
        <w:r w:rsidR="0096231E" w:rsidRPr="0096231E">
          <w:rPr>
            <w:lang w:val="en-GB"/>
          </w:rPr>
          <w:t xml:space="preserve"> </w:t>
        </w:r>
        <w:r w:rsidR="0096231E" w:rsidRPr="000318B7">
          <w:rPr>
            <w:lang w:val="en-GB"/>
          </w:rPr>
          <w:t>of these studies</w:t>
        </w:r>
      </w:ins>
      <w:r w:rsidR="00C20E18" w:rsidRPr="000318B7">
        <w:rPr>
          <w:lang w:val="en-GB"/>
        </w:rPr>
        <w:t xml:space="preserve">. </w:t>
      </w:r>
      <w:r w:rsidR="00061C55" w:rsidRPr="000318B7">
        <w:rPr>
          <w:lang w:val="en-GB"/>
        </w:rPr>
        <w:t xml:space="preserve">Our research will follow up on this by first describing our method and measurement </w:t>
      </w:r>
      <w:r w:rsidR="006B1F67" w:rsidRPr="000318B7">
        <w:rPr>
          <w:lang w:val="en-GB"/>
        </w:rPr>
        <w:t>protocol</w:t>
      </w:r>
      <w:r w:rsidR="00061C55" w:rsidRPr="000318B7">
        <w:rPr>
          <w:lang w:val="en-GB"/>
        </w:rPr>
        <w:t xml:space="preserve">, </w:t>
      </w:r>
      <w:r w:rsidR="00C40E74" w:rsidRPr="000318B7">
        <w:rPr>
          <w:lang w:val="en-GB"/>
        </w:rPr>
        <w:t xml:space="preserve">after which </w:t>
      </w:r>
      <w:r w:rsidR="00327098" w:rsidRPr="000318B7">
        <w:rPr>
          <w:lang w:val="en-GB"/>
        </w:rPr>
        <w:t xml:space="preserve">we will interpret </w:t>
      </w:r>
      <w:r w:rsidR="00C40E74" w:rsidRPr="000318B7">
        <w:rPr>
          <w:lang w:val="en-GB"/>
        </w:rPr>
        <w:t>the results</w:t>
      </w:r>
      <w:r w:rsidR="00327098" w:rsidRPr="000318B7">
        <w:rPr>
          <w:lang w:val="en-GB"/>
        </w:rPr>
        <w:t xml:space="preserve"> </w:t>
      </w:r>
      <w:del w:id="493" w:author="Luuk van de Ven" w:date="2020-05-28T15:12:00Z">
        <w:r w:rsidR="00327098" w:rsidRPr="000318B7" w:rsidDel="006951D0">
          <w:rPr>
            <w:lang w:val="en-GB"/>
          </w:rPr>
          <w:delText xml:space="preserve">focusing </w:delText>
        </w:r>
      </w:del>
      <w:r w:rsidR="00327098" w:rsidRPr="000318B7">
        <w:rPr>
          <w:lang w:val="en-GB"/>
        </w:rPr>
        <w:t>on the treatments effects, interaction effect and control variables</w:t>
      </w:r>
      <w:r w:rsidR="00865C4B" w:rsidRPr="000318B7">
        <w:rPr>
          <w:lang w:val="en-GB"/>
        </w:rPr>
        <w:t xml:space="preserve">. </w:t>
      </w:r>
      <w:r w:rsidR="00664128" w:rsidRPr="000318B7">
        <w:rPr>
          <w:lang w:val="en-GB"/>
        </w:rPr>
        <w:t>The results also include managerial implications and lessons learned</w:t>
      </w:r>
      <w:r w:rsidR="004860E9" w:rsidRPr="000318B7">
        <w:rPr>
          <w:lang w:val="en-GB"/>
        </w:rPr>
        <w:t xml:space="preserve">. </w:t>
      </w:r>
      <w:del w:id="494" w:author="Luuk van de Ven" w:date="2020-05-28T15:12:00Z">
        <w:r w:rsidR="00865C4B" w:rsidRPr="000318B7" w:rsidDel="006951D0">
          <w:rPr>
            <w:lang w:val="en-GB"/>
          </w:rPr>
          <w:delText>Lastly</w:delText>
        </w:r>
      </w:del>
      <w:ins w:id="495" w:author="Luuk van de Ven" w:date="2020-05-28T15:12:00Z">
        <w:r w:rsidR="006951D0">
          <w:rPr>
            <w:lang w:val="en-GB"/>
          </w:rPr>
          <w:t xml:space="preserve">This paper ends </w:t>
        </w:r>
        <w:del w:id="496" w:author="Guus van den Akker" w:date="2020-05-28T20:01:00Z">
          <w:r w:rsidR="006951D0">
            <w:rPr>
              <w:lang w:val="en-GB"/>
            </w:rPr>
            <w:delText>by</w:delText>
          </w:r>
        </w:del>
      </w:ins>
      <w:ins w:id="497" w:author="Guus van den Akker" w:date="2020-05-28T20:01:00Z">
        <w:r w:rsidR="00687E2F">
          <w:rPr>
            <w:lang w:val="en-GB"/>
          </w:rPr>
          <w:t>with</w:t>
        </w:r>
      </w:ins>
      <w:ins w:id="498" w:author="Luuk van de Ven" w:date="2020-05-28T15:12:00Z">
        <w:r w:rsidR="006951D0">
          <w:rPr>
            <w:lang w:val="en-GB"/>
          </w:rPr>
          <w:t xml:space="preserve"> a</w:t>
        </w:r>
      </w:ins>
      <w:del w:id="499" w:author="Luuk van de Ven" w:date="2020-05-28T15:12:00Z">
        <w:r w:rsidR="00865C4B" w:rsidRPr="000318B7" w:rsidDel="006951D0">
          <w:rPr>
            <w:lang w:val="en-GB"/>
          </w:rPr>
          <w:delText xml:space="preserve">, </w:delText>
        </w:r>
        <w:r w:rsidR="003360BD" w:rsidRPr="000318B7" w:rsidDel="006951D0">
          <w:rPr>
            <w:lang w:val="en-GB"/>
          </w:rPr>
          <w:delText>the</w:delText>
        </w:r>
      </w:del>
      <w:r w:rsidR="003360BD" w:rsidRPr="000318B7">
        <w:rPr>
          <w:lang w:val="en-GB"/>
        </w:rPr>
        <w:t xml:space="preserve"> discussion chapter </w:t>
      </w:r>
      <w:ins w:id="500" w:author="Luuk van de Ven" w:date="2020-05-28T15:12:00Z">
        <w:r w:rsidR="006951D0">
          <w:rPr>
            <w:lang w:val="en-GB"/>
          </w:rPr>
          <w:t xml:space="preserve">that </w:t>
        </w:r>
      </w:ins>
      <w:r w:rsidR="003360BD" w:rsidRPr="000318B7">
        <w:rPr>
          <w:lang w:val="en-GB"/>
        </w:rPr>
        <w:t xml:space="preserve">provides a conclusion of </w:t>
      </w:r>
      <w:r w:rsidR="00207EEA" w:rsidRPr="000318B7">
        <w:rPr>
          <w:lang w:val="en-GB"/>
        </w:rPr>
        <w:t>the conducted</w:t>
      </w:r>
      <w:r w:rsidR="003360BD" w:rsidRPr="000318B7">
        <w:rPr>
          <w:lang w:val="en-GB"/>
        </w:rPr>
        <w:t xml:space="preserve"> research</w:t>
      </w:r>
      <w:r w:rsidR="00633D6F" w:rsidRPr="000318B7">
        <w:rPr>
          <w:lang w:val="en-GB"/>
        </w:rPr>
        <w:t xml:space="preserve"> and includes recommendations and </w:t>
      </w:r>
      <w:commentRangeStart w:id="501"/>
      <w:commentRangeStart w:id="502"/>
      <w:commentRangeStart w:id="503"/>
      <w:commentRangeStart w:id="504"/>
      <w:r w:rsidR="00633D6F" w:rsidRPr="000318B7">
        <w:rPr>
          <w:lang w:val="en-GB"/>
        </w:rPr>
        <w:t>limitation</w:t>
      </w:r>
      <w:ins w:id="505" w:author="Luuk van de Ven" w:date="2020-05-28T15:12:00Z">
        <w:r w:rsidR="00693D27">
          <w:rPr>
            <w:lang w:val="en-GB"/>
          </w:rPr>
          <w:t>s</w:t>
        </w:r>
      </w:ins>
      <w:commentRangeEnd w:id="501"/>
      <w:ins w:id="506" w:author="Luuk van de Ven" w:date="2020-05-28T17:46:00Z">
        <w:r w:rsidR="001E5ED0">
          <w:rPr>
            <w:rStyle w:val="CommentReference"/>
            <w:rFonts w:asciiTheme="minorHAnsi" w:hAnsiTheme="minorHAnsi" w:cstheme="minorBidi"/>
          </w:rPr>
          <w:commentReference w:id="501"/>
        </w:r>
      </w:ins>
      <w:commentRangeEnd w:id="502"/>
      <w:r w:rsidR="00777F31">
        <w:rPr>
          <w:rStyle w:val="CommentReference"/>
          <w:rFonts w:asciiTheme="minorHAnsi" w:hAnsiTheme="minorHAnsi" w:cstheme="minorBidi"/>
        </w:rPr>
        <w:commentReference w:id="502"/>
      </w:r>
      <w:commentRangeEnd w:id="503"/>
      <w:r w:rsidR="00DF14A7">
        <w:rPr>
          <w:rStyle w:val="CommentReference"/>
          <w:rFonts w:asciiTheme="minorHAnsi" w:hAnsiTheme="minorHAnsi" w:cstheme="minorBidi"/>
        </w:rPr>
        <w:commentReference w:id="503"/>
      </w:r>
      <w:commentRangeEnd w:id="504"/>
      <w:r w:rsidR="00761369">
        <w:rPr>
          <w:rStyle w:val="CommentReference"/>
          <w:rFonts w:asciiTheme="minorHAnsi" w:hAnsiTheme="minorHAnsi" w:cstheme="minorBidi"/>
        </w:rPr>
        <w:commentReference w:id="504"/>
      </w:r>
      <w:del w:id="507" w:author="Luuk van de Ven" w:date="2020-05-28T15:12:00Z">
        <w:r w:rsidR="00633D6F" w:rsidRPr="000318B7" w:rsidDel="006951D0">
          <w:rPr>
            <w:lang w:val="en-GB"/>
          </w:rPr>
          <w:delText>s as well</w:delText>
        </w:r>
      </w:del>
      <w:r w:rsidR="00633D6F" w:rsidRPr="000318B7">
        <w:rPr>
          <w:lang w:val="en-GB"/>
        </w:rPr>
        <w:t>.</w:t>
      </w:r>
      <w:r w:rsidR="005907C6" w:rsidRPr="00133133">
        <w:rPr>
          <w:lang w:val="en-GB"/>
        </w:rPr>
        <w:br w:type="page"/>
      </w:r>
    </w:p>
    <w:p w14:paraId="2DB89B17" w14:textId="77777777" w:rsidR="00715EBF" w:rsidRDefault="00C90401" w:rsidP="00D86B44">
      <w:pPr>
        <w:pStyle w:val="Heading1"/>
        <w:rPr>
          <w:lang w:val="en-GB"/>
        </w:rPr>
      </w:pPr>
      <w:bookmarkStart w:id="508" w:name="_Toc42335547"/>
      <w:r w:rsidRPr="00133133">
        <w:rPr>
          <w:lang w:val="en-GB"/>
        </w:rPr>
        <w:lastRenderedPageBreak/>
        <w:t xml:space="preserve">Chapter 2: </w:t>
      </w:r>
      <w:r w:rsidR="0077072B" w:rsidRPr="00133133">
        <w:rPr>
          <w:lang w:val="en-GB"/>
        </w:rPr>
        <w:t>Theor</w:t>
      </w:r>
      <w:r w:rsidR="00F0218B">
        <w:rPr>
          <w:lang w:val="en-GB"/>
        </w:rPr>
        <w:t>y</w:t>
      </w:r>
      <w:bookmarkEnd w:id="508"/>
    </w:p>
    <w:p w14:paraId="667BB66A" w14:textId="77777777" w:rsidR="00E04905" w:rsidRPr="00133133" w:rsidRDefault="00E04905" w:rsidP="004615B4">
      <w:pPr>
        <w:rPr>
          <w:lang w:val="en-GB"/>
        </w:rPr>
      </w:pPr>
    </w:p>
    <w:p w14:paraId="3311E7AF" w14:textId="73FE4872" w:rsidR="00C90401" w:rsidRPr="00133133" w:rsidRDefault="00C90401" w:rsidP="004615B4">
      <w:pPr>
        <w:pStyle w:val="Heading2"/>
        <w:rPr>
          <w:lang w:val="en-GB"/>
        </w:rPr>
      </w:pPr>
      <w:bookmarkStart w:id="509" w:name="_Toc42335548"/>
      <w:r w:rsidRPr="00133133">
        <w:rPr>
          <w:lang w:val="en-GB"/>
        </w:rPr>
        <w:t>2.</w:t>
      </w:r>
      <w:r w:rsidR="001772BC">
        <w:rPr>
          <w:lang w:val="en-GB"/>
        </w:rPr>
        <w:t>1</w:t>
      </w:r>
      <w:r w:rsidRPr="00133133">
        <w:rPr>
          <w:lang w:val="en-GB"/>
        </w:rPr>
        <w:t xml:space="preserve"> </w:t>
      </w:r>
      <w:r w:rsidR="000F18C3">
        <w:rPr>
          <w:lang w:val="en-GB"/>
        </w:rPr>
        <w:t>Definitions</w:t>
      </w:r>
      <w:bookmarkEnd w:id="509"/>
    </w:p>
    <w:p w14:paraId="6461F5C7" w14:textId="60768033" w:rsidR="003C48B8" w:rsidRDefault="0032125B" w:rsidP="00CA2BBE">
      <w:pPr>
        <w:ind w:firstLine="720"/>
        <w:rPr>
          <w:ins w:id="510" w:author="Luuk van de Ven" w:date="2020-05-28T15:16:00Z"/>
          <w:color w:val="FF0000"/>
          <w:lang w:val="en-GB"/>
        </w:rPr>
      </w:pPr>
      <w:del w:id="511" w:author="Luuk van de Ven" w:date="2020-05-28T15:13:00Z">
        <w:r w:rsidDel="00B037BF">
          <w:rPr>
            <w:lang w:val="en-GB"/>
          </w:rPr>
          <w:delText>Ou</w:delText>
        </w:r>
        <w:r w:rsidR="007A1284" w:rsidDel="00B037BF">
          <w:rPr>
            <w:lang w:val="en-GB"/>
          </w:rPr>
          <w:delText xml:space="preserve">r </w:delText>
        </w:r>
      </w:del>
      <w:ins w:id="512" w:author="Luuk van de Ven" w:date="2020-05-28T15:13:00Z">
        <w:r w:rsidR="00B037BF">
          <w:rPr>
            <w:lang w:val="en-GB"/>
          </w:rPr>
          <w:t xml:space="preserve">The </w:t>
        </w:r>
      </w:ins>
      <w:r w:rsidR="007A1284">
        <w:rPr>
          <w:lang w:val="en-GB"/>
        </w:rPr>
        <w:t xml:space="preserve">thinking process </w:t>
      </w:r>
      <w:r w:rsidR="0008660C">
        <w:rPr>
          <w:lang w:val="en-GB"/>
        </w:rPr>
        <w:t>to decide on a</w:t>
      </w:r>
      <w:del w:id="513" w:author="Ditte Selders" w:date="2020-05-28T21:45:00Z">
        <w:r w:rsidR="0008660C">
          <w:rPr>
            <w:lang w:val="en-GB"/>
          </w:rPr>
          <w:delText xml:space="preserve"> </w:delText>
        </w:r>
      </w:del>
      <w:del w:id="514" w:author="Guus van den Akker" w:date="2020-05-28T21:26:00Z">
        <w:r w:rsidR="0008660C">
          <w:rPr>
            <w:lang w:val="en-GB"/>
          </w:rPr>
          <w:delText>final</w:delText>
        </w:r>
      </w:del>
      <w:r w:rsidR="0008660C">
        <w:rPr>
          <w:lang w:val="en-GB"/>
        </w:rPr>
        <w:t xml:space="preserve"> hypothesis </w:t>
      </w:r>
      <w:r w:rsidR="007A1284">
        <w:rPr>
          <w:lang w:val="en-GB"/>
        </w:rPr>
        <w:t xml:space="preserve">started with the </w:t>
      </w:r>
      <w:r w:rsidR="00D32561">
        <w:rPr>
          <w:lang w:val="en-GB"/>
        </w:rPr>
        <w:t xml:space="preserve">following </w:t>
      </w:r>
      <w:r w:rsidR="007A1284">
        <w:rPr>
          <w:lang w:val="en-GB"/>
        </w:rPr>
        <w:t>question</w:t>
      </w:r>
      <w:r w:rsidR="00D32561">
        <w:rPr>
          <w:lang w:val="en-GB"/>
        </w:rPr>
        <w:t>:</w:t>
      </w:r>
      <w:r w:rsidR="007A1284">
        <w:rPr>
          <w:lang w:val="en-GB"/>
        </w:rPr>
        <w:t xml:space="preserve"> what </w:t>
      </w:r>
      <w:r w:rsidR="00D32561">
        <w:rPr>
          <w:lang w:val="en-GB"/>
        </w:rPr>
        <w:t xml:space="preserve">can </w:t>
      </w:r>
      <w:r w:rsidR="007A1284">
        <w:rPr>
          <w:lang w:val="en-GB"/>
        </w:rPr>
        <w:t xml:space="preserve">we </w:t>
      </w:r>
      <w:r w:rsidR="00612663">
        <w:rPr>
          <w:lang w:val="en-GB"/>
        </w:rPr>
        <w:t>do</w:t>
      </w:r>
      <w:r w:rsidR="007A1284">
        <w:rPr>
          <w:lang w:val="en-GB"/>
        </w:rPr>
        <w:t xml:space="preserve"> to help brand community </w:t>
      </w:r>
      <w:r w:rsidR="0008660C">
        <w:rPr>
          <w:lang w:val="en-GB"/>
        </w:rPr>
        <w:t>managers</w:t>
      </w:r>
      <w:r w:rsidR="007A1284">
        <w:rPr>
          <w:lang w:val="en-GB"/>
        </w:rPr>
        <w:t xml:space="preserve"> stimulate positive and sustainable individual </w:t>
      </w:r>
      <w:ins w:id="515" w:author="Luuk van de Ven" w:date="2020-05-28T15:13:00Z">
        <w:r w:rsidR="00B037BF">
          <w:rPr>
            <w:lang w:val="en-GB"/>
          </w:rPr>
          <w:t>member</w:t>
        </w:r>
      </w:ins>
      <w:ins w:id="516" w:author="Ditte Selders" w:date="2020-05-31T09:03:00Z">
        <w:r w:rsidR="00B037BF">
          <w:rPr>
            <w:lang w:val="en-GB"/>
          </w:rPr>
          <w:t xml:space="preserve"> </w:t>
        </w:r>
      </w:ins>
      <w:ins w:id="517" w:author="Luuk van de Ven" w:date="2020-05-28T15:13:00Z">
        <w:del w:id="518" w:author="Ditte Selders" w:date="2020-05-31T09:03:00Z">
          <w:r w:rsidR="00B037BF" w:rsidDel="00E278A3">
            <w:rPr>
              <w:lang w:val="en-GB"/>
            </w:rPr>
            <w:delText xml:space="preserve"> </w:delText>
          </w:r>
        </w:del>
      </w:ins>
      <w:r w:rsidR="007A1284">
        <w:rPr>
          <w:lang w:val="en-GB"/>
        </w:rPr>
        <w:t>participation</w:t>
      </w:r>
      <w:r w:rsidR="00D32561">
        <w:rPr>
          <w:lang w:val="en-GB"/>
        </w:rPr>
        <w:t xml:space="preserve">? </w:t>
      </w:r>
      <w:r w:rsidR="00EE4B93">
        <w:rPr>
          <w:lang w:val="en-GB"/>
        </w:rPr>
        <w:t>This question</w:t>
      </w:r>
      <w:r w:rsidR="00247988">
        <w:rPr>
          <w:lang w:val="en-GB"/>
        </w:rPr>
        <w:t xml:space="preserve"> led us to choose </w:t>
      </w:r>
      <w:r w:rsidR="00A64CE1">
        <w:t>i</w:t>
      </w:r>
      <w:r w:rsidR="00A64CE1" w:rsidRPr="00BE28B4">
        <w:t>ndividual member participation in online brand communities</w:t>
      </w:r>
      <w:r w:rsidR="00125106">
        <w:t>,</w:t>
      </w:r>
      <w:r w:rsidR="00A64CE1">
        <w:rPr>
          <w:lang w:val="en-GB"/>
        </w:rPr>
        <w:t xml:space="preserve"> as </w:t>
      </w:r>
      <w:r w:rsidR="00EE4B93">
        <w:rPr>
          <w:lang w:val="en-GB"/>
        </w:rPr>
        <w:t>a dependent variable</w:t>
      </w:r>
      <w:r w:rsidR="00A64CE1">
        <w:rPr>
          <w:lang w:val="en-GB"/>
        </w:rPr>
        <w:t>. Th</w:t>
      </w:r>
      <w:r w:rsidR="00F307EA">
        <w:rPr>
          <w:lang w:val="en-GB"/>
        </w:rPr>
        <w:t>e theory-based definition</w:t>
      </w:r>
      <w:ins w:id="519" w:author="Luuk van de Ven" w:date="2020-05-28T15:14:00Z">
        <w:r w:rsidR="003D30CC">
          <w:rPr>
            <w:lang w:val="en-GB"/>
          </w:rPr>
          <w:t xml:space="preserve"> differs in previous papers. </w:t>
        </w:r>
        <w:r w:rsidR="0093136E">
          <w:rPr>
            <w:lang w:val="en-GB"/>
          </w:rPr>
          <w:t>Ardichvili et al. (200</w:t>
        </w:r>
      </w:ins>
      <w:ins w:id="520" w:author="Luuk van de Ven" w:date="2020-05-28T15:15:00Z">
        <w:r w:rsidR="0093136E">
          <w:rPr>
            <w:lang w:val="en-GB"/>
          </w:rPr>
          <w:t xml:space="preserve">3) </w:t>
        </w:r>
        <w:del w:id="521" w:author="Guus van den Akker" w:date="2020-05-28T21:14:00Z">
          <w:r w:rsidR="0093136E" w:rsidDel="00D2755E">
            <w:rPr>
              <w:lang w:val="en-GB"/>
            </w:rPr>
            <w:delText>describe</w:delText>
          </w:r>
        </w:del>
      </w:ins>
      <w:ins w:id="522" w:author="Guus van den Akker" w:date="2020-05-28T21:14:00Z">
        <w:r w:rsidR="00D2755E">
          <w:rPr>
            <w:lang w:val="en-GB"/>
          </w:rPr>
          <w:t>described</w:t>
        </w:r>
      </w:ins>
      <w:ins w:id="523" w:author="Luuk van de Ven" w:date="2020-05-28T15:15:00Z">
        <w:r w:rsidR="0093136E">
          <w:rPr>
            <w:lang w:val="en-GB"/>
          </w:rPr>
          <w:t xml:space="preserve"> it as</w:t>
        </w:r>
      </w:ins>
      <w:del w:id="524" w:author="Luuk van de Ven" w:date="2020-05-28T15:15:00Z">
        <w:r w:rsidR="00A64CE1" w:rsidDel="0093136E">
          <w:rPr>
            <w:lang w:val="en-GB"/>
          </w:rPr>
          <w:delText xml:space="preserve"> of this variable </w:delText>
        </w:r>
        <w:r w:rsidR="0048306C" w:rsidDel="0093136E">
          <w:rPr>
            <w:rFonts w:eastAsiaTheme="minorEastAsia"/>
            <w:lang w:val="en-GB"/>
          </w:rPr>
          <w:delText>i</w:delText>
        </w:r>
        <w:r w:rsidR="006732CC" w:rsidDel="0093136E">
          <w:rPr>
            <w:rFonts w:eastAsiaTheme="minorEastAsia"/>
            <w:lang w:val="en-GB"/>
          </w:rPr>
          <w:delText>ncludes</w:delText>
        </w:r>
      </w:del>
      <w:r w:rsidR="00A64CE1" w:rsidRPr="00133133">
        <w:rPr>
          <w:rFonts w:eastAsiaTheme="minorEastAsia"/>
          <w:lang w:val="en-GB"/>
        </w:rPr>
        <w:t xml:space="preserve"> </w:t>
      </w:r>
      <w:ins w:id="525" w:author="Luuk van de Ven" w:date="2020-05-28T15:15:00Z">
        <w:r w:rsidR="0093136E">
          <w:rPr>
            <w:rFonts w:eastAsiaTheme="minorEastAsia"/>
            <w:lang w:val="en-GB"/>
          </w:rPr>
          <w:t>‘</w:t>
        </w:r>
      </w:ins>
      <w:r w:rsidR="00A64CE1" w:rsidRPr="00133133">
        <w:rPr>
          <w:rFonts w:eastAsiaTheme="minorEastAsia"/>
          <w:lang w:val="en-GB"/>
        </w:rPr>
        <w:t>viewing and posting activities, respecting the rules of the community and replying to solicitations, physical attendance and co-organizing</w:t>
      </w:r>
      <w:ins w:id="526" w:author="Luuk van de Ven" w:date="2020-05-28T15:15:00Z">
        <w:r w:rsidR="0093136E">
          <w:rPr>
            <w:rFonts w:eastAsiaTheme="minorEastAsia"/>
            <w:lang w:val="en-GB"/>
          </w:rPr>
          <w:t>’. As was mentioned in the introduction, we decided to take a slightly different definition by defining individual member participation</w:t>
        </w:r>
      </w:ins>
      <w:ins w:id="527" w:author="Luuk van de Ven" w:date="2020-05-28T15:16:00Z">
        <w:r w:rsidR="0093136E">
          <w:rPr>
            <w:rFonts w:eastAsiaTheme="minorEastAsia"/>
            <w:lang w:val="en-GB"/>
          </w:rPr>
          <w:t xml:space="preserve"> in line with Pöyry et al. (2013)</w:t>
        </w:r>
      </w:ins>
      <w:ins w:id="528" w:author="Luuk van de Ven" w:date="2020-05-28T15:15:00Z">
        <w:r w:rsidR="0093136E">
          <w:rPr>
            <w:rFonts w:eastAsiaTheme="minorEastAsia"/>
            <w:lang w:val="en-GB"/>
          </w:rPr>
          <w:t xml:space="preserve"> as </w:t>
        </w:r>
      </w:ins>
      <w:ins w:id="529" w:author="Luuk van de Ven" w:date="2020-05-28T15:16:00Z">
        <w:r w:rsidR="0093136E">
          <w:rPr>
            <w:lang w:val="en-GB"/>
          </w:rPr>
          <w:t>producing content for the community (interactive, contributive usage behaviour).</w:t>
        </w:r>
        <w:r w:rsidR="0093136E" w:rsidRPr="00337FD0">
          <w:rPr>
            <w:color w:val="FF0000"/>
            <w:lang w:val="en-GB"/>
          </w:rPr>
          <w:t xml:space="preserve"> </w:t>
        </w:r>
      </w:ins>
    </w:p>
    <w:p w14:paraId="5626D785" w14:textId="09532E4F" w:rsidR="0071443A" w:rsidRDefault="00C558A2" w:rsidP="00CA2BBE">
      <w:pPr>
        <w:ind w:firstLine="720"/>
        <w:rPr>
          <w:lang w:val="en-GB"/>
        </w:rPr>
      </w:pPr>
      <w:del w:id="530" w:author="Luuk van de Ven" w:date="2020-05-28T15:15:00Z">
        <w:r w:rsidDel="0093136E">
          <w:rPr>
            <w:rFonts w:eastAsiaTheme="minorEastAsia"/>
            <w:lang w:val="en-GB"/>
          </w:rPr>
          <w:delText xml:space="preserve"> </w:delText>
        </w:r>
        <w:r w:rsidRPr="00133133" w:rsidDel="0093136E">
          <w:rPr>
            <w:rFonts w:eastAsiaTheme="minorEastAsia"/>
            <w:lang w:val="en-GB"/>
          </w:rPr>
          <w:delText>(Ardichvili et al., 2003</w:delText>
        </w:r>
        <w:r w:rsidDel="0093136E">
          <w:rPr>
            <w:rFonts w:eastAsiaTheme="minorEastAsia"/>
            <w:lang w:val="en-GB"/>
          </w:rPr>
          <w:delText>)</w:delText>
        </w:r>
        <w:r w:rsidR="00A64CE1" w:rsidRPr="00133133" w:rsidDel="0093136E">
          <w:rPr>
            <w:rFonts w:eastAsiaTheme="minorEastAsia"/>
            <w:lang w:val="en-GB"/>
          </w:rPr>
          <w:delText>.</w:delText>
        </w:r>
        <w:r w:rsidR="00F307EA" w:rsidDel="0093136E">
          <w:rPr>
            <w:lang w:val="en-GB"/>
          </w:rPr>
          <w:delText xml:space="preserve"> </w:delText>
        </w:r>
      </w:del>
      <w:r w:rsidR="00834484">
        <w:rPr>
          <w:lang w:val="en-GB"/>
        </w:rPr>
        <w:t xml:space="preserve">The next step was to </w:t>
      </w:r>
      <w:r w:rsidR="00AE5D84">
        <w:rPr>
          <w:lang w:val="en-GB"/>
        </w:rPr>
        <w:t>come up with the independent variable. This could be a brand, content or community factor. We decided to go with a</w:t>
      </w:r>
      <w:r w:rsidR="00FE1598">
        <w:rPr>
          <w:lang w:val="en-GB"/>
        </w:rPr>
        <w:t xml:space="preserve"> </w:t>
      </w:r>
      <w:del w:id="531" w:author="Luuk van de Ven" w:date="2020-05-28T15:24:00Z">
        <w:r w:rsidR="00FE1598" w:rsidDel="00FD489C">
          <w:rPr>
            <w:lang w:val="en-GB"/>
          </w:rPr>
          <w:delText xml:space="preserve">content </w:delText>
        </w:r>
      </w:del>
      <w:ins w:id="532" w:author="Luuk van de Ven" w:date="2020-05-28T15:24:00Z">
        <w:r w:rsidR="00FD489C">
          <w:rPr>
            <w:lang w:val="en-GB"/>
          </w:rPr>
          <w:t xml:space="preserve">community </w:t>
        </w:r>
      </w:ins>
      <w:r w:rsidR="00FE1598">
        <w:rPr>
          <w:lang w:val="en-GB"/>
        </w:rPr>
        <w:t xml:space="preserve">factor, </w:t>
      </w:r>
      <w:r w:rsidR="007D31CC">
        <w:rPr>
          <w:lang w:val="en-GB"/>
        </w:rPr>
        <w:t xml:space="preserve">namely the participation in an offline gathering. </w:t>
      </w:r>
      <w:r w:rsidR="00F418C7">
        <w:rPr>
          <w:lang w:val="en-GB"/>
        </w:rPr>
        <w:t>The final</w:t>
      </w:r>
      <w:r w:rsidR="006E45ED">
        <w:rPr>
          <w:lang w:val="en-GB"/>
        </w:rPr>
        <w:t xml:space="preserve"> variable</w:t>
      </w:r>
      <w:r w:rsidR="00C83E73" w:rsidRPr="00C83E73">
        <w:rPr>
          <w:lang w:val="en-GB"/>
        </w:rPr>
        <w:t xml:space="preserve"> </w:t>
      </w:r>
      <w:r w:rsidR="00C83E73">
        <w:rPr>
          <w:lang w:val="en-GB"/>
        </w:rPr>
        <w:t>of our hypothesis</w:t>
      </w:r>
      <w:r w:rsidR="006E45ED">
        <w:rPr>
          <w:lang w:val="en-GB"/>
        </w:rPr>
        <w:t xml:space="preserve">, </w:t>
      </w:r>
      <w:ins w:id="533" w:author="Ditte Selders" w:date="2020-05-28T21:47:00Z">
        <w:r w:rsidR="00AC27B3">
          <w:rPr>
            <w:lang w:val="en-GB"/>
          </w:rPr>
          <w:t xml:space="preserve">which is </w:t>
        </w:r>
      </w:ins>
      <w:del w:id="534" w:author="Ditte Selders" w:date="2020-05-28T21:47:00Z">
        <w:r w:rsidR="006E45ED">
          <w:rPr>
            <w:lang w:val="en-GB"/>
          </w:rPr>
          <w:delText xml:space="preserve">namely </w:delText>
        </w:r>
      </w:del>
      <w:r w:rsidR="006E45ED">
        <w:rPr>
          <w:lang w:val="en-GB"/>
        </w:rPr>
        <w:t>the moderating variable, incl</w:t>
      </w:r>
      <w:r w:rsidR="00DE1F7D">
        <w:rPr>
          <w:lang w:val="en-GB"/>
        </w:rPr>
        <w:t xml:space="preserve">udes a hedonic product or service. </w:t>
      </w:r>
      <w:r w:rsidR="00855F39" w:rsidRPr="00133133">
        <w:rPr>
          <w:rFonts w:eastAsia="Calibri"/>
          <w:lang w:val="en-GB"/>
        </w:rPr>
        <w:t>A good or service is hedonic when it relates to a feeling of pleasure, more than with a feeling of necessity (</w:t>
      </w:r>
      <w:r w:rsidR="0034776A">
        <w:rPr>
          <w:rFonts w:eastAsia="Calibri"/>
          <w:lang w:val="en-GB"/>
        </w:rPr>
        <w:t>Dhar &amp; Wertenbroch, 20</w:t>
      </w:r>
      <w:r w:rsidR="00224457">
        <w:rPr>
          <w:rFonts w:eastAsia="Calibri"/>
          <w:lang w:val="en-GB"/>
        </w:rPr>
        <w:t>0</w:t>
      </w:r>
      <w:r w:rsidR="0034776A">
        <w:rPr>
          <w:rFonts w:eastAsia="Calibri"/>
          <w:lang w:val="en-GB"/>
        </w:rPr>
        <w:t>0).</w:t>
      </w:r>
    </w:p>
    <w:p w14:paraId="00BB80F4" w14:textId="2B26DBE4" w:rsidR="008C5618" w:rsidRPr="00BE28B4" w:rsidRDefault="008C5618" w:rsidP="008C5618"/>
    <w:p w14:paraId="7A091C9E" w14:textId="75629536" w:rsidR="007A1284" w:rsidRDefault="0035043B" w:rsidP="00CA2BBE">
      <w:pPr>
        <w:pStyle w:val="Heading2"/>
        <w:rPr>
          <w:lang w:val="en-GB"/>
        </w:rPr>
      </w:pPr>
      <w:bookmarkStart w:id="535" w:name="_Toc42335549"/>
      <w:r>
        <w:rPr>
          <w:lang w:val="en-GB"/>
        </w:rPr>
        <w:t xml:space="preserve">2.2 </w:t>
      </w:r>
      <w:r w:rsidR="00643E60">
        <w:rPr>
          <w:lang w:val="en-GB"/>
        </w:rPr>
        <w:t>Effect</w:t>
      </w:r>
      <w:bookmarkEnd w:id="535"/>
    </w:p>
    <w:p w14:paraId="6F69524A" w14:textId="38CC2D50" w:rsidR="003C28C3" w:rsidRPr="00133133" w:rsidRDefault="00D75FAD" w:rsidP="00105EF5">
      <w:pPr>
        <w:ind w:firstLine="720"/>
        <w:rPr>
          <w:lang w:val="en-GB"/>
        </w:rPr>
      </w:pPr>
      <w:r w:rsidRPr="00133133">
        <w:rPr>
          <w:lang w:val="en-GB"/>
        </w:rPr>
        <w:t>Several theories to explain the relationship betw</w:t>
      </w:r>
      <w:r w:rsidR="001F0572" w:rsidRPr="00133133">
        <w:rPr>
          <w:lang w:val="en-GB"/>
        </w:rPr>
        <w:t>een offline events and online participation</w:t>
      </w:r>
      <w:r w:rsidR="00C21F32" w:rsidRPr="00133133">
        <w:rPr>
          <w:lang w:val="en-GB"/>
        </w:rPr>
        <w:t xml:space="preserve"> exist.</w:t>
      </w:r>
      <w:r w:rsidR="001F0572" w:rsidRPr="00133133">
        <w:rPr>
          <w:lang w:val="en-GB"/>
        </w:rPr>
        <w:t xml:space="preserve"> </w:t>
      </w:r>
      <w:r w:rsidR="002371DE" w:rsidRPr="00133133">
        <w:rPr>
          <w:lang w:val="en-GB"/>
        </w:rPr>
        <w:t>First</w:t>
      </w:r>
      <w:r w:rsidR="003C28C3" w:rsidRPr="00133133">
        <w:rPr>
          <w:lang w:val="en-GB"/>
        </w:rPr>
        <w:t xml:space="preserve">, </w:t>
      </w:r>
      <w:r w:rsidR="001221F8" w:rsidRPr="00133133">
        <w:rPr>
          <w:lang w:val="en-GB"/>
        </w:rPr>
        <w:t>th</w:t>
      </w:r>
      <w:r w:rsidR="00380FF9" w:rsidRPr="00133133">
        <w:rPr>
          <w:lang w:val="en-GB"/>
        </w:rPr>
        <w:t xml:space="preserve">e </w:t>
      </w:r>
      <w:ins w:id="536" w:author="Ditte Selders" w:date="2020-05-28T21:47:00Z">
        <w:r w:rsidR="00690D33">
          <w:rPr>
            <w:lang w:val="en-GB"/>
          </w:rPr>
          <w:t>positive</w:t>
        </w:r>
        <w:r w:rsidR="00380FF9" w:rsidRPr="00133133">
          <w:rPr>
            <w:lang w:val="en-GB"/>
          </w:rPr>
          <w:t xml:space="preserve"> </w:t>
        </w:r>
      </w:ins>
      <w:r w:rsidR="00380FF9" w:rsidRPr="00133133">
        <w:rPr>
          <w:lang w:val="en-GB"/>
        </w:rPr>
        <w:t xml:space="preserve">effect of </w:t>
      </w:r>
      <w:r w:rsidR="00444BB4">
        <w:rPr>
          <w:lang w:val="en-GB"/>
        </w:rPr>
        <w:t>participation in an offline gathering on the participation in online brand communities</w:t>
      </w:r>
      <w:r w:rsidR="001221F8" w:rsidRPr="00133133">
        <w:rPr>
          <w:lang w:val="en-GB"/>
        </w:rPr>
        <w:t xml:space="preserve"> might be </w:t>
      </w:r>
      <w:r w:rsidR="00C21F32" w:rsidRPr="00133133">
        <w:rPr>
          <w:lang w:val="en-GB"/>
        </w:rPr>
        <w:t>a result of</w:t>
      </w:r>
      <w:r w:rsidR="001221F8" w:rsidRPr="00133133">
        <w:rPr>
          <w:lang w:val="en-GB"/>
        </w:rPr>
        <w:t xml:space="preserve"> the </w:t>
      </w:r>
      <w:r w:rsidR="00186652" w:rsidRPr="00133133">
        <w:rPr>
          <w:lang w:val="en-GB"/>
        </w:rPr>
        <w:t>decrease</w:t>
      </w:r>
      <w:r w:rsidR="001221F8" w:rsidRPr="00133133">
        <w:rPr>
          <w:lang w:val="en-GB"/>
        </w:rPr>
        <w:t xml:space="preserve"> of bridging social capital when people attend offline events</w:t>
      </w:r>
      <w:r w:rsidR="00F96E33" w:rsidRPr="00133133">
        <w:rPr>
          <w:lang w:val="en-GB"/>
        </w:rPr>
        <w:t xml:space="preserve"> (Sessions, 2010)</w:t>
      </w:r>
      <w:r w:rsidR="001221F8" w:rsidRPr="00133133">
        <w:rPr>
          <w:lang w:val="en-GB"/>
        </w:rPr>
        <w:t>.</w:t>
      </w:r>
      <w:r w:rsidR="00884663" w:rsidRPr="00133133">
        <w:rPr>
          <w:lang w:val="en-GB"/>
        </w:rPr>
        <w:t xml:space="preserve"> Another possibility is</w:t>
      </w:r>
      <w:del w:id="537" w:author="Ditte Selders" w:date="2020-05-28T21:47:00Z">
        <w:r w:rsidR="00884663" w:rsidRPr="00133133">
          <w:rPr>
            <w:lang w:val="en-GB"/>
          </w:rPr>
          <w:delText xml:space="preserve"> </w:delText>
        </w:r>
      </w:del>
      <w:del w:id="538" w:author="Guus van den Akker" w:date="2020-05-28T21:20:00Z">
        <w:r w:rsidR="008D616E" w:rsidRPr="00133133">
          <w:rPr>
            <w:lang w:val="en-GB"/>
          </w:rPr>
          <w:delText>the fact</w:delText>
        </w:r>
      </w:del>
      <w:r w:rsidR="008D616E" w:rsidRPr="00133133">
        <w:rPr>
          <w:lang w:val="en-GB"/>
        </w:rPr>
        <w:t xml:space="preserve"> that offline </w:t>
      </w:r>
      <w:r w:rsidR="008D616E" w:rsidRPr="00133133">
        <w:rPr>
          <w:lang w:val="en-GB"/>
        </w:rPr>
        <w:lastRenderedPageBreak/>
        <w:t xml:space="preserve">events </w:t>
      </w:r>
      <w:del w:id="539" w:author="Luuk van de Ven" w:date="2020-05-28T15:24:00Z">
        <w:r w:rsidR="008D616E" w:rsidRPr="00133133" w:rsidDel="000A5348">
          <w:rPr>
            <w:lang w:val="en-GB"/>
          </w:rPr>
          <w:delText xml:space="preserve">cause </w:delText>
        </w:r>
      </w:del>
      <w:ins w:id="540" w:author="Luuk van de Ven" w:date="2020-05-28T15:24:00Z">
        <w:r w:rsidR="000A5348">
          <w:rPr>
            <w:lang w:val="en-GB"/>
          </w:rPr>
          <w:t>stimulate</w:t>
        </w:r>
        <w:r w:rsidR="000A5348" w:rsidRPr="00133133">
          <w:rPr>
            <w:lang w:val="en-GB"/>
          </w:rPr>
          <w:t xml:space="preserve"> </w:t>
        </w:r>
      </w:ins>
      <w:r w:rsidR="008D616E" w:rsidRPr="00133133">
        <w:rPr>
          <w:lang w:val="en-GB"/>
        </w:rPr>
        <w:t xml:space="preserve">people </w:t>
      </w:r>
      <w:del w:id="541" w:author="Luuk van de Ven" w:date="2020-05-28T15:24:00Z">
        <w:r w:rsidR="008D616E" w:rsidRPr="00133133" w:rsidDel="000A5348">
          <w:rPr>
            <w:lang w:val="en-GB"/>
          </w:rPr>
          <w:delText xml:space="preserve">to be more likely </w:delText>
        </w:r>
      </w:del>
      <w:r w:rsidR="008D616E" w:rsidRPr="00133133">
        <w:rPr>
          <w:lang w:val="en-GB"/>
        </w:rPr>
        <w:t>to form closed networks.</w:t>
      </w:r>
      <w:r w:rsidR="00664FB1" w:rsidRPr="00133133">
        <w:rPr>
          <w:lang w:val="en-GB"/>
        </w:rPr>
        <w:t xml:space="preserve"> These </w:t>
      </w:r>
      <w:r w:rsidR="00A565BA" w:rsidRPr="00133133">
        <w:rPr>
          <w:lang w:val="en-GB"/>
        </w:rPr>
        <w:t>two findings can explain why people will feel more attached to a community after attending an offline event</w:t>
      </w:r>
      <w:r w:rsidR="00C42636" w:rsidRPr="00133133">
        <w:rPr>
          <w:lang w:val="en-GB"/>
        </w:rPr>
        <w:t xml:space="preserve"> (Chen &amp; Cage, 2013).</w:t>
      </w:r>
      <w:r w:rsidR="00394F4D" w:rsidRPr="00133133">
        <w:rPr>
          <w:lang w:val="en-GB"/>
        </w:rPr>
        <w:t xml:space="preserve"> </w:t>
      </w:r>
      <w:r w:rsidR="004A45C2" w:rsidRPr="00133133">
        <w:rPr>
          <w:lang w:val="en-GB"/>
        </w:rPr>
        <w:t xml:space="preserve">Lin (2007) mentions this </w:t>
      </w:r>
      <w:r w:rsidR="00A935DD" w:rsidRPr="00133133">
        <w:rPr>
          <w:lang w:val="en-GB"/>
        </w:rPr>
        <w:t>theory of</w:t>
      </w:r>
      <w:r w:rsidR="00E76B51" w:rsidRPr="00133133">
        <w:rPr>
          <w:lang w:val="en-GB"/>
        </w:rPr>
        <w:t xml:space="preserve"> an increased sense of belonging </w:t>
      </w:r>
      <w:r w:rsidR="009D7922" w:rsidRPr="00133133">
        <w:rPr>
          <w:lang w:val="en-GB"/>
        </w:rPr>
        <w:t>as well</w:t>
      </w:r>
      <w:r w:rsidR="00F64F70" w:rsidRPr="00133133">
        <w:rPr>
          <w:lang w:val="en-GB"/>
        </w:rPr>
        <w:t xml:space="preserve"> and describes it as the experience of personal involvement in a system or environment so that persons feel themselves to be an integral part of the system or environment</w:t>
      </w:r>
      <w:r w:rsidR="004D2205" w:rsidRPr="00133133">
        <w:rPr>
          <w:lang w:val="en-GB"/>
        </w:rPr>
        <w:t>.</w:t>
      </w:r>
    </w:p>
    <w:p w14:paraId="48AF09AC" w14:textId="77777777" w:rsidR="00105EF5" w:rsidRPr="00133133" w:rsidRDefault="00105EF5" w:rsidP="00D86B44">
      <w:pPr>
        <w:rPr>
          <w:lang w:val="en-GB"/>
        </w:rPr>
      </w:pPr>
    </w:p>
    <w:p w14:paraId="3686CB6F" w14:textId="6421FD72" w:rsidR="0026601F" w:rsidRPr="00133133" w:rsidRDefault="004615B4" w:rsidP="0026601F">
      <w:pPr>
        <w:pStyle w:val="Heading2"/>
        <w:rPr>
          <w:lang w:val="en-GB"/>
        </w:rPr>
      </w:pPr>
      <w:bookmarkStart w:id="542" w:name="_Toc42335550"/>
      <w:r w:rsidRPr="00133133">
        <w:rPr>
          <w:lang w:val="en-GB"/>
        </w:rPr>
        <w:t>2.3 Causal model</w:t>
      </w:r>
      <w:bookmarkEnd w:id="542"/>
    </w:p>
    <w:p w14:paraId="4EADA20F" w14:textId="757C23C7" w:rsidR="003C585A" w:rsidRDefault="0026601F" w:rsidP="008C1228">
      <w:pPr>
        <w:ind w:firstLine="720"/>
        <w:rPr>
          <w:lang w:val="en-GB"/>
        </w:rPr>
      </w:pPr>
      <w:r w:rsidRPr="00133133">
        <w:rPr>
          <w:lang w:val="en-GB"/>
        </w:rPr>
        <w:t xml:space="preserve">The focal unit in our research is community members. The </w:t>
      </w:r>
      <w:r w:rsidR="002F0DCD">
        <w:rPr>
          <w:lang w:val="en-GB"/>
        </w:rPr>
        <w:t>theoretical</w:t>
      </w:r>
      <w:r w:rsidRPr="00133133">
        <w:rPr>
          <w:lang w:val="en-GB"/>
        </w:rPr>
        <w:t xml:space="preserve"> domain is the group of brands with an associated online community that also organize offline interactions.</w:t>
      </w:r>
      <w:ins w:id="543" w:author="Ditte Selders" w:date="2020-05-28T21:48:00Z">
        <w:r w:rsidRPr="00133133">
          <w:rPr>
            <w:lang w:val="en-GB"/>
          </w:rPr>
          <w:t xml:space="preserve"> </w:t>
        </w:r>
      </w:ins>
      <w:del w:id="544" w:author="Ditte Selders" w:date="2020-05-28T21:48:00Z">
        <w:r w:rsidRPr="00133133" w:rsidDel="009C57C2">
          <w:rPr>
            <w:lang w:val="en-GB"/>
          </w:rPr>
          <w:delText xml:space="preserve"> </w:delText>
        </w:r>
        <w:r w:rsidRPr="00133133">
          <w:rPr>
            <w:lang w:val="en-GB"/>
          </w:rPr>
          <w:delText xml:space="preserve">Due to the geographical dispersion of online communities, location is not a limitation to the theory. </w:delText>
        </w:r>
      </w:del>
      <w:r w:rsidRPr="00133133">
        <w:rPr>
          <w:lang w:val="en-GB"/>
        </w:rPr>
        <w:t xml:space="preserve">The explicit causal relation expressed in </w:t>
      </w:r>
      <w:r w:rsidR="008C1228">
        <w:rPr>
          <w:lang w:val="en-GB"/>
        </w:rPr>
        <w:t xml:space="preserve">our </w:t>
      </w:r>
      <w:del w:id="545" w:author="Guus van den Akker" w:date="2020-05-28T21:26:00Z">
        <w:r w:rsidR="008C1228">
          <w:rPr>
            <w:lang w:val="en-GB"/>
          </w:rPr>
          <w:delText>final</w:delText>
        </w:r>
      </w:del>
      <w:r w:rsidRPr="00133133">
        <w:rPr>
          <w:lang w:val="en-GB"/>
        </w:rPr>
        <w:t xml:space="preserve"> hypothesis</w:t>
      </w:r>
      <w:r w:rsidR="008C1228">
        <w:rPr>
          <w:lang w:val="en-GB"/>
        </w:rPr>
        <w:t xml:space="preserve"> (see figure 2)</w:t>
      </w:r>
      <w:r w:rsidRPr="00133133">
        <w:rPr>
          <w:lang w:val="en-GB"/>
        </w:rPr>
        <w:t xml:space="preserve"> is that a member of a </w:t>
      </w:r>
      <w:r w:rsidR="00DA162E">
        <w:rPr>
          <w:lang w:val="en-GB"/>
        </w:rPr>
        <w:t xml:space="preserve">brand </w:t>
      </w:r>
      <w:r w:rsidRPr="00133133">
        <w:rPr>
          <w:lang w:val="en-GB"/>
        </w:rPr>
        <w:t>community has a higher level of participation online after visiting an offline gathering than someone in the same community who did not take part in the offline gathering</w:t>
      </w:r>
      <w:r w:rsidR="00FE7784">
        <w:rPr>
          <w:lang w:val="en-GB"/>
        </w:rPr>
        <w:t>. This effect is expected to be</w:t>
      </w:r>
      <w:r w:rsidR="00DA162E">
        <w:rPr>
          <w:lang w:val="en-GB"/>
        </w:rPr>
        <w:t xml:space="preserve"> strengthened when this brand is considered </w:t>
      </w:r>
      <w:ins w:id="546" w:author="Luuk van de Ven" w:date="2020-05-28T15:26:00Z">
        <w:del w:id="547" w:author="Guus van den Akker" w:date="2020-05-28T21:27:00Z">
          <w:r w:rsidR="001375BA">
            <w:rPr>
              <w:lang w:val="en-GB"/>
            </w:rPr>
            <w:delText>as being</w:delText>
          </w:r>
        </w:del>
        <w:r w:rsidR="001375BA">
          <w:rPr>
            <w:lang w:val="en-GB"/>
          </w:rPr>
          <w:t xml:space="preserve"> </w:t>
        </w:r>
      </w:ins>
      <w:r w:rsidR="00DA162E">
        <w:rPr>
          <w:lang w:val="en-GB"/>
        </w:rPr>
        <w:t>hedonic</w:t>
      </w:r>
      <w:r w:rsidRPr="00133133">
        <w:rPr>
          <w:lang w:val="en-GB"/>
        </w:rPr>
        <w:t xml:space="preserve">. </w:t>
      </w:r>
    </w:p>
    <w:p w14:paraId="7FAFDCFF" w14:textId="77777777" w:rsidR="0026601F" w:rsidRPr="00133133" w:rsidRDefault="0026601F" w:rsidP="0026601F">
      <w:pPr>
        <w:rPr>
          <w:lang w:val="en-GB"/>
        </w:rPr>
      </w:pPr>
    </w:p>
    <w:p w14:paraId="19DABA7D" w14:textId="3C81097E" w:rsidR="00D8705E" w:rsidRPr="00133133" w:rsidRDefault="008A67D5" w:rsidP="00D8705E">
      <w:pPr>
        <w:rPr>
          <w:lang w:val="en-GB"/>
        </w:rPr>
      </w:pPr>
      <w:r w:rsidRPr="00133133">
        <w:rPr>
          <w:b/>
          <w:noProof/>
          <w:lang w:val="en-GB"/>
        </w:rPr>
        <mc:AlternateContent>
          <mc:Choice Requires="wpg">
            <w:drawing>
              <wp:anchor distT="0" distB="0" distL="114300" distR="114300" simplePos="0" relativeHeight="251658272" behindDoc="0" locked="0" layoutInCell="1" allowOverlap="1" wp14:anchorId="1DB84BA0" wp14:editId="2B422EBF">
                <wp:simplePos x="0" y="0"/>
                <wp:positionH relativeFrom="margin">
                  <wp:posOffset>0</wp:posOffset>
                </wp:positionH>
                <wp:positionV relativeFrom="paragraph">
                  <wp:posOffset>213995</wp:posOffset>
                </wp:positionV>
                <wp:extent cx="5539740" cy="2020570"/>
                <wp:effectExtent l="0" t="0" r="22860" b="17780"/>
                <wp:wrapNone/>
                <wp:docPr id="50" name="Group 50"/>
                <wp:cNvGraphicFramePr/>
                <a:graphic xmlns:a="http://schemas.openxmlformats.org/drawingml/2006/main">
                  <a:graphicData uri="http://schemas.microsoft.com/office/word/2010/wordprocessingGroup">
                    <wpg:wgp>
                      <wpg:cNvGrpSpPr/>
                      <wpg:grpSpPr>
                        <a:xfrm>
                          <a:off x="0" y="0"/>
                          <a:ext cx="5539740" cy="2020570"/>
                          <a:chOff x="0" y="-137197"/>
                          <a:chExt cx="5539941" cy="2021023"/>
                        </a:xfrm>
                      </wpg:grpSpPr>
                      <wps:wsp>
                        <wps:cNvPr id="53" name="Text Box 2"/>
                        <wps:cNvSpPr txBox="1">
                          <a:spLocks noChangeArrowheads="1"/>
                        </wps:cNvSpPr>
                        <wps:spPr bwMode="auto">
                          <a:xfrm>
                            <a:off x="0" y="708660"/>
                            <a:ext cx="1394460" cy="632460"/>
                          </a:xfrm>
                          <a:prstGeom prst="rect">
                            <a:avLst/>
                          </a:prstGeom>
                          <a:solidFill>
                            <a:srgbClr val="FFFFFF"/>
                          </a:solidFill>
                          <a:ln w="9525">
                            <a:solidFill>
                              <a:srgbClr val="000000"/>
                            </a:solidFill>
                            <a:miter lim="800000"/>
                            <a:headEnd/>
                            <a:tailEnd/>
                          </a:ln>
                        </wps:spPr>
                        <wps:txbx>
                          <w:txbxContent>
                            <w:p w14:paraId="013F60D1" w14:textId="77777777" w:rsidR="00D8705E" w:rsidRDefault="00D8705E" w:rsidP="00D8705E">
                              <w:r>
                                <w:t>Participation in offline gathering</w:t>
                              </w:r>
                            </w:p>
                          </w:txbxContent>
                        </wps:txbx>
                        <wps:bodyPr rot="0" vert="horz" wrap="square" anchor="t" anchorCtr="0"/>
                      </wps:wsp>
                      <wps:wsp>
                        <wps:cNvPr id="54" name="Text Box 2"/>
                        <wps:cNvSpPr txBox="1">
                          <a:spLocks noChangeArrowheads="1"/>
                        </wps:cNvSpPr>
                        <wps:spPr bwMode="auto">
                          <a:xfrm>
                            <a:off x="3786643" y="731047"/>
                            <a:ext cx="1753298" cy="1152779"/>
                          </a:xfrm>
                          <a:prstGeom prst="rect">
                            <a:avLst/>
                          </a:prstGeom>
                          <a:solidFill>
                            <a:srgbClr val="FFFFFF"/>
                          </a:solidFill>
                          <a:ln w="9525">
                            <a:solidFill>
                              <a:srgbClr val="000000"/>
                            </a:solidFill>
                            <a:miter lim="800000"/>
                            <a:headEnd/>
                            <a:tailEnd/>
                          </a:ln>
                        </wps:spPr>
                        <wps:txbx>
                          <w:txbxContent>
                            <w:p w14:paraId="7771D211" w14:textId="77777777" w:rsidR="00D8705E" w:rsidRPr="00BE28B4" w:rsidRDefault="00D8705E" w:rsidP="00D8705E">
                              <w:r w:rsidRPr="00BE28B4">
                                <w:t>Individual member participation in online brand communities</w:t>
                              </w:r>
                            </w:p>
                          </w:txbxContent>
                        </wps:txbx>
                        <wps:bodyPr rot="0" vert="horz" wrap="square" anchor="t" anchorCtr="0">
                          <a:spAutoFit/>
                        </wps:bodyPr>
                      </wps:wsp>
                      <wps:wsp>
                        <wps:cNvPr id="59" name="Straight Arrow Connector 59"/>
                        <wps:cNvCnPr/>
                        <wps:spPr>
                          <a:xfrm>
                            <a:off x="1402080" y="1059180"/>
                            <a:ext cx="2377440" cy="0"/>
                          </a:xfrm>
                          <a:prstGeom prst="straightConnector1">
                            <a:avLst/>
                          </a:prstGeom>
                          <a:ln w="12700">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Text Box 2"/>
                        <wps:cNvSpPr txBox="1">
                          <a:spLocks noChangeArrowheads="1"/>
                        </wps:cNvSpPr>
                        <wps:spPr bwMode="auto">
                          <a:xfrm>
                            <a:off x="1628082" y="-137197"/>
                            <a:ext cx="1851726" cy="451584"/>
                          </a:xfrm>
                          <a:prstGeom prst="rect">
                            <a:avLst/>
                          </a:prstGeom>
                          <a:solidFill>
                            <a:srgbClr val="FFFFFF"/>
                          </a:solidFill>
                          <a:ln w="9525">
                            <a:solidFill>
                              <a:srgbClr val="000000"/>
                            </a:solidFill>
                            <a:miter lim="800000"/>
                            <a:headEnd/>
                            <a:tailEnd/>
                          </a:ln>
                        </wps:spPr>
                        <wps:txbx>
                          <w:txbxContent>
                            <w:p w14:paraId="6494D375" w14:textId="77777777" w:rsidR="00D8705E" w:rsidRPr="00213803" w:rsidRDefault="00D8705E" w:rsidP="00D8705E">
                              <w:r>
                                <w:t>Hedonic product or service</w:t>
                              </w:r>
                            </w:p>
                          </w:txbxContent>
                        </wps:txbx>
                        <wps:bodyPr rot="0" vert="horz" wrap="square" anchor="t" anchorCtr="0">
                          <a:spAutoFit/>
                        </wps:bodyPr>
                      </wps:wsp>
                      <wps:wsp>
                        <wps:cNvPr id="194" name="Straight Arrow Connector 194"/>
                        <wps:cNvCnPr/>
                        <wps:spPr>
                          <a:xfrm>
                            <a:off x="2606040" y="312420"/>
                            <a:ext cx="0" cy="720000"/>
                          </a:xfrm>
                          <a:prstGeom prst="straightConnector1">
                            <a:avLst/>
                          </a:prstGeom>
                          <a:ln w="12700">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1DB84BA0" id="Group 50" o:spid="_x0000_s1033" style="position:absolute;left:0;text-align:left;margin-left:0;margin-top:16.85pt;width:436.2pt;height:159.1pt;z-index:251658272;mso-position-horizontal-relative:margin;mso-height-relative:margin" coordorigin=",-1371" coordsize="55399,20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">
                <v:shape id="_x0000_s1034" type="#_x0000_t202" style="position:absolute;top:7086;width:13944;height:63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">
                  <v:textbox>
                    <w:txbxContent>
                      <w:p w14:paraId="013F60D1" w14:textId="77777777" w:rsidR="00D8705E" w:rsidRDefault="00D8705E" w:rsidP="00D8705E">
                        <w:r>
                          <w:t>Participation in offline gathering</w:t>
                        </w:r>
                      </w:p>
                    </w:txbxContent>
                  </v:textbox>
                </v:shape>
                <v:shape id="_x0000_s1035" type="#_x0000_t202" style="position:absolute;left:37866;top:7310;width:17533;height:11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">
                  <v:textbox style="mso-fit-shape-to-text:t">
                    <w:txbxContent>
                      <w:p w14:paraId="7771D211" w14:textId="77777777" w:rsidR="00D8705E" w:rsidRPr="00BE28B4" w:rsidRDefault="00D8705E" w:rsidP="00D8705E">
                        <w:r w:rsidRPr="00BE28B4">
                          <w:t>Individual member participation in online brand communities</w:t>
                        </w:r>
                      </w:p>
                    </w:txbxContent>
                  </v:textbox>
                </v:shape>
                <v:shape id="Straight Arrow Connector 59" o:spid="_x0000_s1036" type="#_x0000_t32" style="position:absolute;left:14020;top:10591;width:2377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" strokecolor="#272727 [2749]" strokeweight="1pt">
                  <v:stroke endarrow="block" joinstyle="miter"/>
                </v:shape>
                <v:shape id="_x0000_s1037" type="#_x0000_t202" style="position:absolute;left:16280;top:-1371;width:18518;height:45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">
                  <v:textbox style="mso-fit-shape-to-text:t">
                    <w:txbxContent>
                      <w:p w14:paraId="6494D375" w14:textId="77777777" w:rsidR="00D8705E" w:rsidRPr="00213803" w:rsidRDefault="00D8705E" w:rsidP="00D8705E">
                        <w:r>
                          <w:t>Hedonic product or service</w:t>
                        </w:r>
                      </w:p>
                    </w:txbxContent>
                  </v:textbox>
                </v:shape>
                <v:shape id="Straight Arrow Connector 194" o:spid="_x0000_s1038" type="#_x0000_t32" style="position:absolute;left:26060;top:3124;width:0;height:720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" strokecolor="#272727 [2749]" strokeweight="1pt">
                  <v:stroke endarrow="block" joinstyle="miter"/>
                </v:shape>
                <w10:wrap anchorx="margin"/>
              </v:group>
            </w:pict>
          </mc:Fallback>
        </mc:AlternateContent>
      </w:r>
    </w:p>
    <w:p w14:paraId="77311A5C" w14:textId="3D560662" w:rsidR="00C21F32" w:rsidRPr="002D16AE" w:rsidRDefault="00D8705E" w:rsidP="00C21F32">
      <w:pPr>
        <w:rPr>
          <w:b/>
          <w:lang w:val="en-GB"/>
        </w:rPr>
      </w:pPr>
      <w:r w:rsidRPr="00133133">
        <w:rPr>
          <w:b/>
          <w:noProof/>
          <w:lang w:val="en-GB"/>
        </w:rPr>
        <mc:AlternateContent>
          <mc:Choice Requires="wps">
            <w:drawing>
              <wp:anchor distT="0" distB="0" distL="114300" distR="114300" simplePos="0" relativeHeight="251658254" behindDoc="0" locked="0" layoutInCell="1" allowOverlap="1" wp14:anchorId="555DF252" wp14:editId="25081AD9">
                <wp:simplePos x="0" y="0"/>
                <wp:positionH relativeFrom="column">
                  <wp:posOffset>2992755</wp:posOffset>
                </wp:positionH>
                <wp:positionV relativeFrom="paragraph">
                  <wp:posOffset>1145442</wp:posOffset>
                </wp:positionV>
                <wp:extent cx="228600" cy="205740"/>
                <wp:effectExtent l="0" t="0" r="0" b="0"/>
                <wp:wrapNone/>
                <wp:docPr id="47" name="Plus Sign 6"/>
                <wp:cNvGraphicFramePr/>
                <a:graphic xmlns:a="http://schemas.openxmlformats.org/drawingml/2006/main">
                  <a:graphicData uri="http://schemas.microsoft.com/office/word/2010/wordprocessingShape">
                    <wps:wsp>
                      <wps:cNvSpPr/>
                      <wps:spPr>
                        <a:xfrm>
                          <a:off x="0" y="0"/>
                          <a:ext cx="228600" cy="20574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19CFEBE3" id="Plus Sign 6" o:spid="_x0000_s1026" style="position:absolute;margin-left:235.65pt;margin-top:90.2pt;width:18pt;height:16.2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05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" path="m30301,78675r59804,l90105,27271r48390,l138495,78675r59804,l198299,127065r-59804,l138495,178469r-48390,l90105,127065r-59804,l30301,78675xe" fillcolor="black [3200]" strokecolor="black [1600]" strokeweight="1pt">
                <v:stroke joinstyle="miter"/>
                <v:path arrowok="t" o:connecttype="custom" o:connectlocs="30301,78675;90105,78675;90105,27271;138495,27271;138495,78675;198299,78675;198299,127065;138495,127065;138495,178469;90105,178469;90105,127065;30301,127065;30301,78675" o:connectangles="0,0,0,0,0,0,0,0,0,0,0,0,0"/>
              </v:shape>
            </w:pict>
          </mc:Fallback>
        </mc:AlternateContent>
      </w:r>
      <w:r w:rsidRPr="00133133">
        <w:rPr>
          <w:b/>
          <w:noProof/>
          <w:lang w:val="en-GB"/>
        </w:rPr>
        <mc:AlternateContent>
          <mc:Choice Requires="wps">
            <w:drawing>
              <wp:anchor distT="0" distB="0" distL="114300" distR="114300" simplePos="0" relativeHeight="251658253" behindDoc="0" locked="0" layoutInCell="1" allowOverlap="1" wp14:anchorId="211BF1AF" wp14:editId="42FAC46C">
                <wp:simplePos x="0" y="0"/>
                <wp:positionH relativeFrom="column">
                  <wp:posOffset>2686685</wp:posOffset>
                </wp:positionH>
                <wp:positionV relativeFrom="paragraph">
                  <wp:posOffset>621030</wp:posOffset>
                </wp:positionV>
                <wp:extent cx="228600" cy="205740"/>
                <wp:effectExtent l="0" t="0" r="0" b="0"/>
                <wp:wrapNone/>
                <wp:docPr id="48" name="Plus Sign 6"/>
                <wp:cNvGraphicFramePr/>
                <a:graphic xmlns:a="http://schemas.openxmlformats.org/drawingml/2006/main">
                  <a:graphicData uri="http://schemas.microsoft.com/office/word/2010/wordprocessingShape">
                    <wps:wsp>
                      <wps:cNvSpPr/>
                      <wps:spPr>
                        <a:xfrm>
                          <a:off x="0" y="0"/>
                          <a:ext cx="228600" cy="20574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anchor>
            </w:drawing>
          </mc:Choice>
          <mc:Fallback xmlns:arto="http://schemas.microsoft.com/office/word/2006/arto">
            <w:pict>
              <v:shape w14:anchorId="36A86F4F" id="Plus Sign 6" o:spid="_x0000_s1026" style="position:absolute;margin-left:211.55pt;margin-top:48.9pt;width:18pt;height:16.2pt;z-index:251658253;visibility:visible;mso-wrap-style:square;mso-wrap-distance-left:9pt;mso-wrap-distance-top:0;mso-wrap-distance-right:9pt;mso-wrap-distance-bottom:0;mso-position-horizontal:absolute;mso-position-horizontal-relative:text;mso-position-vertical:absolute;mso-position-vertical-relative:text;v-text-anchor:middle" coordsize="228600,205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" path="m30301,78675r59804,l90105,27271r48390,l138495,78675r59804,l198299,127065r-59804,l138495,178469r-48390,l90105,127065r-59804,l30301,78675xe" fillcolor="black [3200]" strokecolor="black [1600]" strokeweight="1pt">
                <v:stroke joinstyle="miter"/>
                <v:path arrowok="t" o:connecttype="custom" o:connectlocs="30301,78675;90105,78675;90105,27271;138495,27271;138495,78675;198299,78675;198299,127065;138495,127065;138495,178469;90105,178469;90105,127065;30301,127065;30301,78675" o:connectangles="0,0,0,0,0,0,0,0,0,0,0,0,0"/>
              </v:shape>
            </w:pict>
          </mc:Fallback>
        </mc:AlternateContent>
      </w:r>
      <w:r w:rsidRPr="00133133">
        <w:rPr>
          <w:noProof/>
          <w:lang w:val="en-GB"/>
        </w:rPr>
        <mc:AlternateContent>
          <mc:Choice Requires="wps">
            <w:drawing>
              <wp:anchor distT="0" distB="0" distL="114300" distR="114300" simplePos="0" relativeHeight="251658255" behindDoc="0" locked="0" layoutInCell="1" allowOverlap="1" wp14:anchorId="32FDFFB1" wp14:editId="294E2D4D">
                <wp:simplePos x="0" y="0"/>
                <wp:positionH relativeFrom="column">
                  <wp:posOffset>0</wp:posOffset>
                </wp:positionH>
                <wp:positionV relativeFrom="paragraph">
                  <wp:posOffset>1939925</wp:posOffset>
                </wp:positionV>
                <wp:extent cx="5539740" cy="635"/>
                <wp:effectExtent l="0" t="0" r="0" b="12065"/>
                <wp:wrapNone/>
                <wp:docPr id="49" name="Text Box 49"/>
                <wp:cNvGraphicFramePr/>
                <a:graphic xmlns:a="http://schemas.openxmlformats.org/drawingml/2006/main">
                  <a:graphicData uri="http://schemas.microsoft.com/office/word/2010/wordprocessingShape">
                    <wps:wsp>
                      <wps:cNvSpPr txBox="1"/>
                      <wps:spPr>
                        <a:xfrm>
                          <a:off x="0" y="0"/>
                          <a:ext cx="5539740" cy="635"/>
                        </a:xfrm>
                        <a:prstGeom prst="rect">
                          <a:avLst/>
                        </a:prstGeom>
                        <a:solidFill>
                          <a:prstClr val="white"/>
                        </a:solidFill>
                        <a:ln>
                          <a:noFill/>
                        </a:ln>
                      </wps:spPr>
                      <wps:txbx>
                        <w:txbxContent>
                          <w:p w14:paraId="145294BF" w14:textId="7C22D34D" w:rsidR="00D8705E" w:rsidRPr="002371DE" w:rsidRDefault="00D8705E" w:rsidP="00D8705E">
                            <w:pPr>
                              <w:pStyle w:val="Caption"/>
                              <w:rPr>
                                <w:rFonts w:ascii="Times New Roman" w:hAnsi="Times New Roman" w:cs="Times New Roman"/>
                                <w:b/>
                                <w:color w:val="000000" w:themeColor="text1"/>
                              </w:rPr>
                            </w:pPr>
                            <w:r w:rsidRPr="002371DE">
                              <w:rPr>
                                <w:rFonts w:ascii="Times New Roman" w:hAnsi="Times New Roman" w:cs="Times New Roman"/>
                              </w:rPr>
                              <w:t xml:space="preserve">Figure </w:t>
                            </w:r>
                            <w:r w:rsidR="00A23C15" w:rsidRPr="002371DE">
                              <w:rPr>
                                <w:rFonts w:ascii="Times New Roman" w:hAnsi="Times New Roman" w:cs="Times New Roman"/>
                              </w:rPr>
                              <w:fldChar w:fldCharType="begin"/>
                            </w:r>
                            <w:r w:rsidR="00A23C15" w:rsidRPr="002371DE">
                              <w:rPr>
                                <w:rFonts w:ascii="Times New Roman" w:hAnsi="Times New Roman" w:cs="Times New Roman"/>
                              </w:rPr>
                              <w:instrText xml:space="preserve"> SEQ Figure \* ARABIC </w:instrText>
                            </w:r>
                            <w:r w:rsidR="00A23C15" w:rsidRPr="002371DE">
                              <w:rPr>
                                <w:rFonts w:ascii="Times New Roman" w:hAnsi="Times New Roman" w:cs="Times New Roman"/>
                              </w:rPr>
                              <w:fldChar w:fldCharType="separate"/>
                            </w:r>
                            <w:r w:rsidR="0028038D">
                              <w:rPr>
                                <w:rFonts w:ascii="Times New Roman" w:hAnsi="Times New Roman" w:cs="Times New Roman"/>
                                <w:noProof/>
                              </w:rPr>
                              <w:t>2</w:t>
                            </w:r>
                            <w:r w:rsidR="00A23C15" w:rsidRPr="002371DE">
                              <w:rPr>
                                <w:rFonts w:ascii="Times New Roman" w:hAnsi="Times New Roman" w:cs="Times New Roman"/>
                                <w:noProof/>
                              </w:rPr>
                              <w:fldChar w:fldCharType="end"/>
                            </w:r>
                            <w:r w:rsidRPr="002371DE">
                              <w:rPr>
                                <w:rFonts w:ascii="Times New Roman" w:hAnsi="Times New Roman" w:cs="Times New Roman"/>
                              </w:rPr>
                              <w:t xml:space="preserve"> - Causal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DFFB1" id="Text Box 49" o:spid="_x0000_s1039" type="#_x0000_t202" style="position:absolute;left:0;text-align:left;margin-left:0;margin-top:152.75pt;width:436.2pt;height:.05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" stroked="f">
                <v:textbox style="mso-fit-shape-to-text:t" inset="0,0,0,0">
                  <w:txbxContent>
                    <w:p w14:paraId="145294BF" w14:textId="7C22D34D" w:rsidR="00D8705E" w:rsidRPr="002371DE" w:rsidRDefault="00D8705E" w:rsidP="00D8705E">
                      <w:pPr>
                        <w:pStyle w:val="Caption"/>
                        <w:rPr>
                          <w:rFonts w:ascii="Times New Roman" w:hAnsi="Times New Roman" w:cs="Times New Roman"/>
                          <w:b/>
                          <w:color w:val="000000" w:themeColor="text1"/>
                        </w:rPr>
                      </w:pPr>
                      <w:r w:rsidRPr="002371DE">
                        <w:rPr>
                          <w:rFonts w:ascii="Times New Roman" w:hAnsi="Times New Roman" w:cs="Times New Roman"/>
                        </w:rPr>
                        <w:t xml:space="preserve">Figure </w:t>
                      </w:r>
                      <w:r w:rsidR="00A23C15" w:rsidRPr="002371DE">
                        <w:rPr>
                          <w:rFonts w:ascii="Times New Roman" w:hAnsi="Times New Roman" w:cs="Times New Roman"/>
                        </w:rPr>
                        <w:fldChar w:fldCharType="begin"/>
                      </w:r>
                      <w:r w:rsidR="00A23C15" w:rsidRPr="002371DE">
                        <w:rPr>
                          <w:rFonts w:ascii="Times New Roman" w:hAnsi="Times New Roman" w:cs="Times New Roman"/>
                        </w:rPr>
                        <w:instrText xml:space="preserve"> SEQ Figure \* ARABIC </w:instrText>
                      </w:r>
                      <w:r w:rsidR="00A23C15" w:rsidRPr="002371DE">
                        <w:rPr>
                          <w:rFonts w:ascii="Times New Roman" w:hAnsi="Times New Roman" w:cs="Times New Roman"/>
                        </w:rPr>
                        <w:fldChar w:fldCharType="separate"/>
                      </w:r>
                      <w:r w:rsidR="0028038D">
                        <w:rPr>
                          <w:rFonts w:ascii="Times New Roman" w:hAnsi="Times New Roman" w:cs="Times New Roman"/>
                          <w:noProof/>
                        </w:rPr>
                        <w:t>2</w:t>
                      </w:r>
                      <w:r w:rsidR="00A23C15" w:rsidRPr="002371DE">
                        <w:rPr>
                          <w:rFonts w:ascii="Times New Roman" w:hAnsi="Times New Roman" w:cs="Times New Roman"/>
                          <w:noProof/>
                        </w:rPr>
                        <w:fldChar w:fldCharType="end"/>
                      </w:r>
                      <w:r w:rsidRPr="002371DE">
                        <w:rPr>
                          <w:rFonts w:ascii="Times New Roman" w:hAnsi="Times New Roman" w:cs="Times New Roman"/>
                        </w:rPr>
                        <w:t xml:space="preserve"> - Causal model</w:t>
                      </w:r>
                    </w:p>
                  </w:txbxContent>
                </v:textbox>
              </v:shape>
            </w:pict>
          </mc:Fallback>
        </mc:AlternateContent>
      </w:r>
    </w:p>
    <w:p w14:paraId="31CD2A2B" w14:textId="77777777" w:rsidR="0077072B" w:rsidRPr="00133133" w:rsidRDefault="0077072B">
      <w:pPr>
        <w:spacing w:line="240" w:lineRule="auto"/>
        <w:jc w:val="left"/>
        <w:rPr>
          <w:b/>
          <w:lang w:val="en-GB"/>
        </w:rPr>
      </w:pPr>
      <w:r w:rsidRPr="00133133">
        <w:rPr>
          <w:lang w:val="en-GB"/>
        </w:rPr>
        <w:br w:type="page"/>
      </w:r>
    </w:p>
    <w:p w14:paraId="1B8A9F00" w14:textId="77777777" w:rsidR="0044356D" w:rsidRDefault="0044356D" w:rsidP="0044356D">
      <w:pPr>
        <w:pStyle w:val="Heading10"/>
        <w:outlineLvl w:val="9"/>
        <w:rPr>
          <w:ins w:id="548" w:author="Guus van den Akker" w:date="2020-06-05T10:18:00Z"/>
        </w:rPr>
      </w:pPr>
      <w:ins w:id="549" w:author="Guus van den Akker" w:date="2020-06-05T10:18:00Z">
        <w:r>
          <w:rPr>
            <w:lang w:val="en-GB"/>
          </w:rPr>
          <w:lastRenderedPageBreak/>
          <w:t>Chapter 3: Critical Evaluation of Studies</w:t>
        </w:r>
      </w:ins>
    </w:p>
    <w:p w14:paraId="3002732E" w14:textId="77777777" w:rsidR="0044356D" w:rsidRDefault="0044356D" w:rsidP="0044356D">
      <w:pPr>
        <w:ind w:firstLine="720"/>
        <w:rPr>
          <w:ins w:id="550" w:author="Guus van den Akker" w:date="2020-06-05T10:18:00Z"/>
        </w:rPr>
      </w:pPr>
      <w:ins w:id="551" w:author="Guus van den Akker" w:date="2020-06-05T10:18:00Z">
        <w:r>
          <w:rPr>
            <w:lang w:val="en-GB"/>
          </w:rPr>
          <w:t>The critical evaluation aims to evaluate and synthesise the results of empirical studies in the field of brand communities. We analysed various papers based on a checklist to validate if the presented results and recommendations are academically sound. All papers are discussed in detail in appendix 5.</w:t>
        </w:r>
      </w:ins>
    </w:p>
    <w:p w14:paraId="69097DAE" w14:textId="77777777" w:rsidR="0044356D" w:rsidRDefault="0044356D" w:rsidP="0044356D">
      <w:pPr>
        <w:rPr>
          <w:ins w:id="552" w:author="Guus van den Akker" w:date="2020-06-05T10:18:00Z"/>
          <w:lang w:val="en-GB"/>
        </w:rPr>
      </w:pPr>
    </w:p>
    <w:p w14:paraId="2C27717A" w14:textId="77777777" w:rsidR="0044356D" w:rsidRDefault="0044356D" w:rsidP="0044356D">
      <w:pPr>
        <w:pStyle w:val="Heading20"/>
        <w:outlineLvl w:val="9"/>
        <w:rPr>
          <w:ins w:id="553" w:author="Guus van den Akker" w:date="2020-06-05T10:18:00Z"/>
        </w:rPr>
      </w:pPr>
      <w:ins w:id="554" w:author="Guus van den Akker" w:date="2020-06-05T10:18:00Z">
        <w:r>
          <w:rPr>
            <w:lang w:val="en-GB"/>
          </w:rPr>
          <w:t>3.1 Focal units</w:t>
        </w:r>
      </w:ins>
    </w:p>
    <w:p w14:paraId="00391311" w14:textId="77777777" w:rsidR="0044356D" w:rsidRDefault="0044356D" w:rsidP="0044356D">
      <w:pPr>
        <w:ind w:firstLine="720"/>
        <w:rPr>
          <w:ins w:id="555" w:author="Guus van den Akker" w:date="2020-06-05T10:18:00Z"/>
        </w:rPr>
      </w:pPr>
      <w:ins w:id="556" w:author="Guus van den Akker" w:date="2020-06-05T10:18:00Z">
        <w:r>
          <w:rPr>
            <w:lang w:val="en-GB"/>
          </w:rPr>
          <w:t xml:space="preserve">When comparing different articles, two categories of focal units can be distinguished. Most articles research the level of individual community members (McCully et al., (2011); Koh et al., (2007); Pöyry et al., (2013); Sessions, (2010)). Other studies research the level of a community as a whole (Muniz and O'Guinn, (2001); Lin (2007); Chen &amp; Cage, (2013)). </w:t>
        </w:r>
      </w:ins>
    </w:p>
    <w:p w14:paraId="289D1A11" w14:textId="77777777" w:rsidR="0044356D" w:rsidRDefault="0044356D" w:rsidP="0044356D">
      <w:pPr>
        <w:ind w:firstLine="720"/>
        <w:rPr>
          <w:ins w:id="557" w:author="Guus van den Akker" w:date="2020-06-05T10:18:00Z"/>
        </w:rPr>
      </w:pPr>
      <w:ins w:id="558" w:author="Guus van den Akker" w:date="2020-06-05T10:18:00Z">
        <w:r>
          <w:rPr>
            <w:lang w:val="en-GB"/>
          </w:rPr>
          <w:t>Offline interaction can increase the online participation of individual members who participate in these offline events. However, as the community exists of members who attend offline events and of members who do not, the participation of these non-attending members also influences the overall participation in a community. If the existence of offline events influences the online participation of non-attending members, the effect on the participation of members on the individual level and the whole community might differ. Therefore, choosing different focal units makes a significant difference.</w:t>
        </w:r>
      </w:ins>
    </w:p>
    <w:p w14:paraId="2DFDBC12" w14:textId="77777777" w:rsidR="0044356D" w:rsidRDefault="0044356D" w:rsidP="0044356D">
      <w:pPr>
        <w:rPr>
          <w:ins w:id="559" w:author="Guus van den Akker" w:date="2020-06-05T10:18:00Z"/>
          <w:lang w:val="en-GB"/>
        </w:rPr>
      </w:pPr>
    </w:p>
    <w:p w14:paraId="7A24C1BF" w14:textId="77777777" w:rsidR="0044356D" w:rsidRDefault="0044356D" w:rsidP="0044356D">
      <w:pPr>
        <w:pStyle w:val="Heading20"/>
        <w:outlineLvl w:val="9"/>
        <w:rPr>
          <w:ins w:id="560" w:author="Guus van den Akker" w:date="2020-06-05T10:18:00Z"/>
        </w:rPr>
      </w:pPr>
      <w:ins w:id="561" w:author="Guus van den Akker" w:date="2020-06-05T10:18:00Z">
        <w:r>
          <w:rPr>
            <w:lang w:val="en-GB"/>
          </w:rPr>
          <w:t>3.2 Independent variables</w:t>
        </w:r>
      </w:ins>
    </w:p>
    <w:p w14:paraId="6F29B9F7" w14:textId="77777777" w:rsidR="0044356D" w:rsidRDefault="0044356D" w:rsidP="0044356D">
      <w:pPr>
        <w:ind w:firstLine="720"/>
        <w:rPr>
          <w:ins w:id="562" w:author="Guus van den Akker" w:date="2020-06-05T10:18:00Z"/>
        </w:rPr>
      </w:pPr>
      <w:ins w:id="563" w:author="Guus van den Akker" w:date="2020-06-05T10:18:00Z">
        <w:r>
          <w:rPr>
            <w:lang w:val="en-GB"/>
          </w:rPr>
          <w:t xml:space="preserve">The most common independent variable amongst the articles is offline participation, implying attendance to an offline event. Pöyry et al. (2013) and Muniz and O'Guinn (2001) use a different independent variable. The former focuses on the type of motivation to use Facebook </w:t>
        </w:r>
        <w:r>
          <w:rPr>
            <w:lang w:val="en-GB"/>
          </w:rPr>
          <w:lastRenderedPageBreak/>
          <w:t xml:space="preserve">pages, either hedonic or utilitarian. The latter does not contain an independent variable, since the paper does not test a hypothesis, but focuses on the theoretical notion of brand communities. </w:t>
        </w:r>
      </w:ins>
    </w:p>
    <w:p w14:paraId="2ED0230E" w14:textId="77777777" w:rsidR="0044356D" w:rsidRDefault="0044356D" w:rsidP="0044356D">
      <w:pPr>
        <w:ind w:firstLine="720"/>
        <w:rPr>
          <w:ins w:id="564" w:author="Guus van den Akker" w:date="2020-06-05T10:18:00Z"/>
        </w:rPr>
      </w:pPr>
      <w:ins w:id="565" w:author="Guus van den Akker" w:date="2020-06-05T10:18:00Z">
        <w:r>
          <w:rPr>
            <w:lang w:val="en-GB"/>
          </w:rPr>
          <w:t xml:space="preserve">We evaluated the measurement validity and reliability by examining the procedures of previous empirical studies. The measurement validity and reliability of the independent variables are all sufficient or high. To illustrate, Pöyry et al. (2013) measured the independent variable using several questions. To evaluate the measurement validity, we examined the methods sections of this paper. The authors described they calculated loadings for each item in the survey, and they all met the threshold. Consequently, we concluded that the measurement validity for the independent variable was high. Another example, Sessions (2010) measured the independent variable, participation in offline events, using an online subscription list. To increase the validity, the researcher compared the people on the pictures posted on the gatherings page to the people on the attendees' list. On this basis, we concluded that the measurement validity was high. Also, these measures are objective and therefore considered reliable. We applied a similar evaluation method for all other papers as can be seen in appendix 5. </w:t>
        </w:r>
      </w:ins>
    </w:p>
    <w:p w14:paraId="01DDA057" w14:textId="77777777" w:rsidR="0044356D" w:rsidRDefault="0044356D" w:rsidP="0044356D">
      <w:pPr>
        <w:rPr>
          <w:ins w:id="566" w:author="Guus van den Akker" w:date="2020-06-05T10:18:00Z"/>
          <w:lang w:val="en-GB"/>
        </w:rPr>
      </w:pPr>
    </w:p>
    <w:p w14:paraId="2E5CCB53" w14:textId="77777777" w:rsidR="0044356D" w:rsidRDefault="0044356D" w:rsidP="0044356D">
      <w:pPr>
        <w:pStyle w:val="Heading20"/>
        <w:outlineLvl w:val="9"/>
        <w:rPr>
          <w:ins w:id="567" w:author="Guus van den Akker" w:date="2020-06-05T10:18:00Z"/>
        </w:rPr>
      </w:pPr>
      <w:ins w:id="568" w:author="Guus van den Akker" w:date="2020-06-05T10:18:00Z">
        <w:r>
          <w:rPr>
            <w:lang w:val="en-GB"/>
          </w:rPr>
          <w:t>3.3 Dependent variables</w:t>
        </w:r>
      </w:ins>
    </w:p>
    <w:p w14:paraId="38F0FEF4" w14:textId="77777777" w:rsidR="0044356D" w:rsidRDefault="0044356D" w:rsidP="0044356D">
      <w:pPr>
        <w:ind w:firstLine="720"/>
        <w:rPr>
          <w:ins w:id="569" w:author="Guus van den Akker" w:date="2020-06-05T10:18:00Z"/>
        </w:rPr>
      </w:pPr>
      <w:ins w:id="570" w:author="Guus van den Akker" w:date="2020-06-05T10:18:00Z">
        <w:r>
          <w:rPr>
            <w:lang w:val="en-GB"/>
          </w:rPr>
          <w:t xml:space="preserve">All the dependent variables are related to the relationship between brand community members and the community itself. This relationship varies from posting activity, participation and contribution in general, to a sense of belonging and the strength of bridging and bonding social capital. Posting activity, participation and contribution in general are most relevant to our hypothesis since they concern our definition of participation. However, the other dependent variables are essential for our research too, since they give a broader understanding of the effects of offline events that are relevant to managers. For instance, a sense of belonging can </w:t>
        </w:r>
        <w:r>
          <w:rPr>
            <w:lang w:val="en-GB"/>
          </w:rPr>
          <w:lastRenderedPageBreak/>
          <w:t>further increase participation as an intervening variable. To evaluate the measurement validity and reliability for the dependent variables, we used the same approach as with the independent variables. We looked if the procedure was clearly described by the academic, and we searched for possible shortcomings (see appendix 5). We have concluded that the measurement validity and reliability of the dependent variables are all high or sufficient, except for the papers written by Koh et al. (2007) and Pöyry et al. (2013). For the article by Koh et al. (2007), validity and reliability are low because it is unknown how the dependent variable is measured, besides the fact that they used a survey as a research strategy. On the other hand, the article by Pöyry et al. (2013) lacks measurement validity for the dependent variable since they observed a disconnection between the member's perception of participation and real participation based on server-log data.</w:t>
        </w:r>
      </w:ins>
    </w:p>
    <w:p w14:paraId="1071B248" w14:textId="77777777" w:rsidR="0044356D" w:rsidRDefault="0044356D" w:rsidP="0044356D">
      <w:pPr>
        <w:rPr>
          <w:ins w:id="571" w:author="Guus van den Akker" w:date="2020-06-05T10:18:00Z"/>
          <w:lang w:val="en-GB"/>
        </w:rPr>
      </w:pPr>
    </w:p>
    <w:p w14:paraId="74D12D40" w14:textId="77777777" w:rsidR="0044356D" w:rsidRDefault="0044356D" w:rsidP="0044356D">
      <w:pPr>
        <w:pStyle w:val="Heading20"/>
        <w:outlineLvl w:val="9"/>
        <w:rPr>
          <w:ins w:id="572" w:author="Guus van den Akker" w:date="2020-06-05T10:18:00Z"/>
        </w:rPr>
      </w:pPr>
      <w:ins w:id="573" w:author="Guus van den Akker" w:date="2020-06-05T10:18:00Z">
        <w:r>
          <w:rPr>
            <w:lang w:val="en-GB"/>
          </w:rPr>
          <w:t>3.4 Theoretical domain and population</w:t>
        </w:r>
      </w:ins>
    </w:p>
    <w:p w14:paraId="17C1D9D4" w14:textId="77777777" w:rsidR="0044356D" w:rsidRDefault="0044356D" w:rsidP="0044356D">
      <w:pPr>
        <w:ind w:firstLine="720"/>
        <w:rPr>
          <w:ins w:id="574" w:author="Guus van den Akker" w:date="2020-06-05T10:18:00Z"/>
        </w:rPr>
      </w:pPr>
      <w:ins w:id="575" w:author="Guus van den Akker" w:date="2020-06-05T10:18:00Z">
        <w:r>
          <w:rPr>
            <w:lang w:val="en-GB"/>
          </w:rPr>
          <w:t xml:space="preserve">The theoretical domains in the articles are different but have some overlap. Overall, they are stated in very general terms and do not focus on a certain period, country or industry. The only domain which is significantly different compared to the others is the one in the article by Pöyry et al. (2013). This paper did not focus on (members of) virtual communities hosted by brands but researched members of brand-hosted Facebook pages instead. As described in the discussion on this article (appendix 5), the attendance of multiple brands on the same platform (Facebook) might cause different results compared to the papers which focus on regular brand communities. </w:t>
        </w:r>
      </w:ins>
    </w:p>
    <w:p w14:paraId="02CE4AF3" w14:textId="77777777" w:rsidR="0044356D" w:rsidRDefault="0044356D" w:rsidP="0044356D">
      <w:pPr>
        <w:ind w:firstLine="720"/>
        <w:rPr>
          <w:ins w:id="576" w:author="Guus van den Akker" w:date="2020-06-05T10:18:00Z"/>
        </w:rPr>
      </w:pPr>
      <w:ins w:id="577" w:author="Guus van den Akker" w:date="2020-06-05T10:18:00Z">
        <w:r>
          <w:rPr>
            <w:lang w:val="en-GB"/>
          </w:rPr>
          <w:t xml:space="preserve">In contrast to the theoretical domains, the populations do differ as they are specific subsets of the theoretical domain. They are either determined by distinguishing organisations, brands, locations or media platforms. For example, Lin (2007) takes thriving virtual </w:t>
        </w:r>
        <w:r>
          <w:rPr>
            <w:lang w:val="en-GB"/>
          </w:rPr>
          <w:lastRenderedPageBreak/>
          <w:t>communities in Japan as a population, whereas Pöyry et al. (2013) focuses on members of a specific travel agency's Facebook Page. In the first case, the population is bound by location. In contrast, for the second example, a specific brand is the population of interest.</w:t>
        </w:r>
      </w:ins>
    </w:p>
    <w:p w14:paraId="3F1DF0D8" w14:textId="77777777" w:rsidR="0044356D" w:rsidRDefault="0044356D" w:rsidP="0044356D">
      <w:pPr>
        <w:pStyle w:val="Heading20"/>
        <w:outlineLvl w:val="9"/>
        <w:rPr>
          <w:ins w:id="578" w:author="Guus van den Akker" w:date="2020-06-05T10:18:00Z"/>
        </w:rPr>
      </w:pPr>
    </w:p>
    <w:p w14:paraId="7AAD5A85" w14:textId="77777777" w:rsidR="0044356D" w:rsidRDefault="0044356D" w:rsidP="0044356D">
      <w:pPr>
        <w:pStyle w:val="Heading20"/>
        <w:outlineLvl w:val="9"/>
        <w:rPr>
          <w:ins w:id="579" w:author="Guus van den Akker" w:date="2020-06-05T10:18:00Z"/>
        </w:rPr>
      </w:pPr>
      <w:ins w:id="580" w:author="Guus van den Akker" w:date="2020-06-05T10:18:00Z">
        <w:r>
          <w:rPr>
            <w:lang w:val="en-GB"/>
          </w:rPr>
          <w:t>3.5 Research strategy</w:t>
        </w:r>
      </w:ins>
    </w:p>
    <w:p w14:paraId="67769F2B" w14:textId="77777777" w:rsidR="0044356D" w:rsidRDefault="0044356D" w:rsidP="0044356D">
      <w:pPr>
        <w:ind w:firstLine="720"/>
        <w:rPr>
          <w:ins w:id="581" w:author="Guus van den Akker" w:date="2020-06-05T10:18:00Z"/>
        </w:rPr>
      </w:pPr>
      <w:ins w:id="582" w:author="Guus van den Akker" w:date="2020-06-05T10:18:00Z">
        <w:r>
          <w:rPr>
            <w:lang w:val="en-GB"/>
          </w:rPr>
          <w:t>The most common research strategies in the papers are the use of surveys and the use of data from a database. The use of surveys reduces internal validity and reliability in comparison to other research methods. Specifically, server-log data has a higher internal validity because with surveys there is a risk of respondents not answering honestly or correctly. People might think they are more active than they are. Furthermore, as was described in the article by McCully et al. (2011), there is a disconnect between members' perceived participation and their actual participation. In that study, the behavioural data of participants' participation showed different results than the conducted survey, which asked participants to assess their level of participation. To measure the concept of participation, this disconnect may cause a significant problem with using survey data. Using server-log (behavioural) data instead of, or even better in addition to, survey data, would solve this problem. Nevertheless, for example, Koh et al. (2007) only used surveys in their research.</w:t>
        </w:r>
      </w:ins>
    </w:p>
    <w:p w14:paraId="4CC52264" w14:textId="77777777" w:rsidR="0044356D" w:rsidRDefault="0044356D" w:rsidP="0044356D">
      <w:pPr>
        <w:ind w:firstLine="720"/>
        <w:rPr>
          <w:ins w:id="583" w:author="Guus van den Akker" w:date="2020-06-05T10:18:00Z"/>
        </w:rPr>
      </w:pPr>
      <w:ins w:id="584" w:author="Guus van den Akker" w:date="2020-06-05T10:18:00Z">
        <w:r>
          <w:rPr>
            <w:lang w:val="en-GB"/>
          </w:rPr>
          <w:t>In general, some of the articles described are merely exploratory. They research the relatively new concept of brand communities and often use a multi-method approach. For example, in the article by Muniz and O'Guinn (2001), the researchers interpret data from various brand community websites and face-to-face interviews. As there is room for interpretation in qualitative data, the reliability decreases.  On the other hand, using quantitative data increases the reliability as the data is less prone to biases. Besides that, there is less room for interpretation.</w:t>
        </w:r>
      </w:ins>
    </w:p>
    <w:p w14:paraId="41C53423" w14:textId="77777777" w:rsidR="0044356D" w:rsidRDefault="0044356D" w:rsidP="0044356D">
      <w:pPr>
        <w:pStyle w:val="Heading20"/>
        <w:outlineLvl w:val="9"/>
        <w:rPr>
          <w:ins w:id="585" w:author="Guus van den Akker" w:date="2020-06-05T10:18:00Z"/>
        </w:rPr>
      </w:pPr>
      <w:ins w:id="586" w:author="Guus van den Akker" w:date="2020-06-05T10:18:00Z">
        <w:r>
          <w:rPr>
            <w:lang w:val="en-GB"/>
          </w:rPr>
          <w:lastRenderedPageBreak/>
          <w:t>3.6 Sampling method</w:t>
        </w:r>
      </w:ins>
    </w:p>
    <w:p w14:paraId="456E0C70" w14:textId="77777777" w:rsidR="0044356D" w:rsidRDefault="0044356D" w:rsidP="0044356D">
      <w:pPr>
        <w:ind w:firstLine="720"/>
        <w:rPr>
          <w:ins w:id="587" w:author="Guus van den Akker" w:date="2020-06-05T10:18:00Z"/>
        </w:rPr>
      </w:pPr>
      <w:ins w:id="588" w:author="Guus van den Akker" w:date="2020-06-05T10:18:00Z">
        <w:r>
          <w:rPr>
            <w:lang w:val="en-GB"/>
          </w:rPr>
          <w:t>The sampling method used in the different articles is merely dependent on the research strategy used. None of the articles, except for the article by Lin (2007), uses a probability sampling method. The use of a probability sampling method seems to be technically impossible, given the studied topics. When research uses sever-log data, they study the whole population (census) in most cases.  Otherwise, in the case of a survey research design, the researchers use a non-probability voluntary convenience sampling method.</w:t>
        </w:r>
      </w:ins>
    </w:p>
    <w:p w14:paraId="29E009D8" w14:textId="77777777" w:rsidR="0044356D" w:rsidRDefault="0044356D" w:rsidP="0044356D">
      <w:pPr>
        <w:ind w:firstLine="720"/>
        <w:rPr>
          <w:ins w:id="589" w:author="Guus van den Akker" w:date="2020-06-05T10:18:00Z"/>
          <w:lang w:val="en-GB"/>
        </w:rPr>
      </w:pPr>
      <w:ins w:id="590" w:author="Guus van den Akker" w:date="2020-06-05T10:18:00Z">
        <w:r>
          <w:rPr>
            <w:lang w:val="en-GB"/>
          </w:rPr>
          <w:t>As stated above, when researchers use server-log data, they use a census sampling method and therefore, no observations are missing. Only the study by McCully et al. (2011) uses server log data without including all members of the community in their sample. They tried to create a control group by comparing members who attended an offline event to similar members who did not. Most of the papers that use a survey design have many missing observations. These incomplete samples are a logical consequence of applying a voluntary sampling method in combination with an online survey. The articles do not mention whether these missing values concern Missing at Random or Missing Not at Random. Therefore, we cannot make any assumptions about the consequences of missing observations.</w:t>
        </w:r>
      </w:ins>
    </w:p>
    <w:p w14:paraId="606CCD1F" w14:textId="77777777" w:rsidR="0044356D" w:rsidRDefault="0044356D" w:rsidP="0044356D">
      <w:pPr>
        <w:ind w:firstLine="720"/>
        <w:rPr>
          <w:ins w:id="591" w:author="Guus van den Akker" w:date="2020-06-05T10:18:00Z"/>
        </w:rPr>
      </w:pPr>
    </w:p>
    <w:p w14:paraId="12E65F31" w14:textId="77777777" w:rsidR="0044356D" w:rsidRDefault="0044356D" w:rsidP="0044356D">
      <w:pPr>
        <w:pStyle w:val="Heading20"/>
        <w:outlineLvl w:val="9"/>
        <w:rPr>
          <w:ins w:id="592" w:author="Guus van den Akker" w:date="2020-06-05T10:18:00Z"/>
        </w:rPr>
      </w:pPr>
      <w:ins w:id="593" w:author="Guus van den Akker" w:date="2020-06-05T10:18:00Z">
        <w:r>
          <w:rPr>
            <w:lang w:val="en-GB"/>
          </w:rPr>
          <w:t>3.7 Literature review</w:t>
        </w:r>
      </w:ins>
    </w:p>
    <w:p w14:paraId="2ADE855D" w14:textId="77777777" w:rsidR="0044356D" w:rsidRDefault="0044356D" w:rsidP="0044356D">
      <w:pPr>
        <w:ind w:firstLine="720"/>
        <w:rPr>
          <w:ins w:id="594" w:author="Guus van den Akker" w:date="2020-06-05T10:18:00Z"/>
        </w:rPr>
      </w:pPr>
      <w:ins w:id="595" w:author="Guus van den Akker" w:date="2020-06-05T10:18:00Z">
        <w:r>
          <w:rPr>
            <w:lang w:val="en-GB"/>
          </w:rPr>
          <w:t xml:space="preserve">Real advancements in the research on the concept of brand communities have only been made in the last few years. Consequently, there are not many empirical papers with the same dependent and independent variable. As such, all the papers reviewed and summarised link to the hypothesis formulated previously in this paper. However, it is not possible to formulate a conclusive answer to the research question using a metanalysis. Instead, we will use a qualitative approach in the critical synthesis. </w:t>
        </w:r>
      </w:ins>
    </w:p>
    <w:p w14:paraId="35AEFADB" w14:textId="77777777" w:rsidR="0044356D" w:rsidRDefault="0044356D" w:rsidP="0044356D">
      <w:pPr>
        <w:rPr>
          <w:ins w:id="596" w:author="Guus van den Akker" w:date="2020-06-05T10:18:00Z"/>
        </w:rPr>
      </w:pPr>
      <w:ins w:id="597" w:author="Guus van den Akker" w:date="2020-06-05T10:18:00Z">
        <w:r>
          <w:rPr>
            <w:rStyle w:val="DefaultParagraphFont0"/>
            <w:color w:val="000000"/>
          </w:rPr>
          <w:lastRenderedPageBreak/>
          <w:t xml:space="preserve">Concerning the comprehensiveness of the literature review, no relevant existing studies are missing that test the same hypotheses. </w:t>
        </w:r>
        <w:r>
          <w:rPr>
            <w:rStyle w:val="DefaultParagraphFont0"/>
            <w:rFonts w:eastAsia="Corbel"/>
            <w:color w:val="000000"/>
          </w:rPr>
          <w:t xml:space="preserve">We examined all the evidence that is directly relevant to our hypothesis. However, we could have extended the list of studies that contain information which has an indirect relevance to our research. </w:t>
        </w:r>
        <w:r>
          <w:rPr>
            <w:rStyle w:val="DefaultParagraphFont0"/>
            <w:color w:val="000000"/>
          </w:rPr>
          <w:t>Limited research on brand communities exists, so we mainly found papers focused on virtual communities in general. These papers are relatively old as well. Other studies not included in this research are even more outdated. Due to the pace of technological advancements, they are not relevant now.</w:t>
        </w:r>
      </w:ins>
    </w:p>
    <w:p w14:paraId="0B71451A" w14:textId="16C5F68B" w:rsidR="003C585A" w:rsidRDefault="00F83EE9" w:rsidP="005B4BF6">
      <w:pPr>
        <w:pStyle w:val="Heading1"/>
        <w:rPr>
          <w:del w:id="598" w:author="Guus van den Akker" w:date="2020-06-05T10:18:00Z"/>
          <w:lang w:val="en-GB"/>
        </w:rPr>
      </w:pPr>
      <w:del w:id="599" w:author="Guus van den Akker" w:date="2020-06-05T10:18:00Z">
        <w:r w:rsidRPr="00133133">
          <w:rPr>
            <w:lang w:val="en-GB"/>
          </w:rPr>
          <w:delText xml:space="preserve">Chapter 3: </w:delText>
        </w:r>
        <w:r w:rsidR="005907C6" w:rsidRPr="00133133">
          <w:rPr>
            <w:lang w:val="en-GB"/>
          </w:rPr>
          <w:delText>Critical Evaluation</w:delText>
        </w:r>
        <w:r w:rsidR="00E42592" w:rsidRPr="00133133">
          <w:rPr>
            <w:lang w:val="en-GB"/>
          </w:rPr>
          <w:delText xml:space="preserve"> of Studies</w:delText>
        </w:r>
      </w:del>
    </w:p>
    <w:p w14:paraId="34227DA4" w14:textId="2D6B6CB8" w:rsidR="005B4BF6" w:rsidRDefault="00B905D4" w:rsidP="004D7B52">
      <w:pPr>
        <w:ind w:firstLine="720"/>
        <w:rPr>
          <w:del w:id="600" w:author="Guus van den Akker" w:date="2020-06-05T10:18:00Z"/>
          <w:lang w:val="en-GB"/>
        </w:rPr>
      </w:pPr>
      <w:del w:id="601" w:author="Guus van den Akker" w:date="2020-06-05T10:18:00Z">
        <w:r>
          <w:rPr>
            <w:lang w:val="en-GB"/>
          </w:rPr>
          <w:delText>The aim of the critical evaluation is to</w:delText>
        </w:r>
        <w:r w:rsidR="00BE05F0">
          <w:rPr>
            <w:lang w:val="en-GB"/>
          </w:rPr>
          <w:delText xml:space="preserve"> evaluate and synthesize the results of empirical studies</w:delText>
        </w:r>
        <w:r w:rsidR="00D42A85">
          <w:rPr>
            <w:lang w:val="en-GB"/>
          </w:rPr>
          <w:delText xml:space="preserve"> in the field of brand communities</w:delText>
        </w:r>
        <w:r w:rsidR="006E3FF3">
          <w:rPr>
            <w:lang w:val="en-GB"/>
          </w:rPr>
          <w:delText xml:space="preserve">. </w:delText>
        </w:r>
        <w:r w:rsidR="00F97211">
          <w:rPr>
            <w:lang w:val="en-GB"/>
          </w:rPr>
          <w:delText xml:space="preserve">We </w:delText>
        </w:r>
        <w:r w:rsidR="006E3FF3">
          <w:rPr>
            <w:lang w:val="en-GB"/>
          </w:rPr>
          <w:delText xml:space="preserve">analysed various papers </w:delText>
        </w:r>
        <w:r w:rsidR="001D5D0A">
          <w:rPr>
            <w:lang w:val="en-GB"/>
          </w:rPr>
          <w:delText xml:space="preserve">based on a </w:delText>
        </w:r>
        <w:r w:rsidR="00FD3D5E">
          <w:rPr>
            <w:lang w:val="en-GB"/>
          </w:rPr>
          <w:delText>checklist</w:delText>
        </w:r>
        <w:r w:rsidR="00F97211">
          <w:rPr>
            <w:lang w:val="en-GB"/>
          </w:rPr>
          <w:delText xml:space="preserve"> to </w:delText>
        </w:r>
        <w:r w:rsidR="00FD3D5E">
          <w:rPr>
            <w:lang w:val="en-GB"/>
          </w:rPr>
          <w:delText>validate if</w:delText>
        </w:r>
        <w:r w:rsidR="007212E3">
          <w:rPr>
            <w:lang w:val="en-GB"/>
          </w:rPr>
          <w:delText xml:space="preserve"> the </w:delText>
        </w:r>
        <w:r w:rsidR="00C03572">
          <w:rPr>
            <w:lang w:val="en-GB"/>
          </w:rPr>
          <w:delText xml:space="preserve">presented </w:delText>
        </w:r>
        <w:r w:rsidR="007212E3">
          <w:rPr>
            <w:lang w:val="en-GB"/>
          </w:rPr>
          <w:delText>results and recommendations</w:delText>
        </w:r>
        <w:r w:rsidR="00FD3D5E">
          <w:rPr>
            <w:lang w:val="en-GB"/>
          </w:rPr>
          <w:delText xml:space="preserve"> </w:delText>
        </w:r>
        <w:r w:rsidR="00FD3D5E" w:rsidDel="000016EF">
          <w:rPr>
            <w:lang w:val="en-GB"/>
          </w:rPr>
          <w:delText xml:space="preserve">were </w:delText>
        </w:r>
      </w:del>
      <w:ins w:id="602" w:author="Luuk van de Ven" w:date="2020-05-28T15:27:00Z">
        <w:del w:id="603" w:author="Guus van den Akker" w:date="2020-06-05T10:18:00Z">
          <w:r w:rsidR="000016EF">
            <w:rPr>
              <w:lang w:val="en-GB"/>
            </w:rPr>
            <w:delText xml:space="preserve">are </w:delText>
          </w:r>
        </w:del>
      </w:ins>
      <w:del w:id="604" w:author="Guus van den Akker" w:date="2020-06-05T10:18:00Z">
        <w:r w:rsidR="00FD3D5E">
          <w:rPr>
            <w:lang w:val="en-GB"/>
          </w:rPr>
          <w:delText>academically sound.</w:delText>
        </w:r>
      </w:del>
      <w:ins w:id="605" w:author="Luuk van de Ven" w:date="2020-05-28T17:31:00Z">
        <w:del w:id="606" w:author="Guus van den Akker" w:date="2020-06-05T10:18:00Z">
          <w:r w:rsidR="003D7B90">
            <w:rPr>
              <w:lang w:val="en-GB"/>
            </w:rPr>
            <w:delText xml:space="preserve"> All papers are discussed in detail in appendix 5.</w:delText>
          </w:r>
        </w:del>
      </w:ins>
    </w:p>
    <w:p w14:paraId="5259B44C" w14:textId="0D369295" w:rsidR="00FD3D5E" w:rsidRPr="005B4BF6" w:rsidRDefault="00FD3D5E" w:rsidP="005B4BF6">
      <w:pPr>
        <w:rPr>
          <w:del w:id="607" w:author="Guus van den Akker" w:date="2020-06-05T10:18:00Z"/>
          <w:lang w:val="en-GB"/>
        </w:rPr>
      </w:pPr>
    </w:p>
    <w:p w14:paraId="334CDCB7" w14:textId="42B52B88" w:rsidR="00476FFB" w:rsidRPr="00133133" w:rsidRDefault="00476FFB" w:rsidP="00476FFB">
      <w:pPr>
        <w:pStyle w:val="Heading2"/>
        <w:rPr>
          <w:del w:id="608" w:author="Guus van den Akker" w:date="2020-06-05T10:18:00Z"/>
          <w:lang w:val="en-GB"/>
        </w:rPr>
      </w:pPr>
      <w:del w:id="609" w:author="Guus van den Akker" w:date="2020-06-05T10:18:00Z">
        <w:r w:rsidRPr="00133133">
          <w:rPr>
            <w:lang w:val="en-GB"/>
          </w:rPr>
          <w:delText>3.1 Focal units</w:delText>
        </w:r>
      </w:del>
    </w:p>
    <w:p w14:paraId="26BC3A44" w14:textId="1111BD2D" w:rsidR="00476FFB" w:rsidRPr="00133133" w:rsidRDefault="00476FFB" w:rsidP="00435391">
      <w:pPr>
        <w:ind w:firstLine="720"/>
        <w:rPr>
          <w:del w:id="610" w:author="Guus van den Akker" w:date="2020-06-05T10:18:00Z"/>
          <w:lang w:val="en-GB"/>
        </w:rPr>
      </w:pPr>
      <w:del w:id="611" w:author="Guus van den Akker" w:date="2020-06-05T10:18:00Z">
        <w:r w:rsidRPr="00133133">
          <w:rPr>
            <w:lang w:val="en-GB"/>
          </w:rPr>
          <w:delText xml:space="preserve">When comparing </w:delText>
        </w:r>
        <w:r w:rsidRPr="00133133" w:rsidDel="00D63E6B">
          <w:rPr>
            <w:lang w:val="en-GB"/>
          </w:rPr>
          <w:delText xml:space="preserve">the </w:delText>
        </w:r>
        <w:r w:rsidRPr="00133133">
          <w:rPr>
            <w:lang w:val="en-GB"/>
          </w:rPr>
          <w:delText xml:space="preserve">different articles, two categories of focal units can be distinguished. </w:delText>
        </w:r>
        <w:r w:rsidRPr="00133133" w:rsidDel="00D63E6B">
          <w:rPr>
            <w:lang w:val="en-GB"/>
          </w:rPr>
          <w:delText>Four of the articles described</w:delText>
        </w:r>
      </w:del>
      <w:ins w:id="612" w:author="Luuk van de Ven" w:date="2020-05-28T15:29:00Z">
        <w:del w:id="613" w:author="Guus van den Akker" w:date="2020-06-05T10:18:00Z">
          <w:r w:rsidR="00D63E6B">
            <w:rPr>
              <w:lang w:val="en-GB"/>
            </w:rPr>
            <w:delText>Most a</w:delText>
          </w:r>
        </w:del>
      </w:ins>
      <w:ins w:id="614" w:author="Luuk van de Ven" w:date="2020-05-28T15:30:00Z">
        <w:del w:id="615" w:author="Guus van den Akker" w:date="2020-06-05T10:18:00Z">
          <w:r w:rsidR="00D63E6B">
            <w:rPr>
              <w:lang w:val="en-GB"/>
            </w:rPr>
            <w:delText>rticles</w:delText>
          </w:r>
        </w:del>
      </w:ins>
      <w:ins w:id="616" w:author="Luuk van de Ven" w:date="2020-05-28T15:27:00Z">
        <w:del w:id="617" w:author="Guus van den Akker" w:date="2020-06-05T10:18:00Z">
          <w:r w:rsidR="008B2B26">
            <w:rPr>
              <w:lang w:val="en-GB"/>
            </w:rPr>
            <w:delText xml:space="preserve"> conduct</w:delText>
          </w:r>
        </w:del>
      </w:ins>
      <w:del w:id="618" w:author="Guus van den Akker" w:date="2020-06-05T10:18:00Z">
        <w:r w:rsidRPr="00133133">
          <w:rPr>
            <w:lang w:val="en-GB"/>
          </w:rPr>
          <w:delText xml:space="preserve"> research on the level of individual community members (McCully et al.</w:delText>
        </w:r>
      </w:del>
      <w:ins w:id="619" w:author="Luuk van de Ven" w:date="2020-05-28T15:27:00Z">
        <w:del w:id="620" w:author="Guus van den Akker" w:date="2020-06-05T10:18:00Z">
          <w:r w:rsidR="004B1A70">
            <w:rPr>
              <w:lang w:val="en-GB"/>
            </w:rPr>
            <w:delText>,</w:delText>
          </w:r>
        </w:del>
      </w:ins>
      <w:del w:id="621" w:author="Guus van den Akker" w:date="2020-06-05T10:18:00Z">
        <w:r w:rsidRPr="00133133">
          <w:rPr>
            <w:lang w:val="en-GB"/>
          </w:rPr>
          <w:delText xml:space="preserve"> (2011)</w:delText>
        </w:r>
      </w:del>
      <w:ins w:id="622" w:author="Luuk van de Ven" w:date="2020-05-28T15:28:00Z">
        <w:del w:id="623" w:author="Guus van den Akker" w:date="2020-06-05T10:18:00Z">
          <w:r w:rsidR="004B1A70">
            <w:rPr>
              <w:lang w:val="en-GB"/>
            </w:rPr>
            <w:delText>;</w:delText>
          </w:r>
        </w:del>
      </w:ins>
      <w:del w:id="624" w:author="Guus van den Akker" w:date="2020-06-05T10:18:00Z">
        <w:r w:rsidRPr="00133133" w:rsidDel="004B1A70">
          <w:rPr>
            <w:lang w:val="en-GB"/>
          </w:rPr>
          <w:delText>,</w:delText>
        </w:r>
        <w:r w:rsidRPr="00133133">
          <w:rPr>
            <w:lang w:val="en-GB"/>
          </w:rPr>
          <w:delText xml:space="preserve"> Koh et al.</w:delText>
        </w:r>
      </w:del>
      <w:ins w:id="625" w:author="Luuk van de Ven" w:date="2020-05-28T15:28:00Z">
        <w:del w:id="626" w:author="Guus van den Akker" w:date="2020-06-05T10:18:00Z">
          <w:r w:rsidR="004B1A70">
            <w:rPr>
              <w:lang w:val="en-GB"/>
            </w:rPr>
            <w:delText>,</w:delText>
          </w:r>
        </w:del>
      </w:ins>
      <w:del w:id="627" w:author="Guus van den Akker" w:date="2020-06-05T10:18:00Z">
        <w:r w:rsidRPr="00133133">
          <w:rPr>
            <w:lang w:val="en-GB"/>
          </w:rPr>
          <w:delText xml:space="preserve"> (2007)</w:delText>
        </w:r>
      </w:del>
      <w:ins w:id="628" w:author="Luuk van de Ven" w:date="2020-05-28T15:28:00Z">
        <w:del w:id="629" w:author="Guus van den Akker" w:date="2020-06-05T10:18:00Z">
          <w:r w:rsidR="004B1A70">
            <w:rPr>
              <w:lang w:val="en-GB"/>
            </w:rPr>
            <w:delText>;</w:delText>
          </w:r>
        </w:del>
      </w:ins>
      <w:del w:id="630" w:author="Guus van den Akker" w:date="2020-06-05T10:18:00Z">
        <w:r w:rsidRPr="00133133" w:rsidDel="004B1A70">
          <w:rPr>
            <w:lang w:val="en-GB"/>
          </w:rPr>
          <w:delText>,</w:delText>
        </w:r>
        <w:r w:rsidRPr="00133133">
          <w:rPr>
            <w:lang w:val="en-GB"/>
          </w:rPr>
          <w:delText xml:space="preserve"> Pöyry et al.</w:delText>
        </w:r>
      </w:del>
      <w:ins w:id="631" w:author="Luuk van de Ven" w:date="2020-05-28T15:28:00Z">
        <w:del w:id="632" w:author="Guus van den Akker" w:date="2020-06-05T10:18:00Z">
          <w:r w:rsidR="004B1A70">
            <w:rPr>
              <w:lang w:val="en-GB"/>
            </w:rPr>
            <w:delText>,</w:delText>
          </w:r>
        </w:del>
      </w:ins>
      <w:del w:id="633" w:author="Guus van den Akker" w:date="2020-06-05T10:18:00Z">
        <w:r w:rsidRPr="00133133">
          <w:rPr>
            <w:lang w:val="en-GB"/>
          </w:rPr>
          <w:delText xml:space="preserve"> (2013)</w:delText>
        </w:r>
      </w:del>
      <w:ins w:id="634" w:author="Luuk van de Ven" w:date="2020-05-28T15:28:00Z">
        <w:del w:id="635" w:author="Guus van den Akker" w:date="2020-06-05T10:18:00Z">
          <w:r w:rsidR="004B1A70">
            <w:rPr>
              <w:lang w:val="en-GB"/>
            </w:rPr>
            <w:delText>;</w:delText>
          </w:r>
        </w:del>
      </w:ins>
      <w:del w:id="636" w:author="Guus van den Akker" w:date="2020-06-05T10:18:00Z">
        <w:r w:rsidRPr="00133133" w:rsidDel="00D10988">
          <w:rPr>
            <w:lang w:val="en-GB"/>
          </w:rPr>
          <w:delText>,</w:delText>
        </w:r>
        <w:r w:rsidRPr="00133133">
          <w:rPr>
            <w:lang w:val="en-GB"/>
          </w:rPr>
          <w:delText xml:space="preserve"> Sessions</w:delText>
        </w:r>
      </w:del>
      <w:ins w:id="637" w:author="Luuk van de Ven" w:date="2020-05-28T15:28:00Z">
        <w:del w:id="638" w:author="Guus van den Akker" w:date="2020-06-05T10:18:00Z">
          <w:r w:rsidR="004B1A70">
            <w:rPr>
              <w:lang w:val="en-GB"/>
            </w:rPr>
            <w:delText>,</w:delText>
          </w:r>
        </w:del>
      </w:ins>
      <w:del w:id="639" w:author="Guus van den Akker" w:date="2020-06-05T10:18:00Z">
        <w:r w:rsidRPr="00133133">
          <w:rPr>
            <w:lang w:val="en-GB"/>
          </w:rPr>
          <w:delText xml:space="preserve"> (2010)). </w:delText>
        </w:r>
        <w:r w:rsidRPr="00133133" w:rsidDel="00492A44">
          <w:rPr>
            <w:lang w:val="en-GB"/>
          </w:rPr>
          <w:delText>The other three</w:delText>
        </w:r>
      </w:del>
      <w:ins w:id="640" w:author="Luuk van de Ven" w:date="2020-05-28T15:30:00Z">
        <w:del w:id="641" w:author="Guus van den Akker" w:date="2020-06-05T10:18:00Z">
          <w:r w:rsidR="00492A44">
            <w:rPr>
              <w:lang w:val="en-GB"/>
            </w:rPr>
            <w:delText>Other</w:delText>
          </w:r>
        </w:del>
        <w:del w:id="642" w:author="Guus van den Akker" w:date="2020-05-28T21:31:00Z">
          <w:r w:rsidR="00492A44">
            <w:rPr>
              <w:lang w:val="en-GB"/>
            </w:rPr>
            <w:delText xml:space="preserve"> </w:delText>
          </w:r>
        </w:del>
      </w:ins>
      <w:del w:id="643" w:author="Guus van den Akker" w:date="2020-06-05T10:18:00Z">
        <w:r w:rsidRPr="00133133">
          <w:rPr>
            <w:lang w:val="en-GB"/>
          </w:rPr>
          <w:delText xml:space="preserve"> studies </w:delText>
        </w:r>
      </w:del>
      <w:ins w:id="644" w:author="Luuk van de Ven" w:date="2020-05-28T15:35:00Z">
        <w:del w:id="645" w:author="Guus van den Akker" w:date="2020-06-05T10:18:00Z">
          <w:r w:rsidR="00C22FAD">
            <w:rPr>
              <w:lang w:val="en-GB"/>
            </w:rPr>
            <w:delText xml:space="preserve">do </w:delText>
          </w:r>
        </w:del>
      </w:ins>
      <w:del w:id="646" w:author="Guus van den Akker" w:date="2020-06-05T10:18:00Z">
        <w:r w:rsidRPr="00133133">
          <w:rPr>
            <w:lang w:val="en-GB"/>
          </w:rPr>
          <w:delText xml:space="preserve">research </w:delText>
        </w:r>
      </w:del>
      <w:ins w:id="647" w:author="Luuk van de Ven" w:date="2020-05-28T15:36:00Z">
        <w:del w:id="648" w:author="Guus van den Akker" w:date="2020-06-05T10:18:00Z">
          <w:r w:rsidR="00C22FAD">
            <w:rPr>
              <w:lang w:val="en-GB"/>
            </w:rPr>
            <w:delText xml:space="preserve">on </w:delText>
          </w:r>
        </w:del>
      </w:ins>
      <w:del w:id="649" w:author="Guus van den Akker" w:date="2020-06-05T10:18:00Z">
        <w:r w:rsidRPr="00133133">
          <w:rPr>
            <w:lang w:val="en-GB"/>
          </w:rPr>
          <w:delText>the level of a community as a whole</w:delText>
        </w:r>
      </w:del>
      <w:ins w:id="650" w:author="Luuk van de Ven" w:date="2020-05-28T15:30:00Z">
        <w:del w:id="651" w:author="Guus van den Akker" w:date="2020-06-05T10:18:00Z">
          <w:r w:rsidR="00492A44">
            <w:rPr>
              <w:lang w:val="en-GB"/>
            </w:rPr>
            <w:delText xml:space="preserve"> (Muniz</w:delText>
          </w:r>
        </w:del>
      </w:ins>
      <w:ins w:id="652" w:author="Luuk van de Ven" w:date="2020-05-28T15:31:00Z">
        <w:del w:id="653" w:author="Guus van den Akker" w:date="2020-06-05T10:18:00Z">
          <w:r w:rsidR="00492A44">
            <w:rPr>
              <w:lang w:val="en-GB"/>
            </w:rPr>
            <w:delText xml:space="preserve"> and O’Guinn</w:delText>
          </w:r>
          <w:r w:rsidR="00973086">
            <w:rPr>
              <w:lang w:val="en-GB"/>
            </w:rPr>
            <w:delText>, (2001);</w:delText>
          </w:r>
          <w:r w:rsidR="00561725">
            <w:rPr>
              <w:lang w:val="en-GB"/>
            </w:rPr>
            <w:delText xml:space="preserve"> Lin (2007)</w:delText>
          </w:r>
        </w:del>
      </w:ins>
      <w:ins w:id="654" w:author="Luuk van de Ven" w:date="2020-05-28T15:33:00Z">
        <w:del w:id="655" w:author="Guus van den Akker" w:date="2020-06-05T10:18:00Z">
          <w:r w:rsidR="004D4FCD">
            <w:rPr>
              <w:lang w:val="en-GB"/>
            </w:rPr>
            <w:delText xml:space="preserve">; </w:delText>
          </w:r>
          <w:r w:rsidR="004D4FCD" w:rsidRPr="00771EEF">
            <w:rPr>
              <w:lang w:val="en-GB"/>
              <w:rPrChange w:id="656" w:author="Guus van den Akker" w:date="2020-05-28T22:36:00Z">
                <w:rPr>
                  <w:u w:val="single"/>
                  <w:lang w:val="en-GB"/>
                </w:rPr>
              </w:rPrChange>
            </w:rPr>
            <w:delText xml:space="preserve">Chen &amp; Cage, </w:delText>
          </w:r>
          <w:r w:rsidR="00C2268A" w:rsidRPr="00771EEF">
            <w:rPr>
              <w:lang w:val="en-GB"/>
              <w:rPrChange w:id="657" w:author="Guus van den Akker" w:date="2020-05-28T22:36:00Z">
                <w:rPr>
                  <w:u w:val="single"/>
                  <w:lang w:val="en-GB"/>
                </w:rPr>
              </w:rPrChange>
            </w:rPr>
            <w:delText>(</w:delText>
          </w:r>
          <w:r w:rsidR="004D4FCD" w:rsidRPr="00771EEF">
            <w:rPr>
              <w:lang w:val="en-GB"/>
              <w:rPrChange w:id="658" w:author="Guus van den Akker" w:date="2020-05-28T22:36:00Z">
                <w:rPr>
                  <w:u w:val="single"/>
                  <w:lang w:val="en-GB"/>
                </w:rPr>
              </w:rPrChange>
            </w:rPr>
            <w:delText>2013</w:delText>
          </w:r>
          <w:r w:rsidR="004D4FCD" w:rsidRPr="00771EEF" w:rsidDel="0044356D">
            <w:rPr>
              <w:lang w:val="en-GB"/>
              <w:rPrChange w:id="659" w:author="Guus van den Akker" w:date="2020-05-28T21:31:00Z">
                <w:rPr>
                  <w:u w:val="single"/>
                  <w:lang w:val="en-GB"/>
                </w:rPr>
              </w:rPrChange>
            </w:rPr>
            <w:delText>)</w:delText>
          </w:r>
          <w:r w:rsidR="00C2268A" w:rsidRPr="00771EEF" w:rsidDel="0044356D">
            <w:rPr>
              <w:lang w:val="en-GB"/>
              <w:rPrChange w:id="660" w:author="Guus van den Akker" w:date="2020-05-28T21:31:00Z">
                <w:rPr>
                  <w:u w:val="single"/>
                  <w:lang w:val="en-GB"/>
                </w:rPr>
              </w:rPrChange>
            </w:rPr>
            <w:delText xml:space="preserve">. </w:delText>
          </w:r>
        </w:del>
        <w:del w:id="661" w:author="Guus van den Akker" w:date="2020-05-28T21:32:00Z">
          <w:r w:rsidR="00C2268A">
            <w:rPr>
              <w:lang w:val="en-GB"/>
            </w:rPr>
            <w:delText xml:space="preserve">This </w:delText>
          </w:r>
        </w:del>
      </w:ins>
      <w:del w:id="662" w:author="Guus van den Akker" w:date="2020-05-28T21:32:00Z">
        <w:r w:rsidRPr="00133133" w:rsidDel="00C2268A">
          <w:rPr>
            <w:lang w:val="en-GB"/>
          </w:rPr>
          <w:delText xml:space="preserve">, which </w:delText>
        </w:r>
        <w:r w:rsidRPr="00133133">
          <w:rPr>
            <w:lang w:val="en-GB"/>
          </w:rPr>
          <w:delText xml:space="preserve">is a significant difference. </w:delText>
        </w:r>
      </w:del>
      <w:del w:id="663" w:author="Guus van den Akker" w:date="2020-06-05T10:18:00Z">
        <w:r w:rsidRPr="00133133">
          <w:rPr>
            <w:lang w:val="en-GB"/>
          </w:rPr>
          <w:delText xml:space="preserve">Offline interaction can </w:delText>
        </w:r>
        <w:r w:rsidRPr="00133133" w:rsidDel="00444F91">
          <w:rPr>
            <w:lang w:val="en-GB"/>
          </w:rPr>
          <w:delText xml:space="preserve">enhance </w:delText>
        </w:r>
      </w:del>
      <w:ins w:id="664" w:author="Luuk van de Ven" w:date="2020-05-28T15:34:00Z">
        <w:del w:id="665" w:author="Guus van den Akker" w:date="2020-06-05T10:18:00Z">
          <w:r w:rsidR="00444F91">
            <w:rPr>
              <w:lang w:val="en-GB"/>
            </w:rPr>
            <w:delText>increase</w:delText>
          </w:r>
          <w:r w:rsidR="00444F91" w:rsidRPr="00133133">
            <w:rPr>
              <w:lang w:val="en-GB"/>
            </w:rPr>
            <w:delText xml:space="preserve"> </w:delText>
          </w:r>
        </w:del>
      </w:ins>
      <w:del w:id="666" w:author="Guus van den Akker" w:date="2020-06-05T10:18:00Z">
        <w:r w:rsidRPr="00133133">
          <w:rPr>
            <w:lang w:val="en-GB"/>
          </w:rPr>
          <w:delText>the online participation of individual members</w:delText>
        </w:r>
        <w:r w:rsidR="000D545A">
          <w:rPr>
            <w:lang w:val="en-GB"/>
          </w:rPr>
          <w:delText xml:space="preserve"> who participate in these offline events</w:delText>
        </w:r>
        <w:r w:rsidRPr="00133133">
          <w:rPr>
            <w:lang w:val="en-GB"/>
          </w:rPr>
          <w:delText>. However, as the community exists of members who attend offline events and of members who do not, the participation of these non-attending members also influences the</w:delText>
        </w:r>
      </w:del>
      <w:ins w:id="667" w:author="Luuk van de Ven" w:date="2020-05-28T15:34:00Z">
        <w:del w:id="668" w:author="Guus van den Akker" w:date="2020-06-05T10:18:00Z">
          <w:r w:rsidR="00D35B3D">
            <w:rPr>
              <w:lang w:val="en-GB"/>
            </w:rPr>
            <w:delText xml:space="preserve"> overall</w:delText>
          </w:r>
        </w:del>
      </w:ins>
      <w:del w:id="669" w:author="Guus van den Akker" w:date="2020-06-05T10:18:00Z">
        <w:r w:rsidRPr="00133133">
          <w:rPr>
            <w:lang w:val="en-GB"/>
          </w:rPr>
          <w:delText xml:space="preserve"> participation in a community. If the existence of offline events influences the online participation of non-attending members, the effect on the participation of members on the individual level and the whole community might differ.</w:delText>
        </w:r>
      </w:del>
    </w:p>
    <w:p w14:paraId="1E13F7C1" w14:textId="7093137A" w:rsidR="00683A1A" w:rsidRPr="00133133" w:rsidRDefault="00683A1A" w:rsidP="00D86B44">
      <w:pPr>
        <w:rPr>
          <w:del w:id="670" w:author="Guus van den Akker" w:date="2020-06-05T10:18:00Z"/>
          <w:lang w:val="en-GB"/>
        </w:rPr>
      </w:pPr>
    </w:p>
    <w:p w14:paraId="7F1471AA" w14:textId="3F9ADA42" w:rsidR="00527C04" w:rsidRPr="00527C04" w:rsidRDefault="00E872AC" w:rsidP="00527C04">
      <w:pPr>
        <w:pStyle w:val="Heading2"/>
        <w:rPr>
          <w:del w:id="671" w:author="Guus van den Akker" w:date="2020-06-05T10:18:00Z"/>
          <w:lang w:val="en-GB"/>
        </w:rPr>
      </w:pPr>
      <w:del w:id="672" w:author="Guus van den Akker" w:date="2020-06-05T10:18:00Z">
        <w:r w:rsidRPr="00133133">
          <w:rPr>
            <w:lang w:val="en-GB"/>
          </w:rPr>
          <w:delText>3.2 Independent variables</w:delText>
        </w:r>
      </w:del>
    </w:p>
    <w:p w14:paraId="68EBEECD" w14:textId="28BCC5B1" w:rsidR="00133A71" w:rsidRDefault="005907C6" w:rsidP="00426729">
      <w:pPr>
        <w:ind w:firstLine="720"/>
        <w:rPr>
          <w:ins w:id="673" w:author="Luuk van de Ven" w:date="2020-05-28T15:37:00Z"/>
          <w:del w:id="674" w:author="Guus van den Akker" w:date="2020-06-05T10:18:00Z"/>
          <w:lang w:val="en-GB"/>
        </w:rPr>
      </w:pPr>
      <w:del w:id="675" w:author="Guus van den Akker" w:date="2020-06-05T10:18:00Z">
        <w:r w:rsidRPr="00133133">
          <w:rPr>
            <w:lang w:val="en-GB"/>
          </w:rPr>
          <w:delText>The most common independent variable among</w:delText>
        </w:r>
        <w:r w:rsidR="00540FBF" w:rsidRPr="00133133">
          <w:rPr>
            <w:lang w:val="en-GB"/>
          </w:rPr>
          <w:delText>st</w:delText>
        </w:r>
        <w:r w:rsidRPr="00133133">
          <w:rPr>
            <w:lang w:val="en-GB"/>
          </w:rPr>
          <w:delText xml:space="preserve"> the articles </w:delText>
        </w:r>
        <w:r w:rsidR="004B466A" w:rsidRPr="00133133">
          <w:rPr>
            <w:lang w:val="en-GB"/>
          </w:rPr>
          <w:delText>is offline participation</w:delText>
        </w:r>
        <w:r w:rsidR="00EE5711" w:rsidRPr="00133133">
          <w:rPr>
            <w:lang w:val="en-GB"/>
          </w:rPr>
          <w:delText xml:space="preserve">, implying </w:delText>
        </w:r>
        <w:r w:rsidR="00C44A98" w:rsidRPr="00133133">
          <w:rPr>
            <w:lang w:val="en-GB"/>
          </w:rPr>
          <w:delText xml:space="preserve">attendance to an offline event. </w:delText>
        </w:r>
        <w:r w:rsidR="00DB489C" w:rsidRPr="00133133">
          <w:rPr>
            <w:lang w:val="en-GB"/>
          </w:rPr>
          <w:delText xml:space="preserve">Pöyry et al. (2013) </w:delText>
        </w:r>
        <w:r w:rsidR="00F467A2" w:rsidRPr="00133133">
          <w:rPr>
            <w:lang w:val="en-GB"/>
          </w:rPr>
          <w:delText>and Muniz</w:delText>
        </w:r>
        <w:r w:rsidR="00F349D0" w:rsidRPr="00133133">
          <w:rPr>
            <w:lang w:val="en-GB"/>
          </w:rPr>
          <w:delText xml:space="preserve"> </w:delText>
        </w:r>
        <w:r w:rsidRPr="00133133">
          <w:rPr>
            <w:lang w:val="en-GB"/>
          </w:rPr>
          <w:delText>and</w:delText>
        </w:r>
        <w:r w:rsidR="00F349D0" w:rsidRPr="00133133">
          <w:rPr>
            <w:lang w:val="en-GB"/>
          </w:rPr>
          <w:delText xml:space="preserve"> </w:delText>
        </w:r>
        <w:r w:rsidR="00476FFB" w:rsidRPr="00133133">
          <w:rPr>
            <w:lang w:val="en-GB"/>
          </w:rPr>
          <w:delText>O'Guinn</w:delText>
        </w:r>
        <w:r w:rsidR="00F349D0" w:rsidRPr="00133133">
          <w:rPr>
            <w:lang w:val="en-GB"/>
          </w:rPr>
          <w:delText xml:space="preserve"> (2001) </w:delText>
        </w:r>
        <w:r w:rsidR="00435CA3" w:rsidRPr="00133133">
          <w:rPr>
            <w:lang w:val="en-GB"/>
          </w:rPr>
          <w:delText>use a different independent variable. The former focuses on the type of motivation</w:delText>
        </w:r>
        <w:r w:rsidR="0027556F" w:rsidRPr="00133133">
          <w:rPr>
            <w:lang w:val="en-GB"/>
          </w:rPr>
          <w:delText xml:space="preserve"> to </w:delText>
        </w:r>
        <w:r w:rsidR="0033648F" w:rsidRPr="00133133">
          <w:rPr>
            <w:lang w:val="en-GB"/>
          </w:rPr>
          <w:delText>use Facebook pages</w:delText>
        </w:r>
        <w:r w:rsidR="00435CA3" w:rsidRPr="00133133">
          <w:rPr>
            <w:lang w:val="en-GB"/>
          </w:rPr>
          <w:delText xml:space="preserve">, either hedonic or utilitarian. </w:delText>
        </w:r>
        <w:r w:rsidR="00DB43F2" w:rsidRPr="00133133">
          <w:rPr>
            <w:lang w:val="en-GB"/>
          </w:rPr>
          <w:delText xml:space="preserve">The latter does not contain an independent </w:delText>
        </w:r>
        <w:r w:rsidR="002A0B74" w:rsidRPr="00133133">
          <w:rPr>
            <w:lang w:val="en-GB"/>
          </w:rPr>
          <w:delText>variable</w:delText>
        </w:r>
        <w:r w:rsidR="00540336" w:rsidRPr="00133133">
          <w:rPr>
            <w:lang w:val="en-GB"/>
          </w:rPr>
          <w:delText>, since the paper does not test a hypothesis</w:delText>
        </w:r>
        <w:r w:rsidR="00CF4F0C" w:rsidRPr="00133133">
          <w:rPr>
            <w:lang w:val="en-GB"/>
          </w:rPr>
          <w:delText>,</w:delText>
        </w:r>
        <w:r w:rsidR="00540336" w:rsidRPr="00133133">
          <w:rPr>
            <w:lang w:val="en-GB"/>
          </w:rPr>
          <w:delText xml:space="preserve"> but </w:delText>
        </w:r>
        <w:r w:rsidR="00476FFB" w:rsidRPr="00133133">
          <w:rPr>
            <w:lang w:val="en-GB"/>
          </w:rPr>
          <w:delText>focuses</w:delText>
        </w:r>
        <w:r w:rsidR="00540336" w:rsidRPr="00133133">
          <w:rPr>
            <w:lang w:val="en-GB"/>
          </w:rPr>
          <w:delText xml:space="preserve"> on the theoretical notion</w:delText>
        </w:r>
        <w:r w:rsidR="00540336" w:rsidRPr="00133133" w:rsidDel="0044356D">
          <w:rPr>
            <w:lang w:val="en-GB"/>
          </w:rPr>
          <w:delText>.</w:delText>
        </w:r>
        <w:r w:rsidR="00287C8E" w:rsidRPr="00133133" w:rsidDel="0044356D">
          <w:rPr>
            <w:lang w:val="en-GB"/>
          </w:rPr>
          <w:delText xml:space="preserve"> </w:delText>
        </w:r>
      </w:del>
    </w:p>
    <w:p w14:paraId="3AD82ECF" w14:textId="04DD16EC" w:rsidR="001B10D2" w:rsidRDefault="001A09A5" w:rsidP="00426729">
      <w:pPr>
        <w:ind w:firstLine="720"/>
        <w:rPr>
          <w:del w:id="676" w:author="Guus van den Akker" w:date="2020-06-05T10:18:00Z"/>
          <w:lang w:val="en-GB"/>
        </w:rPr>
      </w:pPr>
      <w:del w:id="677" w:author="Guus van den Akker" w:date="2020-06-05T10:18:00Z">
        <w:r>
          <w:rPr>
            <w:lang w:val="en-GB"/>
          </w:rPr>
          <w:delText xml:space="preserve">We evaluated the </w:delText>
        </w:r>
        <w:r w:rsidR="007D3215">
          <w:rPr>
            <w:lang w:val="en-GB"/>
          </w:rPr>
          <w:delText xml:space="preserve">measurement </w:delText>
        </w:r>
        <w:r w:rsidR="001D6221">
          <w:rPr>
            <w:lang w:val="en-GB"/>
          </w:rPr>
          <w:delText xml:space="preserve">validity and reliability by </w:delText>
        </w:r>
        <w:r w:rsidR="00FD4618">
          <w:rPr>
            <w:lang w:val="en-GB"/>
          </w:rPr>
          <w:delText xml:space="preserve">examining the procedures of previous </w:delText>
        </w:r>
        <w:r w:rsidR="003311A3">
          <w:rPr>
            <w:lang w:val="en-GB"/>
          </w:rPr>
          <w:delText xml:space="preserve">empirical studies. </w:delText>
        </w:r>
      </w:del>
      <w:ins w:id="678" w:author="Luuk van de Ven" w:date="2020-05-28T15:37:00Z">
        <w:del w:id="679" w:author="Guus van den Akker" w:date="2020-06-05T10:18:00Z">
          <w:r w:rsidR="00E30067" w:rsidRPr="00133133">
            <w:rPr>
              <w:lang w:val="en-GB"/>
            </w:rPr>
            <w:delText>The measurement validity and reliability of the independent variables are all</w:delText>
          </w:r>
        </w:del>
        <w:del w:id="680" w:author="Guus van den Akker" w:date="2020-05-29T09:53:00Z">
          <w:r w:rsidR="00E30067" w:rsidRPr="00133133">
            <w:rPr>
              <w:lang w:val="en-GB"/>
            </w:rPr>
            <w:delText>-</w:delText>
          </w:r>
        </w:del>
        <w:del w:id="681" w:author="Guus van den Akker" w:date="2020-06-05T10:18:00Z">
          <w:r w:rsidR="00E30067" w:rsidRPr="00133133">
            <w:rPr>
              <w:lang w:val="en-GB"/>
            </w:rPr>
            <w:delText>sufficient or high.</w:delText>
          </w:r>
          <w:r w:rsidR="00E30067">
            <w:rPr>
              <w:lang w:val="en-GB"/>
            </w:rPr>
            <w:delText xml:space="preserve"> </w:delText>
          </w:r>
        </w:del>
      </w:ins>
      <w:del w:id="682" w:author="Guus van den Akker" w:date="2020-06-05T10:18:00Z">
        <w:r w:rsidR="00B33910">
          <w:rPr>
            <w:lang w:val="en-GB"/>
          </w:rPr>
          <w:delText xml:space="preserve">To illustrate, </w:delText>
        </w:r>
        <w:r w:rsidR="001B10D2" w:rsidRPr="00133133">
          <w:rPr>
            <w:lang w:val="en-GB"/>
          </w:rPr>
          <w:delText>Pöyry et al. (2013</w:delText>
        </w:r>
        <w:r w:rsidR="001B10D2">
          <w:rPr>
            <w:lang w:val="en-GB"/>
          </w:rPr>
          <w:delText>)</w:delText>
        </w:r>
        <w:r w:rsidR="00427DFB">
          <w:rPr>
            <w:lang w:val="en-GB"/>
          </w:rPr>
          <w:delText xml:space="preserve"> </w:delText>
        </w:r>
        <w:r w:rsidR="007610F1">
          <w:rPr>
            <w:lang w:val="en-GB"/>
          </w:rPr>
          <w:delText xml:space="preserve">measured the independent variable </w:delText>
        </w:r>
        <w:r w:rsidR="00786196">
          <w:rPr>
            <w:lang w:val="en-GB"/>
          </w:rPr>
          <w:delText>using several questions. To</w:delText>
        </w:r>
      </w:del>
      <w:ins w:id="683" w:author="Luuk van de Ven" w:date="2020-05-28T15:37:00Z">
        <w:del w:id="684" w:author="Guus van den Akker" w:date="2020-06-05T10:18:00Z">
          <w:r w:rsidR="00E30067">
            <w:rPr>
              <w:lang w:val="en-GB"/>
            </w:rPr>
            <w:delText xml:space="preserve"> </w:delText>
          </w:r>
        </w:del>
      </w:ins>
      <w:del w:id="685" w:author="Guus van den Akker" w:date="2020-06-05T10:18:00Z">
        <w:r w:rsidR="006552C3" w:rsidDel="00E30067">
          <w:rPr>
            <w:lang w:val="en-GB"/>
          </w:rPr>
          <w:delText xml:space="preserve"> </w:delText>
        </w:r>
        <w:r w:rsidR="006552C3">
          <w:rPr>
            <w:lang w:val="en-GB"/>
          </w:rPr>
          <w:delText>evaluate the</w:delText>
        </w:r>
        <w:r w:rsidR="00DE1616">
          <w:rPr>
            <w:lang w:val="en-GB"/>
          </w:rPr>
          <w:delText xml:space="preserve"> measurement </w:delText>
        </w:r>
        <w:r w:rsidR="00112C91">
          <w:rPr>
            <w:lang w:val="en-GB"/>
          </w:rPr>
          <w:delText>validity,</w:delText>
        </w:r>
        <w:r w:rsidR="00DE1616">
          <w:rPr>
            <w:lang w:val="en-GB"/>
          </w:rPr>
          <w:delText xml:space="preserve"> we </w:delText>
        </w:r>
        <w:r w:rsidR="00112C91">
          <w:rPr>
            <w:lang w:val="en-GB"/>
          </w:rPr>
          <w:delText>examined the methods sections of this paper.</w:delText>
        </w:r>
        <w:r w:rsidR="00A96A7F">
          <w:rPr>
            <w:lang w:val="en-GB"/>
          </w:rPr>
          <w:delText xml:space="preserve"> The authors </w:delText>
        </w:r>
        <w:r w:rsidR="00466A9B">
          <w:rPr>
            <w:lang w:val="en-GB"/>
          </w:rPr>
          <w:delText xml:space="preserve">described they calculated loadings for each item in the survey and they all </w:delText>
        </w:r>
        <w:r w:rsidR="00AF1B81">
          <w:rPr>
            <w:lang w:val="en-GB"/>
          </w:rPr>
          <w:delText xml:space="preserve">met the threshold. Consequently, we concluded that </w:delText>
        </w:r>
        <w:r w:rsidR="00A10BF1">
          <w:rPr>
            <w:lang w:val="en-GB"/>
          </w:rPr>
          <w:delText>the measurement validity for the independent variable was high. We</w:delText>
        </w:r>
        <w:r w:rsidR="0041701A">
          <w:rPr>
            <w:lang w:val="en-GB"/>
          </w:rPr>
          <w:delText xml:space="preserve"> applied a similar </w:delText>
        </w:r>
        <w:r w:rsidR="00615EBB">
          <w:rPr>
            <w:lang w:val="en-GB"/>
          </w:rPr>
          <w:delText>evaluation method</w:delText>
        </w:r>
        <w:r w:rsidR="0041701A">
          <w:rPr>
            <w:lang w:val="en-GB"/>
          </w:rPr>
          <w:delText xml:space="preserve"> for all </w:delText>
        </w:r>
        <w:r w:rsidR="003B3894">
          <w:rPr>
            <w:lang w:val="en-GB"/>
          </w:rPr>
          <w:delText xml:space="preserve">other </w:delText>
        </w:r>
        <w:r w:rsidR="0041701A">
          <w:rPr>
            <w:lang w:val="en-GB"/>
          </w:rPr>
          <w:delText>p</w:delText>
        </w:r>
        <w:r w:rsidR="0000312F">
          <w:rPr>
            <w:lang w:val="en-GB"/>
          </w:rPr>
          <w:delText>apers</w:delText>
        </w:r>
        <w:r w:rsidR="00ED7C11">
          <w:rPr>
            <w:lang w:val="en-GB"/>
          </w:rPr>
          <w:delText xml:space="preserve"> as </w:delText>
        </w:r>
        <w:r w:rsidR="00721098">
          <w:rPr>
            <w:lang w:val="en-GB"/>
          </w:rPr>
          <w:delText>can be seen in appendix 5.</w:delText>
        </w:r>
        <w:r w:rsidR="00D10B6A">
          <w:rPr>
            <w:lang w:val="en-GB"/>
          </w:rPr>
          <w:delText xml:space="preserve"> </w:delText>
        </w:r>
      </w:del>
    </w:p>
    <w:p w14:paraId="7C150FDF" w14:textId="30C50C70" w:rsidR="001B10D2" w:rsidRPr="00133133" w:rsidRDefault="001B10D2" w:rsidP="00D86B44">
      <w:pPr>
        <w:rPr>
          <w:del w:id="686" w:author="Guus van den Akker" w:date="2020-06-05T10:18:00Z"/>
          <w:lang w:val="en-GB"/>
        </w:rPr>
      </w:pPr>
    </w:p>
    <w:p w14:paraId="6EA436BE" w14:textId="56D55321" w:rsidR="00E872AC" w:rsidRPr="00133133" w:rsidRDefault="00E872AC" w:rsidP="00E872AC">
      <w:pPr>
        <w:pStyle w:val="Heading2"/>
        <w:rPr>
          <w:del w:id="687" w:author="Guus van den Akker" w:date="2020-06-05T10:18:00Z"/>
          <w:lang w:val="en-GB"/>
        </w:rPr>
      </w:pPr>
      <w:del w:id="688" w:author="Guus van den Akker" w:date="2020-06-05T10:18:00Z">
        <w:r w:rsidRPr="00133133">
          <w:rPr>
            <w:lang w:val="en-GB"/>
          </w:rPr>
          <w:delText>3.</w:delText>
        </w:r>
        <w:r w:rsidR="003B160D" w:rsidRPr="00133133">
          <w:rPr>
            <w:lang w:val="en-GB"/>
          </w:rPr>
          <w:delText>3</w:delText>
        </w:r>
        <w:r w:rsidRPr="00133133">
          <w:rPr>
            <w:lang w:val="en-GB"/>
          </w:rPr>
          <w:delText xml:space="preserve"> Dependent variables</w:delText>
        </w:r>
      </w:del>
    </w:p>
    <w:p w14:paraId="2CD4F669" w14:textId="52A7F365" w:rsidR="00683A1A" w:rsidRPr="00133133" w:rsidRDefault="001C22B5" w:rsidP="001A2638">
      <w:pPr>
        <w:ind w:firstLine="720"/>
        <w:rPr>
          <w:del w:id="689" w:author="Guus van den Akker" w:date="2020-06-05T10:18:00Z"/>
          <w:lang w:val="en-GB"/>
        </w:rPr>
      </w:pPr>
      <w:del w:id="690" w:author="Guus van den Akker" w:date="2020-06-05T10:18:00Z">
        <w:r>
          <w:rPr>
            <w:lang w:val="en-GB"/>
          </w:rPr>
          <w:delText>All</w:delText>
        </w:r>
        <w:r w:rsidR="005907C6" w:rsidRPr="00133133">
          <w:rPr>
            <w:lang w:val="en-GB"/>
          </w:rPr>
          <w:delText xml:space="preserve"> the dependent variables</w:delText>
        </w:r>
        <w:r w:rsidR="00CB274E" w:rsidRPr="00133133">
          <w:rPr>
            <w:lang w:val="en-GB"/>
          </w:rPr>
          <w:delText xml:space="preserve"> are related</w:delText>
        </w:r>
        <w:r w:rsidR="008821D7" w:rsidRPr="00133133">
          <w:rPr>
            <w:lang w:val="en-GB"/>
          </w:rPr>
          <w:delText xml:space="preserve"> to the relationship</w:delText>
        </w:r>
        <w:r w:rsidR="00AB4DF3" w:rsidRPr="00133133">
          <w:rPr>
            <w:lang w:val="en-GB"/>
          </w:rPr>
          <w:delText xml:space="preserve"> between brand community </w:delText>
        </w:r>
        <w:r w:rsidR="00476FFB" w:rsidRPr="00133133">
          <w:rPr>
            <w:lang w:val="en-GB"/>
          </w:rPr>
          <w:delText xml:space="preserve">members </w:delText>
        </w:r>
        <w:r w:rsidR="00AB4DF3" w:rsidRPr="00133133">
          <w:rPr>
            <w:lang w:val="en-GB"/>
          </w:rPr>
          <w:delText>and the community</w:delText>
        </w:r>
        <w:r w:rsidR="0000050C" w:rsidRPr="00133133">
          <w:rPr>
            <w:lang w:val="en-GB"/>
          </w:rPr>
          <w:delText xml:space="preserve"> itself. </w:delText>
        </w:r>
        <w:r w:rsidR="003022BB" w:rsidRPr="00133133">
          <w:rPr>
            <w:lang w:val="en-GB"/>
          </w:rPr>
          <w:delText xml:space="preserve">This relationship varies from posting </w:delText>
        </w:r>
        <w:r w:rsidR="00E54954" w:rsidRPr="00133133">
          <w:rPr>
            <w:lang w:val="en-GB"/>
          </w:rPr>
          <w:delText>activity</w:delText>
        </w:r>
        <w:r w:rsidR="003022BB" w:rsidRPr="00133133">
          <w:rPr>
            <w:lang w:val="en-GB"/>
          </w:rPr>
          <w:delText xml:space="preserve">, </w:delText>
        </w:r>
        <w:r w:rsidR="002113DA" w:rsidRPr="00133133">
          <w:rPr>
            <w:lang w:val="en-GB"/>
          </w:rPr>
          <w:delText>participation and contribution in general, to a sense of belong</w:delText>
        </w:r>
        <w:r w:rsidR="00AB4E94" w:rsidRPr="00133133">
          <w:rPr>
            <w:lang w:val="en-GB"/>
          </w:rPr>
          <w:delText>in</w:delText>
        </w:r>
        <w:r w:rsidR="00901232" w:rsidRPr="00133133">
          <w:rPr>
            <w:lang w:val="en-GB"/>
          </w:rPr>
          <w:delText xml:space="preserve">g and the strength </w:delText>
        </w:r>
        <w:r w:rsidR="003E654F" w:rsidRPr="00133133">
          <w:rPr>
            <w:lang w:val="en-GB"/>
          </w:rPr>
          <w:delText xml:space="preserve">of bridging and bonding </w:delText>
        </w:r>
        <w:r w:rsidR="00724EAC" w:rsidRPr="00133133">
          <w:rPr>
            <w:lang w:val="en-GB"/>
          </w:rPr>
          <w:delText xml:space="preserve">social </w:delText>
        </w:r>
        <w:r w:rsidR="003E654F" w:rsidRPr="00133133">
          <w:rPr>
            <w:lang w:val="en-GB"/>
          </w:rPr>
          <w:delText>capital.</w:delText>
        </w:r>
        <w:r w:rsidR="00F17C71" w:rsidRPr="00133133">
          <w:rPr>
            <w:lang w:val="en-GB"/>
          </w:rPr>
          <w:delText xml:space="preserve"> </w:delText>
        </w:r>
      </w:del>
      <w:ins w:id="691" w:author="Luuk van de Ven" w:date="2020-05-28T15:39:00Z">
        <w:del w:id="692" w:author="Guus van den Akker" w:date="2020-06-05T10:18:00Z">
          <w:r w:rsidR="00FE10F8">
            <w:rPr>
              <w:lang w:val="en-GB"/>
            </w:rPr>
            <w:delText>Posting activity</w:delText>
          </w:r>
        </w:del>
        <w:del w:id="693" w:author="Guus van den Akker" w:date="2020-05-28T21:38:00Z">
          <w:r w:rsidR="00FE10F8">
            <w:rPr>
              <w:lang w:val="en-GB"/>
            </w:rPr>
            <w:delText xml:space="preserve"> and </w:delText>
          </w:r>
        </w:del>
        <w:del w:id="694" w:author="Guus van den Akker" w:date="2020-06-05T10:18:00Z">
          <w:r w:rsidR="00FE10F8">
            <w:rPr>
              <w:lang w:val="en-GB"/>
            </w:rPr>
            <w:delText>participation and contribution in gener</w:delText>
          </w:r>
        </w:del>
      </w:ins>
      <w:ins w:id="695" w:author="Luuk van de Ven" w:date="2020-05-28T15:40:00Z">
        <w:del w:id="696" w:author="Guus van den Akker" w:date="2020-06-05T10:18:00Z">
          <w:r w:rsidR="00FE10F8">
            <w:rPr>
              <w:lang w:val="en-GB"/>
            </w:rPr>
            <w:delText xml:space="preserve">al </w:delText>
          </w:r>
        </w:del>
      </w:ins>
      <w:del w:id="697" w:author="Guus van den Akker" w:date="2020-06-05T10:18:00Z">
        <w:r w:rsidR="00F17C71" w:rsidRPr="00133133" w:rsidDel="00FE10F8">
          <w:rPr>
            <w:lang w:val="en-GB"/>
          </w:rPr>
          <w:delText xml:space="preserve">The first three </w:delText>
        </w:r>
        <w:r w:rsidR="00F17C71" w:rsidRPr="00133133">
          <w:rPr>
            <w:lang w:val="en-GB"/>
          </w:rPr>
          <w:delText xml:space="preserve">are most relevant to our hypothesis since </w:delText>
        </w:r>
        <w:r w:rsidR="00F17C71" w:rsidRPr="00133133" w:rsidDel="00FE10F8">
          <w:rPr>
            <w:lang w:val="en-GB"/>
          </w:rPr>
          <w:delText xml:space="preserve">it </w:delText>
        </w:r>
      </w:del>
      <w:ins w:id="698" w:author="Luuk van de Ven" w:date="2020-05-28T15:40:00Z">
        <w:del w:id="699" w:author="Guus van den Akker" w:date="2020-06-05T10:18:00Z">
          <w:r w:rsidR="00FE10F8">
            <w:rPr>
              <w:lang w:val="en-GB"/>
            </w:rPr>
            <w:delText>they</w:delText>
          </w:r>
          <w:r w:rsidR="00FE10F8" w:rsidRPr="00133133">
            <w:rPr>
              <w:lang w:val="en-GB"/>
            </w:rPr>
            <w:delText xml:space="preserve"> </w:delText>
          </w:r>
        </w:del>
      </w:ins>
      <w:del w:id="700" w:author="Guus van den Akker" w:date="2020-06-05T10:18:00Z">
        <w:r w:rsidR="00F17C71" w:rsidRPr="00133133">
          <w:rPr>
            <w:lang w:val="en-GB"/>
          </w:rPr>
          <w:delText>concern</w:delText>
        </w:r>
      </w:del>
      <w:ins w:id="701" w:author="Luuk van de Ven" w:date="2020-05-28T15:40:00Z">
        <w:del w:id="702" w:author="Guus van den Akker" w:date="2020-06-05T10:18:00Z">
          <w:r w:rsidR="00FE10F8">
            <w:rPr>
              <w:lang w:val="en-GB"/>
            </w:rPr>
            <w:delText xml:space="preserve"> our definition of</w:delText>
          </w:r>
        </w:del>
      </w:ins>
      <w:del w:id="703" w:author="Guus van den Akker" w:date="2020-06-05T10:18:00Z">
        <w:r w:rsidR="00F17C71" w:rsidRPr="00133133" w:rsidDel="00FE10F8">
          <w:rPr>
            <w:lang w:val="en-GB"/>
          </w:rPr>
          <w:delText>s</w:delText>
        </w:r>
        <w:r w:rsidR="00F17C71" w:rsidRPr="00133133">
          <w:rPr>
            <w:lang w:val="en-GB"/>
          </w:rPr>
          <w:delText xml:space="preserve"> participation</w:delText>
        </w:r>
        <w:r w:rsidR="00DC014A" w:rsidRPr="00133133">
          <w:rPr>
            <w:lang w:val="en-GB"/>
          </w:rPr>
          <w:delText>.</w:delText>
        </w:r>
      </w:del>
      <w:ins w:id="704" w:author="Luuk van de Ven" w:date="2020-05-28T17:30:00Z">
        <w:del w:id="705" w:author="Guus van den Akker" w:date="2020-06-05T10:18:00Z">
          <w:r w:rsidR="006C0554">
            <w:rPr>
              <w:lang w:val="en-GB"/>
            </w:rPr>
            <w:delText xml:space="preserve"> However, t</w:delText>
          </w:r>
        </w:del>
      </w:ins>
      <w:del w:id="706" w:author="Guus van den Akker" w:date="2020-06-05T10:18:00Z">
        <w:r w:rsidR="00B931C3" w:rsidRPr="00133133" w:rsidDel="006C0554">
          <w:rPr>
            <w:lang w:val="en-GB"/>
          </w:rPr>
          <w:delText xml:space="preserve"> </w:delText>
        </w:r>
        <w:r w:rsidR="00F9496B" w:rsidRPr="00133133" w:rsidDel="006C0554">
          <w:rPr>
            <w:lang w:val="en-GB"/>
          </w:rPr>
          <w:delText>T</w:delText>
        </w:r>
        <w:r w:rsidR="00F9496B" w:rsidRPr="00133133">
          <w:rPr>
            <w:lang w:val="en-GB"/>
          </w:rPr>
          <w:delText xml:space="preserve">he other dependent variables are </w:delText>
        </w:r>
        <w:r w:rsidR="000B51AA" w:rsidRPr="00133133" w:rsidDel="00010E72">
          <w:rPr>
            <w:lang w:val="en-GB"/>
          </w:rPr>
          <w:delText>still relevant</w:delText>
        </w:r>
      </w:del>
      <w:ins w:id="707" w:author="Luuk van de Ven" w:date="2020-05-28T15:40:00Z">
        <w:del w:id="708" w:author="Guus van den Akker" w:date="2020-06-05T10:18:00Z">
          <w:r w:rsidR="00010E72">
            <w:rPr>
              <w:lang w:val="en-GB"/>
            </w:rPr>
            <w:delText>important</w:delText>
          </w:r>
        </w:del>
      </w:ins>
      <w:del w:id="709" w:author="Guus van den Akker" w:date="2020-06-05T10:18:00Z">
        <w:r w:rsidR="000B51AA" w:rsidRPr="00133133">
          <w:rPr>
            <w:lang w:val="en-GB"/>
          </w:rPr>
          <w:delText xml:space="preserve"> for our research </w:delText>
        </w:r>
      </w:del>
      <w:ins w:id="710" w:author="Luuk van de Ven" w:date="2020-05-28T15:40:00Z">
        <w:del w:id="711" w:author="Guus van den Akker" w:date="2020-06-05T10:18:00Z">
          <w:r w:rsidR="00010E72">
            <w:rPr>
              <w:lang w:val="en-GB"/>
            </w:rPr>
            <w:delText xml:space="preserve">too, </w:delText>
          </w:r>
        </w:del>
      </w:ins>
      <w:del w:id="712" w:author="Guus van den Akker" w:date="2020-06-05T10:18:00Z">
        <w:r w:rsidR="000B51AA" w:rsidRPr="00133133">
          <w:rPr>
            <w:lang w:val="en-GB"/>
          </w:rPr>
          <w:delText xml:space="preserve">since they </w:delText>
        </w:r>
        <w:r w:rsidR="00803BD4" w:rsidRPr="00133133">
          <w:rPr>
            <w:lang w:val="en-GB"/>
          </w:rPr>
          <w:delText xml:space="preserve">give a </w:delText>
        </w:r>
        <w:r w:rsidR="00FA7E86" w:rsidRPr="00133133">
          <w:rPr>
            <w:lang w:val="en-GB"/>
          </w:rPr>
          <w:delText>broader understanding of the effects of offline events</w:delText>
        </w:r>
        <w:r w:rsidR="00F27BA4" w:rsidRPr="00133133">
          <w:rPr>
            <w:lang w:val="en-GB"/>
          </w:rPr>
          <w:delText xml:space="preserve"> that are relevant to managers.</w:delText>
        </w:r>
        <w:r w:rsidR="00E5525D" w:rsidRPr="00133133">
          <w:rPr>
            <w:lang w:val="en-GB"/>
          </w:rPr>
          <w:delText xml:space="preserve"> For instance, a sense of belonging can further </w:delText>
        </w:r>
        <w:r w:rsidR="00F050CC" w:rsidRPr="00133133">
          <w:rPr>
            <w:lang w:val="en-GB"/>
          </w:rPr>
          <w:delText>increase participation</w:delText>
        </w:r>
        <w:r w:rsidR="00305FB0" w:rsidRPr="00133133">
          <w:rPr>
            <w:lang w:val="en-GB"/>
          </w:rPr>
          <w:delText xml:space="preserve"> as an intervening variable</w:delText>
        </w:r>
        <w:r w:rsidR="00F050CC" w:rsidRPr="00133133">
          <w:rPr>
            <w:lang w:val="en-GB"/>
          </w:rPr>
          <w:delText>.</w:delText>
        </w:r>
        <w:r w:rsidR="00E40AB4" w:rsidRPr="00133133">
          <w:rPr>
            <w:lang w:val="en-GB"/>
          </w:rPr>
          <w:delText xml:space="preserve"> </w:delText>
        </w:r>
        <w:r w:rsidR="00BC14C4">
          <w:rPr>
            <w:lang w:val="en-GB"/>
          </w:rPr>
          <w:delText xml:space="preserve">To evaluate the measurement validity and reliability </w:delText>
        </w:r>
        <w:r w:rsidR="008163A2">
          <w:rPr>
            <w:lang w:val="en-GB"/>
          </w:rPr>
          <w:delText>for the dependent variables</w:delText>
        </w:r>
      </w:del>
      <w:ins w:id="713" w:author="Ditte Selders" w:date="2020-05-28T21:54:00Z">
        <w:del w:id="714" w:author="Guus van den Akker" w:date="2020-06-05T10:18:00Z">
          <w:r w:rsidR="00342992">
            <w:rPr>
              <w:lang w:val="en-GB"/>
            </w:rPr>
            <w:delText>,</w:delText>
          </w:r>
        </w:del>
      </w:ins>
      <w:del w:id="715" w:author="Guus van den Akker" w:date="2020-06-05T10:18:00Z">
        <w:r w:rsidR="00BC14C4">
          <w:rPr>
            <w:lang w:val="en-GB"/>
          </w:rPr>
          <w:delText xml:space="preserve"> we </w:delText>
        </w:r>
        <w:r w:rsidR="00A40627">
          <w:rPr>
            <w:lang w:val="en-GB"/>
          </w:rPr>
          <w:delText xml:space="preserve">used </w:delText>
        </w:r>
        <w:r w:rsidR="004B6B83">
          <w:rPr>
            <w:lang w:val="en-GB"/>
          </w:rPr>
          <w:delText xml:space="preserve">the same approach as </w:delText>
        </w:r>
        <w:r w:rsidR="008163A2">
          <w:rPr>
            <w:lang w:val="en-GB"/>
          </w:rPr>
          <w:delText xml:space="preserve">with the independent variables. </w:delText>
        </w:r>
        <w:r w:rsidR="00D526B6">
          <w:rPr>
            <w:lang w:val="en-GB"/>
          </w:rPr>
          <w:delText xml:space="preserve">We looked if the procedure was clearly described by the </w:delText>
        </w:r>
        <w:r w:rsidR="003528DD">
          <w:rPr>
            <w:lang w:val="en-GB"/>
          </w:rPr>
          <w:delText xml:space="preserve">academic </w:delText>
        </w:r>
        <w:r w:rsidR="00DD7C8B">
          <w:rPr>
            <w:lang w:val="en-GB"/>
          </w:rPr>
          <w:delText xml:space="preserve">and </w:delText>
        </w:r>
        <w:r w:rsidR="007621D5">
          <w:rPr>
            <w:lang w:val="en-GB"/>
          </w:rPr>
          <w:delText xml:space="preserve">looked </w:delText>
        </w:r>
      </w:del>
      <w:ins w:id="716" w:author="Ditte Selders" w:date="2020-05-28T21:54:00Z">
        <w:del w:id="717" w:author="Guus van den Akker" w:date="2020-06-05T10:18:00Z">
          <w:r w:rsidR="00CE77EB">
            <w:rPr>
              <w:lang w:val="en-GB"/>
            </w:rPr>
            <w:delText xml:space="preserve">we searched </w:delText>
          </w:r>
        </w:del>
      </w:ins>
      <w:del w:id="718" w:author="Guus van den Akker" w:date="2020-06-05T10:18:00Z">
        <w:r w:rsidR="007621D5">
          <w:rPr>
            <w:lang w:val="en-GB"/>
          </w:rPr>
          <w:delText>for</w:delText>
        </w:r>
        <w:r w:rsidR="00C4687D">
          <w:rPr>
            <w:lang w:val="en-GB"/>
          </w:rPr>
          <w:delText xml:space="preserve"> possible</w:delText>
        </w:r>
        <w:r w:rsidR="007621D5">
          <w:rPr>
            <w:lang w:val="en-GB"/>
          </w:rPr>
          <w:delText xml:space="preserve"> shortcomings</w:delText>
        </w:r>
        <w:r w:rsidR="00E32AA2">
          <w:rPr>
            <w:lang w:val="en-GB"/>
          </w:rPr>
          <w:delText xml:space="preserve"> (see appendix 5). </w:delText>
        </w:r>
        <w:r w:rsidR="009E4B2E">
          <w:rPr>
            <w:lang w:val="en-GB"/>
          </w:rPr>
          <w:delText xml:space="preserve">We have concluded that </w:delText>
        </w:r>
        <w:r w:rsidR="00AC4E1D">
          <w:rPr>
            <w:lang w:val="en-GB"/>
          </w:rPr>
          <w:delText>t</w:delText>
        </w:r>
        <w:r w:rsidR="00E40AB4" w:rsidRPr="00133133">
          <w:rPr>
            <w:lang w:val="en-GB"/>
          </w:rPr>
          <w:delText xml:space="preserve">he measurement validity and reliability of the </w:delText>
        </w:r>
        <w:r w:rsidR="00847F20" w:rsidRPr="00133133">
          <w:rPr>
            <w:lang w:val="en-GB"/>
          </w:rPr>
          <w:delText>dependent variables are all high or sufficient</w:delText>
        </w:r>
        <w:r w:rsidR="00476FFB" w:rsidRPr="00133133">
          <w:rPr>
            <w:lang w:val="en-GB"/>
          </w:rPr>
          <w:delText>,</w:delText>
        </w:r>
        <w:r w:rsidR="00847F20" w:rsidRPr="00133133">
          <w:rPr>
            <w:lang w:val="en-GB"/>
          </w:rPr>
          <w:delText xml:space="preserve"> except for the paper</w:delText>
        </w:r>
        <w:r w:rsidR="00F35697" w:rsidRPr="00133133">
          <w:rPr>
            <w:lang w:val="en-GB"/>
          </w:rPr>
          <w:delText>s</w:delText>
        </w:r>
        <w:r w:rsidR="00847F20" w:rsidRPr="00133133">
          <w:rPr>
            <w:lang w:val="en-GB"/>
          </w:rPr>
          <w:delText xml:space="preserve"> written by Koh et al. (20</w:delText>
        </w:r>
        <w:r w:rsidR="0067782F" w:rsidRPr="00133133">
          <w:rPr>
            <w:lang w:val="en-GB"/>
          </w:rPr>
          <w:delText>07</w:delText>
        </w:r>
        <w:r w:rsidR="00847F20" w:rsidRPr="00133133">
          <w:rPr>
            <w:lang w:val="en-GB"/>
          </w:rPr>
          <w:delText>) and Pöyry et al</w:delText>
        </w:r>
        <w:r w:rsidR="0067782F" w:rsidRPr="00133133">
          <w:rPr>
            <w:lang w:val="en-GB"/>
          </w:rPr>
          <w:delText>. (2013)</w:delText>
        </w:r>
        <w:r w:rsidR="00CE1294" w:rsidRPr="00133133">
          <w:rPr>
            <w:lang w:val="en-GB"/>
          </w:rPr>
          <w:delText xml:space="preserve">. For the </w:delText>
        </w:r>
        <w:r w:rsidR="00F552F2" w:rsidRPr="00133133">
          <w:rPr>
            <w:lang w:val="en-GB"/>
          </w:rPr>
          <w:delText>article</w:delText>
        </w:r>
        <w:r w:rsidR="00476FFB" w:rsidRPr="00133133">
          <w:rPr>
            <w:lang w:val="en-GB"/>
          </w:rPr>
          <w:delText xml:space="preserve"> by Koh et al. (2007),</w:delText>
        </w:r>
        <w:r w:rsidR="00F552F2" w:rsidRPr="00133133">
          <w:rPr>
            <w:lang w:val="en-GB"/>
          </w:rPr>
          <w:delText xml:space="preserve"> validity and reliability are low because it is unknown how the dependent variable is measured, besides the fact that </w:delText>
        </w:r>
        <w:r w:rsidR="00476FFB" w:rsidRPr="00133133">
          <w:rPr>
            <w:lang w:val="en-GB"/>
          </w:rPr>
          <w:delText>they</w:delText>
        </w:r>
        <w:r w:rsidR="00F552F2" w:rsidRPr="00133133">
          <w:rPr>
            <w:lang w:val="en-GB"/>
          </w:rPr>
          <w:delText xml:space="preserve"> used</w:delText>
        </w:r>
        <w:r w:rsidR="00476FFB" w:rsidRPr="00133133">
          <w:rPr>
            <w:lang w:val="en-GB"/>
          </w:rPr>
          <w:delText xml:space="preserve"> a survey as a research strategy.</w:delText>
        </w:r>
      </w:del>
      <w:ins w:id="719" w:author="Luuk van de Ven" w:date="2020-05-28T17:33:00Z">
        <w:del w:id="720" w:author="Guus van den Akker" w:date="2020-06-05T10:18:00Z">
          <w:r w:rsidR="00231FBF">
            <w:rPr>
              <w:lang w:val="en-GB"/>
            </w:rPr>
            <w:delText xml:space="preserve"> On the other hand, the article by Pöyry et al. (2013)</w:delText>
          </w:r>
        </w:del>
      </w:ins>
      <w:del w:id="721" w:author="Guus van den Akker" w:date="2020-06-05T10:18:00Z">
        <w:r w:rsidR="00E07340" w:rsidRPr="00133133" w:rsidDel="00231FBF">
          <w:rPr>
            <w:lang w:val="en-GB"/>
          </w:rPr>
          <w:delText xml:space="preserve"> The latter </w:delText>
        </w:r>
      </w:del>
      <w:ins w:id="722" w:author="Luuk van de Ven" w:date="2020-05-28T17:33:00Z">
        <w:del w:id="723" w:author="Guus van den Akker" w:date="2020-06-05T10:18:00Z">
          <w:r w:rsidR="00231FBF" w:rsidRPr="00133133">
            <w:rPr>
              <w:lang w:val="en-GB"/>
            </w:rPr>
            <w:delText xml:space="preserve"> </w:delText>
          </w:r>
        </w:del>
      </w:ins>
      <w:del w:id="724" w:author="Guus van den Akker" w:date="2020-06-05T10:18:00Z">
        <w:r w:rsidR="00E07340" w:rsidRPr="00133133">
          <w:rPr>
            <w:lang w:val="en-GB"/>
          </w:rPr>
          <w:delText xml:space="preserve">lacks measurement validity for the dependent variable since </w:delText>
        </w:r>
        <w:r w:rsidR="00476FFB" w:rsidRPr="00133133">
          <w:rPr>
            <w:lang w:val="en-GB"/>
          </w:rPr>
          <w:delText>they</w:delText>
        </w:r>
        <w:r w:rsidR="00E07340" w:rsidRPr="00133133">
          <w:rPr>
            <w:lang w:val="en-GB"/>
          </w:rPr>
          <w:delText xml:space="preserve"> </w:delText>
        </w:r>
        <w:r w:rsidR="003B4008" w:rsidRPr="00133133">
          <w:rPr>
            <w:lang w:val="en-GB"/>
          </w:rPr>
          <w:delText>observed</w:delText>
        </w:r>
        <w:r w:rsidR="00926CD2" w:rsidRPr="00133133">
          <w:rPr>
            <w:lang w:val="en-GB"/>
          </w:rPr>
          <w:delText xml:space="preserve"> </w:delText>
        </w:r>
        <w:r w:rsidR="00476FFB" w:rsidRPr="00133133">
          <w:rPr>
            <w:lang w:val="en-GB"/>
          </w:rPr>
          <w:delText xml:space="preserve">a disconnection </w:delText>
        </w:r>
        <w:r w:rsidR="00926CD2" w:rsidRPr="00133133">
          <w:rPr>
            <w:lang w:val="en-GB"/>
          </w:rPr>
          <w:delText>between the member's perception of participation and real participation</w:delText>
        </w:r>
        <w:r w:rsidR="00476FFB" w:rsidRPr="00133133">
          <w:rPr>
            <w:lang w:val="en-GB"/>
          </w:rPr>
          <w:delText xml:space="preserve"> based on server-log data.</w:delText>
        </w:r>
      </w:del>
    </w:p>
    <w:p w14:paraId="00FDD677" w14:textId="103147F4" w:rsidR="00476FFB" w:rsidRPr="00133133" w:rsidRDefault="00476FFB" w:rsidP="00476FFB">
      <w:pPr>
        <w:rPr>
          <w:del w:id="725" w:author="Guus van den Akker" w:date="2020-06-05T10:18:00Z"/>
          <w:lang w:val="en-GB"/>
        </w:rPr>
      </w:pPr>
    </w:p>
    <w:p w14:paraId="25194F2D" w14:textId="6F944938" w:rsidR="00476FFB" w:rsidRPr="00133133" w:rsidRDefault="00476FFB" w:rsidP="00476FFB">
      <w:pPr>
        <w:pStyle w:val="Heading2"/>
        <w:rPr>
          <w:del w:id="726" w:author="Guus van den Akker" w:date="2020-06-05T10:18:00Z"/>
          <w:lang w:val="en-GB"/>
        </w:rPr>
      </w:pPr>
      <w:del w:id="727" w:author="Guus van den Akker" w:date="2020-06-05T10:18:00Z">
        <w:r w:rsidRPr="00133133">
          <w:rPr>
            <w:lang w:val="en-GB"/>
          </w:rPr>
          <w:delText>3.4 Theoretical domain</w:delText>
        </w:r>
      </w:del>
      <w:ins w:id="728" w:author="Ditte Selders" w:date="2020-05-28T21:55:00Z">
        <w:del w:id="729" w:author="Guus van den Akker" w:date="2020-06-05T10:18:00Z">
          <w:r w:rsidR="00045D3E">
            <w:rPr>
              <w:lang w:val="en-GB"/>
            </w:rPr>
            <w:delText xml:space="preserve"> and population</w:delText>
          </w:r>
        </w:del>
      </w:ins>
    </w:p>
    <w:p w14:paraId="73484C94" w14:textId="5F35C693" w:rsidR="00B27052" w:rsidRDefault="00476FFB" w:rsidP="00C628E3">
      <w:pPr>
        <w:ind w:firstLine="720"/>
        <w:rPr>
          <w:ins w:id="730" w:author="Luuk van de Ven" w:date="2020-05-28T17:36:00Z"/>
          <w:del w:id="731" w:author="Guus van den Akker" w:date="2020-06-05T10:18:00Z"/>
          <w:lang w:val="en-GB"/>
        </w:rPr>
      </w:pPr>
      <w:del w:id="732" w:author="Guus van den Akker" w:date="2020-06-05T10:18:00Z">
        <w:r w:rsidRPr="00133133">
          <w:rPr>
            <w:lang w:val="en-GB"/>
          </w:rPr>
          <w:delText>The theoretical domains in the articles are different but have some overlap. Overall, they are stated in very general terms and do not focus on a certain period, country or industry. The only domain which is significantly different</w:delText>
        </w:r>
      </w:del>
      <w:ins w:id="733" w:author="Luuk van de Ven" w:date="2020-05-28T17:34:00Z">
        <w:del w:id="734" w:author="Guus van den Akker" w:date="2020-06-05T10:18:00Z">
          <w:r w:rsidR="00301B9C">
            <w:rPr>
              <w:lang w:val="en-GB"/>
            </w:rPr>
            <w:delText xml:space="preserve"> compared to the others</w:delText>
          </w:r>
        </w:del>
      </w:ins>
      <w:del w:id="735" w:author="Guus van den Akker" w:date="2020-06-05T10:18:00Z">
        <w:r w:rsidRPr="00133133">
          <w:rPr>
            <w:lang w:val="en-GB"/>
          </w:rPr>
          <w:delText xml:space="preserve"> is the one in the article by Pöyry et al. (2013). This paper did not focus on (members of) virtual communities hosted by </w:delText>
        </w:r>
        <w:r w:rsidRPr="00133133" w:rsidDel="00E94ED6">
          <w:rPr>
            <w:lang w:val="en-GB"/>
          </w:rPr>
          <w:delText>brands, but</w:delText>
        </w:r>
      </w:del>
      <w:ins w:id="736" w:author="Luuk van de Ven" w:date="2020-05-28T17:35:00Z">
        <w:del w:id="737" w:author="Guus van den Akker" w:date="2020-06-05T10:18:00Z">
          <w:r w:rsidR="00E94ED6" w:rsidRPr="00133133">
            <w:rPr>
              <w:lang w:val="en-GB"/>
            </w:rPr>
            <w:delText>brands but</w:delText>
          </w:r>
        </w:del>
      </w:ins>
      <w:del w:id="738" w:author="Guus van den Akker" w:date="2020-06-05T10:18:00Z">
        <w:r w:rsidRPr="00133133">
          <w:rPr>
            <w:lang w:val="en-GB"/>
          </w:rPr>
          <w:delText xml:space="preserve"> </w:delText>
        </w:r>
      </w:del>
      <w:ins w:id="739" w:author="Luuk van de Ven" w:date="2020-05-28T17:35:00Z">
        <w:del w:id="740" w:author="Guus van den Akker" w:date="2020-06-05T10:18:00Z">
          <w:r w:rsidR="00E94ED6">
            <w:rPr>
              <w:lang w:val="en-GB"/>
            </w:rPr>
            <w:delText>conducted research on</w:delText>
          </w:r>
          <w:r w:rsidR="0087168B">
            <w:rPr>
              <w:lang w:val="en-GB"/>
            </w:rPr>
            <w:delText xml:space="preserve"> members of </w:delText>
          </w:r>
        </w:del>
      </w:ins>
      <w:del w:id="741" w:author="Guus van den Akker" w:date="2020-06-05T10:18:00Z">
        <w:r w:rsidRPr="00133133">
          <w:rPr>
            <w:lang w:val="en-GB"/>
          </w:rPr>
          <w:delText>brand-hosted Facebook pages</w:delText>
        </w:r>
      </w:del>
      <w:ins w:id="742" w:author="Luuk van de Ven" w:date="2020-05-28T17:35:00Z">
        <w:del w:id="743" w:author="Guus van den Akker" w:date="2020-06-05T10:18:00Z">
          <w:r w:rsidR="00E94ED6">
            <w:rPr>
              <w:lang w:val="en-GB"/>
            </w:rPr>
            <w:delText xml:space="preserve"> instead</w:delText>
          </w:r>
        </w:del>
      </w:ins>
      <w:del w:id="744" w:author="Guus van den Akker" w:date="2020-06-05T10:18:00Z">
        <w:r w:rsidRPr="00133133">
          <w:rPr>
            <w:lang w:val="en-GB"/>
          </w:rPr>
          <w:delText xml:space="preserve">. As </w:delText>
        </w:r>
        <w:r w:rsidRPr="00133133" w:rsidDel="00E94ED6">
          <w:rPr>
            <w:lang w:val="en-GB"/>
          </w:rPr>
          <w:delText xml:space="preserve">was </w:delText>
        </w:r>
        <w:r w:rsidRPr="00133133">
          <w:rPr>
            <w:lang w:val="en-GB"/>
          </w:rPr>
          <w:delText>described in the discussion on this article</w:delText>
        </w:r>
      </w:del>
      <w:ins w:id="745" w:author="Ditte Selders" w:date="2020-05-28T21:56:00Z">
        <w:del w:id="746" w:author="Guus van den Akker" w:date="2020-06-05T10:18:00Z">
          <w:r w:rsidR="00F15D36">
            <w:rPr>
              <w:lang w:val="en-GB"/>
            </w:rPr>
            <w:delText xml:space="preserve"> (</w:delText>
          </w:r>
          <w:r w:rsidR="00F15D36" w:rsidDel="00E401D9">
            <w:rPr>
              <w:lang w:val="en-GB"/>
            </w:rPr>
            <w:delText xml:space="preserve">see </w:delText>
          </w:r>
          <w:r w:rsidR="00F15D36">
            <w:rPr>
              <w:lang w:val="en-GB"/>
            </w:rPr>
            <w:delText>appendix 5)</w:delText>
          </w:r>
        </w:del>
      </w:ins>
      <w:del w:id="747" w:author="Guus van den Akker" w:date="2020-06-05T10:18:00Z">
        <w:r w:rsidRPr="00133133">
          <w:rPr>
            <w:lang w:val="en-GB"/>
          </w:rPr>
          <w:delText xml:space="preserve">, the attendance of multiple brands on the same platform (Facebook) might cause different results compared to the papers which focus on regular brand communities. </w:delText>
        </w:r>
      </w:del>
    </w:p>
    <w:p w14:paraId="56FF30D0" w14:textId="6681F236" w:rsidR="00476FFB" w:rsidRPr="00133133" w:rsidRDefault="00476FFB" w:rsidP="00C628E3">
      <w:pPr>
        <w:ind w:firstLine="720"/>
        <w:rPr>
          <w:del w:id="748" w:author="Guus van den Akker" w:date="2020-06-05T10:18:00Z"/>
          <w:lang w:val="en-GB"/>
        </w:rPr>
      </w:pPr>
      <w:del w:id="749" w:author="Guus van den Akker" w:date="2020-06-05T10:18:00Z">
        <w:r w:rsidRPr="00133133">
          <w:rPr>
            <w:lang w:val="en-GB"/>
          </w:rPr>
          <w:delText xml:space="preserve">In contrast to </w:delText>
        </w:r>
        <w:r w:rsidRPr="00133133" w:rsidDel="00B27052">
          <w:rPr>
            <w:lang w:val="en-GB"/>
          </w:rPr>
          <w:delText>this</w:delText>
        </w:r>
      </w:del>
      <w:ins w:id="750" w:author="Luuk van de Ven" w:date="2020-05-28T17:36:00Z">
        <w:del w:id="751" w:author="Guus van den Akker" w:date="2020-06-05T10:18:00Z">
          <w:r w:rsidR="00B27052">
            <w:rPr>
              <w:lang w:val="en-GB"/>
            </w:rPr>
            <w:delText>the theoretical domains</w:delText>
          </w:r>
        </w:del>
      </w:ins>
      <w:del w:id="752" w:author="Guus van den Akker" w:date="2020-06-05T10:18:00Z">
        <w:r w:rsidRPr="00133133">
          <w:rPr>
            <w:lang w:val="en-GB"/>
          </w:rPr>
          <w:delText xml:space="preserve">, the populations do differ as they are specific subsets of the theoretical domain. They are either determined by distinguishing organisations, brands, locations or media platforms. For example, Lin (2007) takes thriving virtual communities in Japan as a population, whereas Pöyry et al. </w:delText>
        </w:r>
      </w:del>
      <w:ins w:id="753" w:author="Luuk van de Ven" w:date="2020-05-28T17:36:00Z">
        <w:del w:id="754" w:author="Guus van den Akker" w:date="2020-06-05T10:18:00Z">
          <w:r w:rsidR="00A5338D">
            <w:rPr>
              <w:lang w:val="en-GB"/>
            </w:rPr>
            <w:delText xml:space="preserve">(2013) </w:delText>
          </w:r>
        </w:del>
      </w:ins>
      <w:del w:id="755" w:author="Guus van den Akker" w:date="2020-06-05T10:18:00Z">
        <w:r w:rsidRPr="00133133">
          <w:rPr>
            <w:lang w:val="en-GB"/>
          </w:rPr>
          <w:delText>focus on members of a specific travel agency's Facebook Page. In the first case, the population is bound by location. In contrast, for the second example, a specific brand is the population of interest.</w:delText>
        </w:r>
      </w:del>
    </w:p>
    <w:p w14:paraId="17007B23" w14:textId="77777777" w:rsidR="00476FFB" w:rsidRPr="00133133" w:rsidRDefault="00476FFB" w:rsidP="00476FFB">
      <w:pPr>
        <w:rPr>
          <w:del w:id="756" w:author="Guus van den Akker" w:date="2020-05-28T21:42:00Z"/>
          <w:lang w:val="en-GB"/>
        </w:rPr>
      </w:pPr>
    </w:p>
    <w:p w14:paraId="1F9EDB75" w14:textId="77777777" w:rsidR="00A5338D" w:rsidRDefault="00A5338D" w:rsidP="00476FFB">
      <w:pPr>
        <w:pStyle w:val="Heading2"/>
        <w:rPr>
          <w:ins w:id="757" w:author="Luuk van de Ven" w:date="2020-05-28T17:36:00Z"/>
          <w:del w:id="758" w:author="Guus van den Akker" w:date="2020-05-28T21:42:00Z"/>
          <w:lang w:val="en-GB"/>
        </w:rPr>
      </w:pPr>
    </w:p>
    <w:p w14:paraId="7607A66F" w14:textId="2235DD68" w:rsidR="00A5338D" w:rsidRDefault="00A5338D" w:rsidP="00476FFB">
      <w:pPr>
        <w:pStyle w:val="Heading2"/>
        <w:rPr>
          <w:ins w:id="759" w:author="Luuk van de Ven" w:date="2020-05-28T17:36:00Z"/>
          <w:del w:id="760" w:author="Guus van den Akker" w:date="2020-06-05T10:18:00Z"/>
          <w:lang w:val="en-GB"/>
        </w:rPr>
      </w:pPr>
    </w:p>
    <w:p w14:paraId="0880A82A" w14:textId="2D94FDE5" w:rsidR="00476FFB" w:rsidRPr="00133133" w:rsidRDefault="00476FFB" w:rsidP="00476FFB">
      <w:pPr>
        <w:pStyle w:val="Heading2"/>
        <w:rPr>
          <w:del w:id="761" w:author="Guus van den Akker" w:date="2020-06-05T10:18:00Z"/>
          <w:lang w:val="en-GB"/>
        </w:rPr>
      </w:pPr>
      <w:del w:id="762" w:author="Guus van den Akker" w:date="2020-06-05T10:18:00Z">
        <w:r w:rsidRPr="00133133">
          <w:rPr>
            <w:lang w:val="en-GB"/>
          </w:rPr>
          <w:delText>3.5 Research strategy</w:delText>
        </w:r>
      </w:del>
    </w:p>
    <w:p w14:paraId="4033C695" w14:textId="4F0DBDF8" w:rsidR="00A91BB2" w:rsidRDefault="00476FFB" w:rsidP="00C628E3">
      <w:pPr>
        <w:ind w:firstLine="720"/>
        <w:rPr>
          <w:del w:id="763" w:author="Guus van den Akker" w:date="2020-06-05T10:18:00Z"/>
          <w:lang w:val="en-GB"/>
        </w:rPr>
      </w:pPr>
      <w:del w:id="764" w:author="Guus van den Akker" w:date="2020-06-05T10:18:00Z">
        <w:r w:rsidRPr="00133133">
          <w:rPr>
            <w:lang w:val="en-GB"/>
          </w:rPr>
          <w:delText xml:space="preserve">The most common research strategies in the papers </w:delText>
        </w:r>
        <w:r w:rsidRPr="00133133" w:rsidDel="00A5338D">
          <w:rPr>
            <w:lang w:val="en-GB"/>
          </w:rPr>
          <w:delText xml:space="preserve">discussed </w:delText>
        </w:r>
        <w:r w:rsidRPr="00133133">
          <w:rPr>
            <w:lang w:val="en-GB"/>
          </w:rPr>
          <w:delText xml:space="preserve">are </w:delText>
        </w:r>
      </w:del>
      <w:ins w:id="765" w:author="Luuk van de Ven" w:date="2020-05-28T17:37:00Z">
        <w:del w:id="766" w:author="Guus van den Akker" w:date="2020-06-05T10:18:00Z">
          <w:r w:rsidR="00265E9F">
            <w:rPr>
              <w:lang w:val="en-GB"/>
            </w:rPr>
            <w:delText xml:space="preserve">the use of </w:delText>
          </w:r>
        </w:del>
      </w:ins>
      <w:del w:id="767" w:author="Guus van den Akker" w:date="2020-06-05T10:18:00Z">
        <w:r w:rsidRPr="00133133">
          <w:rPr>
            <w:lang w:val="en-GB"/>
          </w:rPr>
          <w:delText xml:space="preserve">surveys </w:delText>
        </w:r>
        <w:r w:rsidRPr="00133133" w:rsidDel="00265E9F">
          <w:rPr>
            <w:lang w:val="en-GB"/>
          </w:rPr>
          <w:delText xml:space="preserve">and the use of </w:delText>
        </w:r>
        <w:r w:rsidRPr="00133133">
          <w:rPr>
            <w:lang w:val="en-GB"/>
          </w:rPr>
          <w:delText xml:space="preserve">data from a database. The use of surveys reduces internal validity and reliability in comparison to other research methods. Specifically, server-log data has a higher internal validity because </w:delText>
        </w:r>
        <w:r w:rsidR="000614F4">
          <w:rPr>
            <w:lang w:val="en-GB"/>
          </w:rPr>
          <w:delText>with surveys</w:delText>
        </w:r>
        <w:r w:rsidRPr="00133133">
          <w:rPr>
            <w:lang w:val="en-GB"/>
          </w:rPr>
          <w:delText xml:space="preserve"> there is a risk of respondents not answering honestly or correctly. People might think they are more active than they are. Furthermore, as was described in the article by McCully et al. (2011),</w:delText>
        </w:r>
        <w:r w:rsidR="0079295E">
          <w:rPr>
            <w:lang w:val="en-GB"/>
          </w:rPr>
          <w:delText xml:space="preserve"> there is a disconnect between</w:delText>
        </w:r>
        <w:r w:rsidRPr="00133133">
          <w:rPr>
            <w:lang w:val="en-GB"/>
          </w:rPr>
          <w:delText xml:space="preserve"> members' perceived participation and their actual participation. In that study, the behavioural data</w:delText>
        </w:r>
      </w:del>
      <w:ins w:id="768" w:author="Luuk van de Ven" w:date="2020-05-28T17:38:00Z">
        <w:del w:id="769" w:author="Guus van den Akker" w:date="2020-06-05T10:18:00Z">
          <w:r w:rsidR="00287252">
            <w:rPr>
              <w:lang w:val="en-GB"/>
            </w:rPr>
            <w:delText xml:space="preserve"> of participants’ participation</w:delText>
          </w:r>
        </w:del>
      </w:ins>
      <w:del w:id="770" w:author="Guus van den Akker" w:date="2020-06-05T10:18:00Z">
        <w:r w:rsidRPr="00133133">
          <w:rPr>
            <w:lang w:val="en-GB"/>
          </w:rPr>
          <w:delText xml:space="preserve"> showed different results than the conducted survey, which asked participants to assess their level of participation. To research the concept of participation, this </w:delText>
        </w:r>
        <w:r w:rsidR="00673781">
          <w:rPr>
            <w:lang w:val="en-GB"/>
          </w:rPr>
          <w:delText>disconnect may cause</w:delText>
        </w:r>
        <w:r w:rsidRPr="00133133">
          <w:rPr>
            <w:lang w:val="en-GB"/>
          </w:rPr>
          <w:delText xml:space="preserve"> a significant problem </w:delText>
        </w:r>
        <w:r w:rsidR="00095F39">
          <w:rPr>
            <w:lang w:val="en-GB"/>
          </w:rPr>
          <w:delText>with</w:delText>
        </w:r>
        <w:r w:rsidRPr="00133133">
          <w:rPr>
            <w:lang w:val="en-GB"/>
          </w:rPr>
          <w:delText xml:space="preserve"> using survey data. Using server-log (behavioural) data instead of, or even better in addition to, survey data, would solve this problem. </w:delText>
        </w:r>
        <w:r w:rsidR="005A2C07">
          <w:rPr>
            <w:lang w:val="en-GB"/>
          </w:rPr>
          <w:delText>Nevertheless,</w:delText>
        </w:r>
      </w:del>
      <w:ins w:id="771" w:author="Luuk van de Ven" w:date="2020-05-28T17:38:00Z">
        <w:del w:id="772" w:author="Guus van den Akker" w:date="2020-06-05T10:18:00Z">
          <w:r w:rsidR="00A54062">
            <w:rPr>
              <w:lang w:val="en-GB"/>
            </w:rPr>
            <w:delText xml:space="preserve"> </w:delText>
          </w:r>
        </w:del>
      </w:ins>
      <w:ins w:id="773" w:author="Luuk van de Ven" w:date="2020-05-28T17:39:00Z">
        <w:del w:id="774" w:author="Guus van den Akker" w:date="2020-06-05T10:18:00Z">
          <w:r w:rsidR="00AC082E">
            <w:rPr>
              <w:lang w:val="en-GB"/>
            </w:rPr>
            <w:delText>for example</w:delText>
          </w:r>
        </w:del>
      </w:ins>
      <w:del w:id="775" w:author="Guus van den Akker" w:date="2020-06-05T10:18:00Z">
        <w:r w:rsidR="005A2C07">
          <w:rPr>
            <w:lang w:val="en-GB"/>
          </w:rPr>
          <w:delText xml:space="preserve"> Koh et al. </w:delText>
        </w:r>
        <w:r w:rsidR="00D37389">
          <w:rPr>
            <w:lang w:val="en-GB"/>
          </w:rPr>
          <w:delText xml:space="preserve">(2007) only used </w:delText>
        </w:r>
        <w:r w:rsidR="001E242D">
          <w:rPr>
            <w:lang w:val="en-GB"/>
          </w:rPr>
          <w:delText xml:space="preserve">surveys </w:delText>
        </w:r>
        <w:r w:rsidR="00B44C57">
          <w:rPr>
            <w:lang w:val="en-GB"/>
          </w:rPr>
          <w:delText>in their research.</w:delText>
        </w:r>
      </w:del>
    </w:p>
    <w:p w14:paraId="4ABFFA72" w14:textId="27E2FFDE" w:rsidR="00476FFB" w:rsidRPr="00133133" w:rsidRDefault="00476FFB" w:rsidP="00C628E3">
      <w:pPr>
        <w:ind w:firstLine="720"/>
        <w:rPr>
          <w:del w:id="776" w:author="Guus van den Akker" w:date="2020-06-05T10:18:00Z"/>
          <w:lang w:val="en-GB"/>
        </w:rPr>
      </w:pPr>
      <w:del w:id="777" w:author="Guus van den Akker" w:date="2020-06-05T10:18:00Z">
        <w:r w:rsidRPr="00133133">
          <w:rPr>
            <w:lang w:val="en-GB"/>
          </w:rPr>
          <w:delText xml:space="preserve">In general, some of the articles described are merely exploratory. They research the relatively new concept of brand communities and often use a multi-method approach. For example, in </w:delText>
        </w:r>
      </w:del>
      <w:ins w:id="778" w:author="Luuk van de Ven" w:date="2020-05-28T17:39:00Z">
        <w:del w:id="779" w:author="Guus van den Akker" w:date="2020-06-05T10:18:00Z">
          <w:r w:rsidR="00AC082E">
            <w:rPr>
              <w:lang w:val="en-GB"/>
            </w:rPr>
            <w:delText xml:space="preserve">the article by </w:delText>
          </w:r>
        </w:del>
      </w:ins>
      <w:del w:id="780" w:author="Guus van den Akker" w:date="2020-06-05T10:18:00Z">
        <w:r w:rsidRPr="00133133">
          <w:rPr>
            <w:lang w:val="en-GB"/>
          </w:rPr>
          <w:delText>Muniz and O'Guinn (2001), the researchers interpret data from various brand community websites and face-to-face interviews. As there is room for interpretation in qualitative data, the reliability decreases.  On the other hand, using quantitative data increases the reliability as the data is less prone to biases. Besides that, there is less room for interpretation.</w:delText>
        </w:r>
      </w:del>
    </w:p>
    <w:p w14:paraId="58BACC6A" w14:textId="7A30DCD5" w:rsidR="00476FFB" w:rsidRPr="00133133" w:rsidRDefault="00476FFB" w:rsidP="00476FFB">
      <w:pPr>
        <w:pStyle w:val="Heading2"/>
        <w:rPr>
          <w:del w:id="781" w:author="Guus van den Akker" w:date="2020-06-05T10:18:00Z"/>
          <w:lang w:val="en-GB"/>
        </w:rPr>
      </w:pPr>
      <w:del w:id="782" w:author="Guus van den Akker" w:date="2020-06-05T10:18:00Z">
        <w:r w:rsidRPr="00133133">
          <w:rPr>
            <w:lang w:val="en-GB"/>
          </w:rPr>
          <w:delText>3.6 Sampling method</w:delText>
        </w:r>
      </w:del>
    </w:p>
    <w:p w14:paraId="004579AC" w14:textId="7D7BF269" w:rsidR="00476FFB" w:rsidRPr="00133133" w:rsidRDefault="00476FFB" w:rsidP="00702E3E">
      <w:pPr>
        <w:ind w:firstLine="720"/>
        <w:rPr>
          <w:del w:id="783" w:author="Guus van den Akker" w:date="2020-06-05T10:18:00Z"/>
          <w:lang w:val="en-GB"/>
        </w:rPr>
      </w:pPr>
      <w:del w:id="784" w:author="Guus van den Akker" w:date="2020-06-05T10:18:00Z">
        <w:r w:rsidRPr="00133133">
          <w:rPr>
            <w:lang w:val="en-GB"/>
          </w:rPr>
          <w:delText>The sampling method used in the different articles is merely dependent on the research strategy used. None of the articles, except for the article by Lin (2007)</w:delText>
        </w:r>
      </w:del>
      <w:ins w:id="785" w:author="Ditte Selders" w:date="2020-05-28T22:00:00Z">
        <w:del w:id="786" w:author="Guus van den Akker" w:date="2020-06-05T10:18:00Z">
          <w:r w:rsidR="000F674D">
            <w:rPr>
              <w:lang w:val="en-GB"/>
            </w:rPr>
            <w:delText>,</w:delText>
          </w:r>
        </w:del>
      </w:ins>
      <w:del w:id="787" w:author="Guus van den Akker" w:date="2020-06-05T10:18:00Z">
        <w:r w:rsidRPr="00133133">
          <w:rPr>
            <w:lang w:val="en-GB"/>
          </w:rPr>
          <w:delText xml:space="preserve"> uses a probability sampling method. The use of a probability sampling method seems to be technically impossible, given the studied topics. When research uses sever-log data, they study the whole population (census) in most cases.  Otherwise, in the case of a survey research design, the researchers use a non-probability voluntary</w:delText>
        </w:r>
      </w:del>
      <w:ins w:id="788" w:author="Luuk van de Ven" w:date="2020-05-28T17:40:00Z">
        <w:del w:id="789" w:author="Guus van den Akker" w:date="2020-06-05T10:18:00Z">
          <w:r w:rsidR="00480076">
            <w:rPr>
              <w:lang w:val="en-GB"/>
            </w:rPr>
            <w:delText xml:space="preserve"> convenience</w:delText>
          </w:r>
        </w:del>
      </w:ins>
      <w:del w:id="790" w:author="Guus van den Akker" w:date="2020-06-05T10:18:00Z">
        <w:r w:rsidRPr="00133133">
          <w:rPr>
            <w:lang w:val="en-GB"/>
          </w:rPr>
          <w:delText xml:space="preserve"> sampling method.</w:delText>
        </w:r>
      </w:del>
    </w:p>
    <w:p w14:paraId="746D5746" w14:textId="1856A12E" w:rsidR="00476FFB" w:rsidRPr="00133133" w:rsidRDefault="00476FFB" w:rsidP="00702E3E">
      <w:pPr>
        <w:ind w:firstLine="720"/>
        <w:rPr>
          <w:del w:id="791" w:author="Guus van den Akker" w:date="2020-06-05T10:18:00Z"/>
          <w:lang w:val="en-GB"/>
        </w:rPr>
      </w:pPr>
      <w:del w:id="792" w:author="Guus van den Akker" w:date="2020-06-05T10:18:00Z">
        <w:r w:rsidRPr="00133133">
          <w:rPr>
            <w:lang w:val="en-GB"/>
          </w:rPr>
          <w:delText>As stated above, when research</w:delText>
        </w:r>
        <w:r w:rsidR="00AC152E">
          <w:rPr>
            <w:lang w:val="en-GB"/>
          </w:rPr>
          <w:delText>ers</w:delText>
        </w:r>
        <w:r w:rsidRPr="00133133">
          <w:rPr>
            <w:lang w:val="en-GB"/>
          </w:rPr>
          <w:delText xml:space="preserve"> use server-log data, they use a census sampling method and therefore, no observations are missing. Only the study by McCully et al. (2011) uses server log data without including all members of the community in their sample</w:delText>
        </w:r>
      </w:del>
      <w:ins w:id="793" w:author="Luuk van de Ven" w:date="2020-05-28T17:41:00Z">
        <w:del w:id="794" w:author="Guus van den Akker" w:date="2020-06-05T10:18:00Z">
          <w:r w:rsidR="009D3567">
            <w:rPr>
              <w:lang w:val="en-GB"/>
            </w:rPr>
            <w:delText xml:space="preserve">. </w:delText>
          </w:r>
        </w:del>
        <w:del w:id="795" w:author="Guus van den Akker" w:date="2020-05-28T21:57:00Z">
          <w:r w:rsidR="009D3567">
            <w:rPr>
              <w:lang w:val="en-GB"/>
            </w:rPr>
            <w:delText>They did so</w:delText>
          </w:r>
        </w:del>
      </w:ins>
      <w:del w:id="796" w:author="Guus van den Akker" w:date="2020-05-28T21:57:00Z">
        <w:r w:rsidRPr="00133133">
          <w:rPr>
            <w:lang w:val="en-GB"/>
          </w:rPr>
          <w:delText xml:space="preserve"> because they </w:delText>
        </w:r>
      </w:del>
      <w:del w:id="797" w:author="Guus van den Akker" w:date="2020-06-05T10:18:00Z">
        <w:r w:rsidRPr="00133133">
          <w:rPr>
            <w:lang w:val="en-GB"/>
          </w:rPr>
          <w:delText xml:space="preserve">tried to create a control group by comparing members who attended an offline event to similar members who did not. Most of the papers </w:delText>
        </w:r>
        <w:r w:rsidR="00331B0B">
          <w:rPr>
            <w:lang w:val="en-GB"/>
          </w:rPr>
          <w:delText>that</w:delText>
        </w:r>
        <w:r w:rsidRPr="00133133">
          <w:rPr>
            <w:lang w:val="en-GB"/>
          </w:rPr>
          <w:delText xml:space="preserve"> use a survey design have many missing observations. These incomplete samples are a logical consequence of applying a voluntary sampling method in combination with an online survey. </w:delText>
        </w:r>
        <w:r w:rsidRPr="00133133" w:rsidDel="00C20FF8">
          <w:rPr>
            <w:lang w:val="en-GB"/>
          </w:rPr>
          <w:delText xml:space="preserve"> There are no severe implications </w:delText>
        </w:r>
      </w:del>
      <w:ins w:id="798" w:author="Ditte Selders" w:date="2020-06-05T08:43:00Z">
        <w:del w:id="799" w:author="Guus van den Akker" w:date="2020-06-05T10:18:00Z">
          <w:r w:rsidR="00CB5DCF">
            <w:rPr>
              <w:lang w:val="en-GB"/>
            </w:rPr>
            <w:delText xml:space="preserve">The articles do not mention whether these missing values </w:delText>
          </w:r>
          <w:r w:rsidR="00D71935">
            <w:rPr>
              <w:lang w:val="en-GB"/>
            </w:rPr>
            <w:delText>concern Missing at Rand</w:delText>
          </w:r>
          <w:r w:rsidR="00D97B4F">
            <w:rPr>
              <w:lang w:val="en-GB"/>
            </w:rPr>
            <w:delText>om</w:delText>
          </w:r>
        </w:del>
      </w:ins>
      <w:ins w:id="800" w:author="Ditte Selders" w:date="2020-06-05T08:44:00Z">
        <w:del w:id="801" w:author="Guus van den Akker" w:date="2020-06-05T10:18:00Z">
          <w:r w:rsidR="000527DA">
            <w:rPr>
              <w:lang w:val="en-GB"/>
            </w:rPr>
            <w:delText xml:space="preserve"> or Missing Not at Random.</w:delText>
          </w:r>
        </w:del>
      </w:ins>
      <w:ins w:id="802" w:author="Ditte Selders" w:date="2020-06-05T08:45:00Z">
        <w:del w:id="803" w:author="Guus van den Akker" w:date="2020-06-05T10:18:00Z">
          <w:r w:rsidR="0018360C">
            <w:rPr>
              <w:lang w:val="en-GB"/>
            </w:rPr>
            <w:delText xml:space="preserve"> Therefore, we cannot make any assumptions about the consequences of missing observations</w:delText>
          </w:r>
          <w:r w:rsidR="009032DF">
            <w:rPr>
              <w:lang w:val="en-GB"/>
            </w:rPr>
            <w:delText>.</w:delText>
          </w:r>
        </w:del>
      </w:ins>
      <w:del w:id="804" w:author="Guus van den Akker" w:date="2020-06-05T10:18:00Z">
        <w:r w:rsidRPr="00133133">
          <w:rPr>
            <w:lang w:val="en-GB"/>
          </w:rPr>
          <w:delText>for the reliability of the survey due to these missing observations since it is very likely to concern Missing Completely at Random</w:delText>
        </w:r>
        <w:r w:rsidR="006A76FD">
          <w:rPr>
            <w:lang w:val="en-GB"/>
          </w:rPr>
          <w:delText xml:space="preserve"> since </w:delText>
        </w:r>
        <w:r w:rsidR="0046150A">
          <w:rPr>
            <w:lang w:val="en-GB"/>
          </w:rPr>
          <w:delText>no data is more likely to be missing than others.</w:delText>
        </w:r>
        <w:r w:rsidRPr="00133133">
          <w:rPr>
            <w:lang w:val="en-GB"/>
          </w:rPr>
          <w:delText xml:space="preserve"> </w:delText>
        </w:r>
        <w:r w:rsidR="00AD56B8">
          <w:rPr>
            <w:lang w:val="en-GB"/>
          </w:rPr>
          <w:delText>Nevertheless,</w:delText>
        </w:r>
        <w:r w:rsidR="003C4F91">
          <w:rPr>
            <w:lang w:val="en-GB"/>
          </w:rPr>
          <w:delText>Even though</w:delText>
        </w:r>
        <w:r w:rsidR="00E72CA1">
          <w:rPr>
            <w:lang w:val="en-GB"/>
          </w:rPr>
          <w:delText xml:space="preserve"> the author did not provide any information on missing observations</w:delText>
        </w:r>
        <w:r w:rsidR="00C63558">
          <w:rPr>
            <w:lang w:val="en-GB"/>
          </w:rPr>
          <w:delText xml:space="preserve">, we </w:delText>
        </w:r>
        <w:r w:rsidRPr="00133133">
          <w:rPr>
            <w:lang w:val="en-GB"/>
          </w:rPr>
          <w:delText>assum</w:delText>
        </w:r>
        <w:r w:rsidR="00C63558">
          <w:rPr>
            <w:lang w:val="en-GB"/>
          </w:rPr>
          <w:delText>e</w:delText>
        </w:r>
        <w:r w:rsidRPr="00133133">
          <w:rPr>
            <w:lang w:val="en-GB"/>
          </w:rPr>
          <w:delText xml:space="preserve"> that it does not concern Missing at Random or Missing Not at Random (Grace-Martin, n.d.). We assume there is no relationship between the fact that data is missing, and any values that are missing or observed. The missing observations are a random subset of the data. </w:delText>
        </w:r>
        <w:commentRangeStart w:id="805"/>
        <w:commentRangeStart w:id="806"/>
        <w:commentRangeStart w:id="807"/>
        <w:commentRangeStart w:id="808"/>
        <w:commentRangeStart w:id="809"/>
        <w:commentRangeStart w:id="810"/>
        <w:commentRangeStart w:id="811"/>
        <w:commentRangeStart w:id="812"/>
        <w:r w:rsidRPr="00133133">
          <w:rPr>
            <w:lang w:val="en-GB"/>
          </w:rPr>
          <w:delText>The missing observations do lead to a decrease in generalizability and reliability since less data is available</w:delText>
        </w:r>
        <w:commentRangeEnd w:id="805"/>
        <w:r w:rsidR="00416B4F" w:rsidRPr="005360BD">
          <w:rPr>
            <w:lang w:val="en-GB"/>
            <w:rPrChange w:id="813" w:author="Ditte Selders" w:date="2020-06-05T08:57:00Z">
              <w:rPr>
                <w:rStyle w:val="CommentReference"/>
                <w:rFonts w:asciiTheme="minorHAnsi" w:hAnsiTheme="minorHAnsi" w:cstheme="minorBidi"/>
              </w:rPr>
            </w:rPrChange>
          </w:rPr>
          <w:commentReference w:id="805"/>
        </w:r>
        <w:commentRangeEnd w:id="806"/>
        <w:r w:rsidR="00242CA0" w:rsidRPr="005360BD">
          <w:rPr>
            <w:lang w:val="en-GB"/>
            <w:rPrChange w:id="814" w:author="Ditte Selders" w:date="2020-06-05T08:57:00Z">
              <w:rPr>
                <w:rStyle w:val="CommentReference"/>
                <w:rFonts w:asciiTheme="minorHAnsi" w:hAnsiTheme="minorHAnsi" w:cstheme="minorBidi"/>
              </w:rPr>
            </w:rPrChange>
          </w:rPr>
          <w:commentReference w:id="806"/>
        </w:r>
        <w:commentRangeEnd w:id="807"/>
        <w:r w:rsidR="006C0501" w:rsidRPr="005360BD">
          <w:rPr>
            <w:lang w:val="en-GB"/>
            <w:rPrChange w:id="815" w:author="Ditte Selders" w:date="2020-06-05T08:57:00Z">
              <w:rPr>
                <w:rStyle w:val="CommentReference"/>
                <w:rFonts w:asciiTheme="minorHAnsi" w:hAnsiTheme="minorHAnsi" w:cstheme="minorBidi"/>
              </w:rPr>
            </w:rPrChange>
          </w:rPr>
          <w:commentReference w:id="807"/>
        </w:r>
        <w:commentRangeEnd w:id="808"/>
        <w:r w:rsidR="00435EFB" w:rsidRPr="005360BD">
          <w:rPr>
            <w:lang w:val="en-GB"/>
            <w:rPrChange w:id="816" w:author="Ditte Selders" w:date="2020-06-05T08:57:00Z">
              <w:rPr>
                <w:rStyle w:val="CommentReference"/>
                <w:rFonts w:asciiTheme="minorHAnsi" w:hAnsiTheme="minorHAnsi" w:cstheme="minorBidi"/>
              </w:rPr>
            </w:rPrChange>
          </w:rPr>
          <w:commentReference w:id="808"/>
        </w:r>
        <w:commentRangeEnd w:id="809"/>
        <w:r w:rsidR="0068016A" w:rsidRPr="005360BD">
          <w:rPr>
            <w:lang w:val="en-GB"/>
            <w:rPrChange w:id="817" w:author="Ditte Selders" w:date="2020-06-05T08:57:00Z">
              <w:rPr>
                <w:rStyle w:val="CommentReference"/>
                <w:rFonts w:asciiTheme="minorHAnsi" w:hAnsiTheme="minorHAnsi" w:cstheme="minorBidi"/>
              </w:rPr>
            </w:rPrChange>
          </w:rPr>
          <w:commentReference w:id="809"/>
        </w:r>
        <w:commentRangeEnd w:id="810"/>
        <w:r w:rsidR="00B2377B" w:rsidRPr="005360BD">
          <w:rPr>
            <w:lang w:val="en-GB"/>
            <w:rPrChange w:id="818" w:author="Ditte Selders" w:date="2020-06-05T08:57:00Z">
              <w:rPr>
                <w:rStyle w:val="CommentReference"/>
                <w:rFonts w:asciiTheme="minorHAnsi" w:hAnsiTheme="minorHAnsi" w:cstheme="minorBidi"/>
              </w:rPr>
            </w:rPrChange>
          </w:rPr>
          <w:commentReference w:id="810"/>
        </w:r>
        <w:commentRangeEnd w:id="811"/>
        <w:r w:rsidR="007026EB" w:rsidRPr="005360BD">
          <w:rPr>
            <w:lang w:val="en-GB"/>
            <w:rPrChange w:id="819" w:author="Ditte Selders" w:date="2020-06-05T08:57:00Z">
              <w:rPr>
                <w:rStyle w:val="CommentReference"/>
                <w:rFonts w:asciiTheme="minorHAnsi" w:hAnsiTheme="minorHAnsi" w:cstheme="minorBidi"/>
              </w:rPr>
            </w:rPrChange>
          </w:rPr>
          <w:commentReference w:id="811"/>
        </w:r>
        <w:commentRangeEnd w:id="812"/>
        <w:r w:rsidR="002A1280" w:rsidRPr="005360BD">
          <w:rPr>
            <w:lang w:val="en-GB"/>
            <w:rPrChange w:id="820" w:author="Ditte Selders" w:date="2020-06-05T08:57:00Z">
              <w:rPr>
                <w:rStyle w:val="CommentReference"/>
                <w:rFonts w:asciiTheme="minorHAnsi" w:hAnsiTheme="minorHAnsi" w:cstheme="minorBidi"/>
              </w:rPr>
            </w:rPrChange>
          </w:rPr>
          <w:commentReference w:id="812"/>
        </w:r>
        <w:r w:rsidRPr="00133133">
          <w:rPr>
            <w:lang w:val="en-GB"/>
          </w:rPr>
          <w:delText>.</w:delText>
        </w:r>
      </w:del>
    </w:p>
    <w:p w14:paraId="7AC859A9" w14:textId="4E72328F" w:rsidR="00BF7AB9" w:rsidDel="00990A1A" w:rsidRDefault="00BF7AB9">
      <w:pPr>
        <w:ind w:firstLine="720"/>
        <w:rPr>
          <w:del w:id="821" w:author="Guus van den Akker" w:date="2020-06-05T10:18:00Z"/>
          <w:lang w:val="en-GB"/>
        </w:rPr>
        <w:pPrChange w:id="822" w:author="Ditte Selders" w:date="2020-06-05T08:57:00Z">
          <w:pPr>
            <w:pStyle w:val="Heading2"/>
          </w:pPr>
        </w:pPrChange>
      </w:pPr>
    </w:p>
    <w:p w14:paraId="2CD0F0BF" w14:textId="41ADC4B4" w:rsidR="000011D7" w:rsidRPr="00CB779E" w:rsidRDefault="000011D7">
      <w:pPr>
        <w:ind w:firstLine="720"/>
        <w:rPr>
          <w:del w:id="823" w:author="Guus van den Akker" w:date="2020-06-05T10:18:00Z"/>
          <w:lang w:val="en-GB"/>
        </w:rPr>
        <w:pPrChange w:id="824" w:author="Luuk van de Ven" w:date="2020-06-05T08:48:00Z">
          <w:pPr>
            <w:spacing w:line="240" w:lineRule="auto"/>
            <w:jc w:val="left"/>
          </w:pPr>
        </w:pPrChange>
      </w:pPr>
      <w:del w:id="825" w:author="Guus van den Akker" w:date="2020-06-05T10:18:00Z">
        <w:r>
          <w:rPr>
            <w:lang w:val="en-GB"/>
          </w:rPr>
          <w:br w:type="page"/>
        </w:r>
      </w:del>
    </w:p>
    <w:p w14:paraId="2D4FA998" w14:textId="425FF506" w:rsidR="005360BD" w:rsidRDefault="005360BD">
      <w:pPr>
        <w:ind w:firstLine="720"/>
        <w:rPr>
          <w:ins w:id="826" w:author="Ditte Selders" w:date="2020-06-05T08:48:00Z"/>
          <w:del w:id="827" w:author="Guus van den Akker" w:date="2020-06-05T10:18:00Z"/>
          <w:lang w:val="en-GB"/>
        </w:rPr>
        <w:pPrChange w:id="828" w:author="Ditte Selders" w:date="2020-06-05T08:49:00Z">
          <w:pPr>
            <w:pStyle w:val="Heading2"/>
          </w:pPr>
        </w:pPrChange>
      </w:pPr>
    </w:p>
    <w:p w14:paraId="2015CEA6" w14:textId="37BF45C5" w:rsidR="00BF7AB9" w:rsidRDefault="00BF7AB9" w:rsidP="00BF7AB9">
      <w:pPr>
        <w:pStyle w:val="Heading2"/>
        <w:rPr>
          <w:del w:id="829" w:author="Guus van den Akker" w:date="2020-06-05T10:18:00Z"/>
          <w:lang w:val="en-GB"/>
        </w:rPr>
      </w:pPr>
      <w:del w:id="830" w:author="Guus van den Akker" w:date="2020-06-05T10:18:00Z">
        <w:r>
          <w:rPr>
            <w:lang w:val="en-GB"/>
          </w:rPr>
          <w:delText>3.7 Literature review</w:delText>
        </w:r>
      </w:del>
    </w:p>
    <w:p w14:paraId="4FE27E84" w14:textId="486C6C34" w:rsidR="0097491E" w:rsidRDefault="005B0EB3" w:rsidP="00571977">
      <w:pPr>
        <w:ind w:firstLine="720"/>
        <w:rPr>
          <w:del w:id="831" w:author="Guus van den Akker" w:date="2020-06-05T10:18:00Z"/>
          <w:lang w:val="en-GB"/>
        </w:rPr>
      </w:pPr>
      <w:del w:id="832" w:author="Guus van den Akker" w:date="2020-06-05T10:18:00Z">
        <w:r>
          <w:rPr>
            <w:lang w:val="en-GB"/>
          </w:rPr>
          <w:delText xml:space="preserve">Real advancements in the research on the </w:delText>
        </w:r>
        <w:r w:rsidR="00476FFB" w:rsidRPr="00133133">
          <w:rPr>
            <w:lang w:val="en-GB"/>
          </w:rPr>
          <w:delText xml:space="preserve">concept of brand communities </w:delText>
        </w:r>
        <w:r w:rsidR="00264C11">
          <w:rPr>
            <w:lang w:val="en-GB"/>
          </w:rPr>
          <w:delText xml:space="preserve">have only been made in the </w:delText>
        </w:r>
        <w:r w:rsidR="00C11FBA">
          <w:rPr>
            <w:lang w:val="en-GB"/>
          </w:rPr>
          <w:delText>last</w:delText>
        </w:r>
        <w:r w:rsidR="00264C11">
          <w:rPr>
            <w:lang w:val="en-GB"/>
          </w:rPr>
          <w:delText xml:space="preserve"> few years</w:delText>
        </w:r>
        <w:r w:rsidR="00476FFB" w:rsidRPr="00133133">
          <w:rPr>
            <w:lang w:val="en-GB"/>
          </w:rPr>
          <w:delText>. Consequently, there are not many empirical papers with the same dependent and independent variable. As such, all the papers reviewed and summarised link to the hypothesis formulated previously in this paper. However, it is not possible to formulate a conclusive answer to the research question using a metanalysis. Instead, we will use a qualitative approach in the critical synthesis.</w:delText>
        </w:r>
        <w:r w:rsidR="00571977">
          <w:rPr>
            <w:lang w:val="en-GB"/>
          </w:rPr>
          <w:delText xml:space="preserve"> </w:delText>
        </w:r>
      </w:del>
    </w:p>
    <w:p w14:paraId="71A88D32" w14:textId="395F63F6" w:rsidR="00476FFB" w:rsidRDefault="00571977" w:rsidP="00F2057D">
      <w:pPr>
        <w:ind w:firstLine="720"/>
        <w:rPr>
          <w:b/>
          <w:lang w:val="en-GB"/>
        </w:rPr>
      </w:pPr>
      <w:del w:id="833" w:author="Guus van den Akker" w:date="2020-06-05T10:18:00Z">
        <w:r w:rsidRPr="00133133">
          <w:rPr>
            <w:lang w:val="en-GB"/>
          </w:rPr>
          <w:delText xml:space="preserve">Concerning the comprehensiveness of the literature review, no relevant existing studies are missing that test the same hypotheses. </w:delText>
        </w:r>
        <w:r w:rsidR="00780518" w:rsidRPr="00133133">
          <w:rPr>
            <w:rFonts w:eastAsia="Corbel"/>
            <w:lang w:val="en-GB"/>
          </w:rPr>
          <w:delText>We</w:delText>
        </w:r>
        <w:r w:rsidRPr="00133133">
          <w:rPr>
            <w:rFonts w:eastAsia="Corbel"/>
            <w:lang w:val="en-GB"/>
          </w:rPr>
          <w:delText xml:space="preserve"> examined all the evidence that is directly relevant to our hypothesis. </w:delText>
        </w:r>
        <w:r w:rsidR="00780518" w:rsidRPr="00133133">
          <w:rPr>
            <w:rFonts w:eastAsia="Corbel"/>
            <w:lang w:val="en-GB"/>
          </w:rPr>
          <w:delText xml:space="preserve">However, we could </w:delText>
        </w:r>
        <w:r w:rsidR="00253A38">
          <w:rPr>
            <w:rFonts w:eastAsia="Corbel"/>
            <w:lang w:val="en-GB"/>
          </w:rPr>
          <w:delText xml:space="preserve">have </w:delText>
        </w:r>
        <w:r w:rsidR="00780518" w:rsidRPr="00133133">
          <w:rPr>
            <w:rFonts w:eastAsia="Corbel"/>
            <w:lang w:val="en-GB"/>
          </w:rPr>
          <w:delText>extend</w:delText>
        </w:r>
        <w:r w:rsidR="00253A38">
          <w:rPr>
            <w:rFonts w:eastAsia="Corbel"/>
            <w:lang w:val="en-GB"/>
          </w:rPr>
          <w:delText>ed</w:delText>
        </w:r>
        <w:r w:rsidRPr="00133133">
          <w:rPr>
            <w:rFonts w:eastAsia="Corbel"/>
            <w:lang w:val="en-GB"/>
          </w:rPr>
          <w:delText xml:space="preserve"> the list of studies that contain information which has an indirect relevance to our research</w:delText>
        </w:r>
        <w:r w:rsidR="00780518" w:rsidRPr="00133133">
          <w:rPr>
            <w:rFonts w:eastAsia="Corbel"/>
            <w:lang w:val="en-GB"/>
          </w:rPr>
          <w:delText>.</w:delText>
        </w:r>
        <w:r w:rsidRPr="00133133">
          <w:rPr>
            <w:rFonts w:eastAsia="Corbel"/>
            <w:lang w:val="en-GB"/>
          </w:rPr>
          <w:delText xml:space="preserve"> </w:delText>
        </w:r>
        <w:r w:rsidRPr="00133133">
          <w:rPr>
            <w:lang w:val="en-GB"/>
          </w:rPr>
          <w:delText xml:space="preserve">Limited research on brand communities exists, so </w:delText>
        </w:r>
        <w:r w:rsidR="00780518" w:rsidRPr="00133133">
          <w:rPr>
            <w:lang w:val="en-GB"/>
          </w:rPr>
          <w:delText>we</w:delText>
        </w:r>
        <w:r w:rsidRPr="00133133">
          <w:rPr>
            <w:lang w:val="en-GB"/>
          </w:rPr>
          <w:delText xml:space="preserve"> mainly </w:delText>
        </w:r>
        <w:r w:rsidR="00780518" w:rsidRPr="00133133">
          <w:rPr>
            <w:lang w:val="en-GB"/>
          </w:rPr>
          <w:delText xml:space="preserve">found papers </w:delText>
        </w:r>
        <w:r w:rsidRPr="00133133">
          <w:rPr>
            <w:lang w:val="en-GB"/>
          </w:rPr>
          <w:delText>focused on virtual communities in general.</w:delText>
        </w:r>
        <w:r w:rsidR="00780518" w:rsidRPr="00133133">
          <w:rPr>
            <w:lang w:val="en-GB"/>
          </w:rPr>
          <w:delText xml:space="preserve"> These papers are relatively old as well. Other studies not included in this research are even more outdated. Due to the pace of technological advancements, they are not relevant</w:delText>
        </w:r>
      </w:del>
      <w:ins w:id="834" w:author="Luuk van de Ven" w:date="2020-05-28T17:44:00Z">
        <w:del w:id="835" w:author="Guus van den Akker" w:date="2020-06-05T10:18:00Z">
          <w:r w:rsidR="00A87E3B">
            <w:rPr>
              <w:lang w:val="en-GB"/>
            </w:rPr>
            <w:delText xml:space="preserve"> </w:delText>
          </w:r>
        </w:del>
        <w:del w:id="836" w:author="Guus van den Akker" w:date="2020-05-28T22:02:00Z">
          <w:r w:rsidR="00A87E3B">
            <w:rPr>
              <w:lang w:val="en-GB"/>
            </w:rPr>
            <w:delText>at this point in time</w:delText>
          </w:r>
        </w:del>
      </w:ins>
      <w:del w:id="837" w:author="Guus van den Akker" w:date="2020-06-05T10:18:00Z">
        <w:r w:rsidR="00780518" w:rsidRPr="00133133">
          <w:rPr>
            <w:lang w:val="en-GB"/>
          </w:rPr>
          <w:delText>.</w:delText>
        </w:r>
      </w:del>
      <w:r w:rsidR="00476FFB">
        <w:rPr>
          <w:lang w:val="en-GB"/>
        </w:rPr>
        <w:br w:type="page"/>
      </w:r>
    </w:p>
    <w:p w14:paraId="5D14FE71" w14:textId="0AF5FED6" w:rsidR="00526530" w:rsidRPr="00526530" w:rsidRDefault="00F04EE5" w:rsidP="00526530">
      <w:pPr>
        <w:pStyle w:val="Heading1"/>
        <w:rPr>
          <w:lang w:val="en-GB"/>
        </w:rPr>
      </w:pPr>
      <w:bookmarkStart w:id="838" w:name="_Toc42335551"/>
      <w:r w:rsidRPr="00133133">
        <w:rPr>
          <w:lang w:val="en-GB"/>
        </w:rPr>
        <w:lastRenderedPageBreak/>
        <w:t>Chapter 4: Critical Synthesis</w:t>
      </w:r>
      <w:bookmarkEnd w:id="838"/>
    </w:p>
    <w:p w14:paraId="3B8528A6" w14:textId="77777777" w:rsidR="00462046" w:rsidRPr="00462046" w:rsidRDefault="00462046" w:rsidP="00462046">
      <w:pPr>
        <w:rPr>
          <w:lang w:val="en-GB"/>
        </w:rPr>
      </w:pPr>
    </w:p>
    <w:p w14:paraId="7E230B5C" w14:textId="3DB17CB7" w:rsidR="00F04EE5" w:rsidRPr="00133133" w:rsidRDefault="00F04EE5" w:rsidP="00E87CF3">
      <w:pPr>
        <w:ind w:firstLine="720"/>
        <w:rPr>
          <w:lang w:val="en-GB"/>
        </w:rPr>
      </w:pPr>
      <w:r w:rsidRPr="00133133">
        <w:rPr>
          <w:lang w:val="en-GB"/>
        </w:rPr>
        <w:t xml:space="preserve">The central hypothesis of this paper is: on average, the individual member participation in offline gatherings has a positive effect on individual member participation in online brand communities which is intensified </w:t>
      </w:r>
      <w:r w:rsidR="005B583F">
        <w:rPr>
          <w:lang w:val="en-GB"/>
        </w:rPr>
        <w:t>when</w:t>
      </w:r>
      <w:r w:rsidRPr="00133133">
        <w:rPr>
          <w:lang w:val="en-GB"/>
        </w:rPr>
        <w:t xml:space="preserve"> the product or service </w:t>
      </w:r>
      <w:r w:rsidR="005B583F">
        <w:rPr>
          <w:lang w:val="en-GB"/>
        </w:rPr>
        <w:t xml:space="preserve">is </w:t>
      </w:r>
      <w:r w:rsidRPr="00133133">
        <w:rPr>
          <w:lang w:val="en-GB"/>
        </w:rPr>
        <w:t xml:space="preserve">considered </w:t>
      </w:r>
      <w:r w:rsidR="008719BD">
        <w:rPr>
          <w:lang w:val="en-GB"/>
        </w:rPr>
        <w:t>as</w:t>
      </w:r>
      <w:r w:rsidRPr="00133133">
        <w:rPr>
          <w:lang w:val="en-GB"/>
        </w:rPr>
        <w:t xml:space="preserve"> hedonic by the community. We define online participation in the community </w:t>
      </w:r>
      <w:r w:rsidR="00BF2A50">
        <w:rPr>
          <w:lang w:val="en-GB"/>
        </w:rPr>
        <w:t xml:space="preserve">as </w:t>
      </w:r>
      <w:r w:rsidR="00B75252" w:rsidRPr="00B75252">
        <w:rPr>
          <w:lang w:val="en-GB"/>
        </w:rPr>
        <w:t>producing content for the community (interactive, contributing usage behaviour</w:t>
      </w:r>
      <w:r w:rsidR="00BF2A50">
        <w:rPr>
          <w:lang w:val="en-GB"/>
        </w:rPr>
        <w:t>)</w:t>
      </w:r>
      <w:r w:rsidR="00664812">
        <w:t>.</w:t>
      </w:r>
      <w:r w:rsidRPr="00133133">
        <w:rPr>
          <w:lang w:val="en-GB"/>
        </w:rPr>
        <w:t xml:space="preserve"> We consider a good or service to be hedonic when it relates to a feeling of pleasure, more than with a feeling of necessity (</w:t>
      </w:r>
      <w:r w:rsidR="00D12F8A">
        <w:rPr>
          <w:lang w:val="en-GB"/>
        </w:rPr>
        <w:t>Dhar &amp; Wer</w:t>
      </w:r>
      <w:r w:rsidR="009110D2">
        <w:rPr>
          <w:lang w:val="en-GB"/>
        </w:rPr>
        <w:t>ten</w:t>
      </w:r>
      <w:r w:rsidR="00EA42E1">
        <w:rPr>
          <w:lang w:val="en-GB"/>
        </w:rPr>
        <w:t>broch, 2000)</w:t>
      </w:r>
      <w:r w:rsidRPr="00133133">
        <w:rPr>
          <w:lang w:val="en-GB"/>
        </w:rPr>
        <w:t>.</w:t>
      </w:r>
    </w:p>
    <w:p w14:paraId="0C3CD6F3" w14:textId="3842D239" w:rsidR="00284636" w:rsidRDefault="00284636" w:rsidP="00284636">
      <w:pPr>
        <w:ind w:firstLine="720"/>
        <w:rPr>
          <w:lang w:val="en-GB"/>
        </w:rPr>
      </w:pPr>
      <w:r>
        <w:rPr>
          <w:rFonts w:eastAsia="Calibri"/>
          <w:lang w:val="en-GB"/>
        </w:rPr>
        <w:t>Practitioners, like markete</w:t>
      </w:r>
      <w:del w:id="839" w:author="Guus van den Akker" w:date="2020-06-05T10:32:00Z">
        <w:r>
          <w:rPr>
            <w:rFonts w:eastAsia="Calibri"/>
            <w:lang w:val="en-GB"/>
          </w:rPr>
          <w:delText>e</w:delText>
        </w:r>
      </w:del>
      <w:r>
        <w:rPr>
          <w:rFonts w:eastAsia="Calibri"/>
          <w:lang w:val="en-GB"/>
        </w:rPr>
        <w:t>rs and brand managers, want to increase participation in online brand communities as its (active) members are vital for the community to be sustainable.</w:t>
      </w:r>
      <w:r w:rsidRPr="00133133">
        <w:rPr>
          <w:lang w:val="en-GB"/>
        </w:rPr>
        <w:t xml:space="preserve"> When members stop contributing to the community, it will cease to exist. </w:t>
      </w:r>
      <w:r w:rsidR="00F01BD6">
        <w:rPr>
          <w:lang w:val="en-GB"/>
        </w:rPr>
        <w:t xml:space="preserve">Our research question addresses a possible </w:t>
      </w:r>
      <w:r w:rsidR="00787DD4">
        <w:rPr>
          <w:lang w:val="en-GB"/>
        </w:rPr>
        <w:t>approach</w:t>
      </w:r>
      <w:r w:rsidR="00957E2B">
        <w:rPr>
          <w:lang w:val="en-GB"/>
        </w:rPr>
        <w:t xml:space="preserve"> for managers</w:t>
      </w:r>
      <w:r w:rsidR="00787DD4">
        <w:rPr>
          <w:lang w:val="en-GB"/>
        </w:rPr>
        <w:t xml:space="preserve"> to </w:t>
      </w:r>
      <w:r w:rsidR="00957E2B" w:rsidRPr="00133133">
        <w:rPr>
          <w:lang w:val="en-GB"/>
        </w:rPr>
        <w:t>reinforce the participation of members.</w:t>
      </w:r>
    </w:p>
    <w:p w14:paraId="776A3D43" w14:textId="69E2EC94" w:rsidR="00284636" w:rsidRDefault="00284636" w:rsidP="00284636">
      <w:pPr>
        <w:ind w:firstLine="720"/>
        <w:rPr>
          <w:lang w:val="en-GB"/>
        </w:rPr>
      </w:pPr>
      <w:r>
        <w:rPr>
          <w:rFonts w:eastAsia="Calibri"/>
          <w:lang w:val="en-GB"/>
        </w:rPr>
        <w:t>For managers</w:t>
      </w:r>
      <w:ins w:id="840" w:author="Guus van den Akker" w:date="2020-06-05T10:32:00Z">
        <w:r w:rsidR="00D20DE7">
          <w:rPr>
            <w:rFonts w:eastAsia="Calibri"/>
            <w:lang w:val="en-GB"/>
          </w:rPr>
          <w:t>,</w:t>
        </w:r>
      </w:ins>
      <w:r>
        <w:rPr>
          <w:rFonts w:eastAsia="Calibri"/>
          <w:lang w:val="en-GB"/>
        </w:rPr>
        <w:t xml:space="preserve"> i</w:t>
      </w:r>
      <w:r w:rsidRPr="00133133">
        <w:rPr>
          <w:rFonts w:eastAsia="Calibri"/>
          <w:lang w:val="en-GB"/>
        </w:rPr>
        <w:t xml:space="preserve">t is </w:t>
      </w:r>
      <w:del w:id="841" w:author="Guus van den Akker" w:date="2020-06-05T10:32:00Z">
        <w:r>
          <w:rPr>
            <w:rFonts w:eastAsia="Calibri"/>
            <w:lang w:val="en-GB"/>
          </w:rPr>
          <w:delText>important</w:delText>
        </w:r>
        <w:r w:rsidRPr="00133133" w:rsidDel="00506B6C">
          <w:rPr>
            <w:rFonts w:eastAsia="Calibri"/>
            <w:lang w:val="en-GB"/>
          </w:rPr>
          <w:delText xml:space="preserve"> </w:delText>
        </w:r>
      </w:del>
      <w:ins w:id="842" w:author="Guus van den Akker" w:date="2020-06-05T10:32:00Z">
        <w:r w:rsidR="00506B6C">
          <w:rPr>
            <w:rFonts w:eastAsia="Calibri"/>
            <w:lang w:val="en-GB"/>
          </w:rPr>
          <w:t>vital</w:t>
        </w:r>
        <w:r w:rsidRPr="00133133">
          <w:rPr>
            <w:rFonts w:eastAsia="Calibri"/>
            <w:lang w:val="en-GB"/>
          </w:rPr>
          <w:t xml:space="preserve"> </w:t>
        </w:r>
      </w:ins>
      <w:r w:rsidRPr="00133133">
        <w:rPr>
          <w:rFonts w:eastAsia="Calibri"/>
          <w:lang w:val="en-GB"/>
        </w:rPr>
        <w:t>to know the size of the effect formulated in the hypothesis because</w:t>
      </w:r>
      <w:r>
        <w:rPr>
          <w:rFonts w:eastAsia="Calibri"/>
          <w:lang w:val="en-GB"/>
        </w:rPr>
        <w:t xml:space="preserve"> they need to know if investing time and resources in offline events is worthwhile if they want to increase online participation.</w:t>
      </w:r>
      <w:ins w:id="843" w:author="Luuk van de Ven" w:date="2020-05-28T17:52:00Z">
        <w:r w:rsidR="005C56AD">
          <w:rPr>
            <w:rFonts w:eastAsia="Calibri"/>
            <w:lang w:val="en-GB"/>
          </w:rPr>
          <w:t xml:space="preserve"> Therefore, it is important to id</w:t>
        </w:r>
      </w:ins>
      <w:ins w:id="844" w:author="Luuk van de Ven" w:date="2020-05-28T17:53:00Z">
        <w:r w:rsidR="005C56AD">
          <w:rPr>
            <w:rFonts w:eastAsia="Calibri"/>
            <w:lang w:val="en-GB"/>
          </w:rPr>
          <w:t>entify a quantitative effect size.</w:t>
        </w:r>
      </w:ins>
    </w:p>
    <w:p w14:paraId="51744B6A" w14:textId="77777777" w:rsidR="00F04EE5" w:rsidRPr="00133133" w:rsidRDefault="00F04EE5" w:rsidP="00F04EE5">
      <w:pPr>
        <w:rPr>
          <w:lang w:val="en-GB"/>
        </w:rPr>
      </w:pPr>
    </w:p>
    <w:p w14:paraId="5E18EB0D" w14:textId="2005746D" w:rsidR="00F04EE5" w:rsidRPr="00133133" w:rsidRDefault="00F04EE5" w:rsidP="00F04EE5">
      <w:pPr>
        <w:pStyle w:val="Heading2"/>
        <w:rPr>
          <w:lang w:val="en-GB"/>
        </w:rPr>
      </w:pPr>
      <w:bookmarkStart w:id="845" w:name="_Toc42335552"/>
      <w:r w:rsidRPr="00133133">
        <w:rPr>
          <w:lang w:val="en-GB"/>
        </w:rPr>
        <w:t>4.1 Studies that directly test the hypothesis (</w:t>
      </w:r>
      <w:r w:rsidR="00277559">
        <w:rPr>
          <w:lang w:val="en-GB"/>
        </w:rPr>
        <w:t>Offline attendance</w:t>
      </w:r>
      <w:r w:rsidRPr="00133133">
        <w:rPr>
          <w:lang w:val="en-GB"/>
        </w:rPr>
        <w:t xml:space="preserve"> </w:t>
      </w:r>
      <w:r w:rsidR="00194F9D" w:rsidRPr="00194F9D">
        <w:rPr>
          <w:rFonts w:ascii="Wingdings" w:eastAsia="Wingdings" w:hAnsi="Wingdings" w:cs="Wingdings"/>
          <w:lang w:val="en-GB"/>
        </w:rPr>
        <w:sym w:font="Wingdings" w:char="F0E0"/>
      </w:r>
      <w:r w:rsidRPr="00133133">
        <w:rPr>
          <w:lang w:val="en-GB"/>
        </w:rPr>
        <w:t xml:space="preserve"> </w:t>
      </w:r>
      <w:r w:rsidR="00277559">
        <w:rPr>
          <w:lang w:val="en-GB"/>
        </w:rPr>
        <w:t>Online</w:t>
      </w:r>
      <w:r w:rsidRPr="00133133">
        <w:rPr>
          <w:lang w:val="en-GB"/>
        </w:rPr>
        <w:t xml:space="preserve"> participation)</w:t>
      </w:r>
      <w:bookmarkEnd w:id="845"/>
    </w:p>
    <w:p w14:paraId="6F876897" w14:textId="343A2814" w:rsidR="00AE6123" w:rsidRPr="00133133" w:rsidDel="00AE6123" w:rsidRDefault="005907C6" w:rsidP="00795DE1">
      <w:pPr>
        <w:ind w:firstLine="720"/>
        <w:rPr>
          <w:del w:id="846" w:author="Luuk van de Ven" w:date="2020-05-28T22:58:00Z"/>
          <w:lang w:val="en-GB"/>
        </w:rPr>
      </w:pPr>
      <w:r w:rsidRPr="00133133">
        <w:rPr>
          <w:lang w:val="en-GB"/>
        </w:rPr>
        <w:t xml:space="preserve">Due to the </w:t>
      </w:r>
      <w:r w:rsidR="0072147C" w:rsidRPr="00133133">
        <w:rPr>
          <w:lang w:val="en-GB"/>
        </w:rPr>
        <w:t xml:space="preserve">novelty of the research field, only three of the seven studies in our literature review </w:t>
      </w:r>
      <w:r w:rsidR="00F15319" w:rsidRPr="00133133">
        <w:rPr>
          <w:lang w:val="en-GB"/>
        </w:rPr>
        <w:t xml:space="preserve">contain hypotheses that have similar </w:t>
      </w:r>
      <w:r w:rsidR="00C1652E" w:rsidRPr="00133133">
        <w:rPr>
          <w:lang w:val="en-GB"/>
        </w:rPr>
        <w:t xml:space="preserve">independent and dependent variables to the hypothesis of interest in </w:t>
      </w:r>
      <w:del w:id="847" w:author="Luuk van de Ven" w:date="2020-05-28T17:53:00Z">
        <w:r w:rsidR="00C1652E" w:rsidRPr="00133133" w:rsidDel="00A72A09">
          <w:rPr>
            <w:lang w:val="en-GB"/>
          </w:rPr>
          <w:delText xml:space="preserve">this </w:delText>
        </w:r>
      </w:del>
      <w:ins w:id="848" w:author="Luuk van de Ven" w:date="2020-05-28T17:53:00Z">
        <w:r w:rsidR="00A72A09">
          <w:rPr>
            <w:lang w:val="en-GB"/>
          </w:rPr>
          <w:t>our</w:t>
        </w:r>
        <w:r w:rsidR="00A72A09" w:rsidRPr="00133133">
          <w:rPr>
            <w:lang w:val="en-GB"/>
          </w:rPr>
          <w:t xml:space="preserve"> </w:t>
        </w:r>
      </w:ins>
      <w:del w:id="849" w:author="Luuk van de Ven" w:date="2020-05-28T17:53:00Z">
        <w:r w:rsidR="00C1652E" w:rsidRPr="00133133" w:rsidDel="00A72A09">
          <w:rPr>
            <w:lang w:val="en-GB"/>
          </w:rPr>
          <w:delText>paper</w:delText>
        </w:r>
        <w:r w:rsidR="009B428B" w:rsidRPr="00133133" w:rsidDel="00A72A09">
          <w:rPr>
            <w:lang w:val="en-GB"/>
          </w:rPr>
          <w:delText xml:space="preserve"> </w:delText>
        </w:r>
      </w:del>
      <w:ins w:id="850" w:author="Luuk van de Ven" w:date="2020-05-28T17:53:00Z">
        <w:r w:rsidR="00A72A09">
          <w:rPr>
            <w:lang w:val="en-GB"/>
          </w:rPr>
          <w:t>research</w:t>
        </w:r>
        <w:r w:rsidR="00A72A09" w:rsidRPr="00133133">
          <w:rPr>
            <w:lang w:val="en-GB"/>
          </w:rPr>
          <w:t xml:space="preserve"> </w:t>
        </w:r>
      </w:ins>
      <w:r w:rsidR="009B428B" w:rsidRPr="00133133">
        <w:rPr>
          <w:lang w:val="en-GB"/>
        </w:rPr>
        <w:t>(McCully et al. (2011), Koh et al. (2007</w:t>
      </w:r>
      <w:r w:rsidR="001E4172" w:rsidRPr="00133133">
        <w:rPr>
          <w:lang w:val="en-GB"/>
        </w:rPr>
        <w:t xml:space="preserve">), Sessions (2010)) </w:t>
      </w:r>
      <w:commentRangeStart w:id="851"/>
      <w:commentRangeStart w:id="852"/>
      <w:r w:rsidR="001E4172" w:rsidRPr="00133133">
        <w:rPr>
          <w:lang w:val="en-GB"/>
        </w:rPr>
        <w:t xml:space="preserve">(see </w:t>
      </w:r>
      <w:r w:rsidR="00195693" w:rsidRPr="00133133">
        <w:rPr>
          <w:lang w:val="en-GB"/>
        </w:rPr>
        <w:t xml:space="preserve">table </w:t>
      </w:r>
      <w:r w:rsidR="00761DAD" w:rsidRPr="00133133">
        <w:rPr>
          <w:lang w:val="en-GB"/>
        </w:rPr>
        <w:t>1</w:t>
      </w:r>
      <w:r w:rsidR="001E4172" w:rsidRPr="00133133">
        <w:rPr>
          <w:lang w:val="en-GB"/>
        </w:rPr>
        <w:t>)</w:t>
      </w:r>
      <w:r w:rsidR="00C1652E" w:rsidRPr="00133133">
        <w:rPr>
          <w:lang w:val="en-GB"/>
        </w:rPr>
        <w:t xml:space="preserve">. </w:t>
      </w:r>
      <w:commentRangeEnd w:id="851"/>
      <w:r w:rsidR="00A72A09">
        <w:rPr>
          <w:rStyle w:val="CommentReference"/>
          <w:rFonts w:asciiTheme="minorHAnsi" w:hAnsiTheme="minorHAnsi" w:cstheme="minorBidi"/>
        </w:rPr>
        <w:commentReference w:id="851"/>
      </w:r>
      <w:commentRangeEnd w:id="852"/>
      <w:r w:rsidR="005E2C29">
        <w:rPr>
          <w:rStyle w:val="CommentReference"/>
          <w:rFonts w:asciiTheme="minorHAnsi" w:hAnsiTheme="minorHAnsi" w:cstheme="minorBidi"/>
        </w:rPr>
        <w:commentReference w:id="852"/>
      </w:r>
      <w:r w:rsidR="00CE53B6" w:rsidRPr="00133133">
        <w:rPr>
          <w:lang w:val="en-GB"/>
        </w:rPr>
        <w:t xml:space="preserve">In general, </w:t>
      </w:r>
      <w:r w:rsidR="00F04EE5" w:rsidRPr="00133133">
        <w:rPr>
          <w:lang w:val="en-GB"/>
        </w:rPr>
        <w:t xml:space="preserve">we consider </w:t>
      </w:r>
      <w:r w:rsidR="00CE53B6" w:rsidRPr="00133133">
        <w:rPr>
          <w:lang w:val="en-GB"/>
        </w:rPr>
        <w:t xml:space="preserve">the quality of these papers to be high. </w:t>
      </w:r>
      <w:r w:rsidR="00DF05F3" w:rsidRPr="00133133">
        <w:rPr>
          <w:lang w:val="en-GB"/>
        </w:rPr>
        <w:t xml:space="preserve">There are some concerns regarding the measurement construct of the dependent variable in the </w:t>
      </w:r>
      <w:r w:rsidR="009D3A82" w:rsidRPr="00133133">
        <w:rPr>
          <w:lang w:val="en-GB"/>
        </w:rPr>
        <w:t xml:space="preserve">article by Koh et al. </w:t>
      </w:r>
      <w:r w:rsidR="009D3A82" w:rsidRPr="00133133">
        <w:rPr>
          <w:lang w:val="en-GB"/>
        </w:rPr>
        <w:lastRenderedPageBreak/>
        <w:t xml:space="preserve">(2007) </w:t>
      </w:r>
      <w:r w:rsidR="00D032FF" w:rsidRPr="00133133">
        <w:rPr>
          <w:lang w:val="en-GB"/>
        </w:rPr>
        <w:t>since</w:t>
      </w:r>
      <w:r w:rsidR="009D3A82" w:rsidRPr="00133133">
        <w:rPr>
          <w:lang w:val="en-GB"/>
        </w:rPr>
        <w:t xml:space="preserve"> they only use</w:t>
      </w:r>
      <w:ins w:id="853" w:author="Luuk van de Ven" w:date="2020-05-28T17:54:00Z">
        <w:r w:rsidR="00F42051">
          <w:rPr>
            <w:lang w:val="en-GB"/>
          </w:rPr>
          <w:t>d</w:t>
        </w:r>
      </w:ins>
      <w:r w:rsidR="009D3A82" w:rsidRPr="00133133">
        <w:rPr>
          <w:lang w:val="en-GB"/>
        </w:rPr>
        <w:t xml:space="preserve"> </w:t>
      </w:r>
      <w:r w:rsidR="00EA10E2" w:rsidRPr="00133133">
        <w:rPr>
          <w:lang w:val="en-GB"/>
        </w:rPr>
        <w:t>survey</w:t>
      </w:r>
      <w:r w:rsidR="009D3A82" w:rsidRPr="00133133">
        <w:rPr>
          <w:lang w:val="en-GB"/>
        </w:rPr>
        <w:t xml:space="preserve"> data to </w:t>
      </w:r>
      <w:r w:rsidR="00EA10E2" w:rsidRPr="00133133">
        <w:rPr>
          <w:lang w:val="en-GB"/>
        </w:rPr>
        <w:t>capture the concept of participation</w:t>
      </w:r>
      <w:r w:rsidR="00554599">
        <w:rPr>
          <w:lang w:val="en-GB"/>
        </w:rPr>
        <w:t xml:space="preserve"> as described in </w:t>
      </w:r>
      <w:r w:rsidR="00502151">
        <w:rPr>
          <w:lang w:val="en-GB"/>
        </w:rPr>
        <w:t>chapter 3.5</w:t>
      </w:r>
      <w:r w:rsidR="00EA10E2" w:rsidRPr="00133133">
        <w:rPr>
          <w:lang w:val="en-GB"/>
        </w:rPr>
        <w:t xml:space="preserve">. </w:t>
      </w:r>
      <w:ins w:id="854" w:author="Guus van den Akker" w:date="2020-05-28T22:17:00Z">
        <w:r w:rsidR="00332CFA">
          <w:rPr>
            <w:lang w:val="en-GB"/>
          </w:rPr>
          <w:t>Sti</w:t>
        </w:r>
      </w:ins>
      <w:ins w:id="855" w:author="Guus van den Akker" w:date="2020-05-28T22:18:00Z">
        <w:r w:rsidR="00332CFA">
          <w:rPr>
            <w:lang w:val="en-GB"/>
          </w:rPr>
          <w:t>ll</w:t>
        </w:r>
      </w:ins>
      <w:ins w:id="856" w:author="Guus van den Akker" w:date="2020-06-05T10:33:00Z">
        <w:r w:rsidR="00E22366">
          <w:rPr>
            <w:lang w:val="en-GB"/>
          </w:rPr>
          <w:t>,</w:t>
        </w:r>
      </w:ins>
      <w:ins w:id="857" w:author="Guus van den Akker" w:date="2020-05-28T22:18:00Z">
        <w:r w:rsidR="00332CFA">
          <w:rPr>
            <w:lang w:val="en-GB"/>
          </w:rPr>
          <w:t xml:space="preserve"> this paper </w:t>
        </w:r>
        <w:r w:rsidR="00B84944">
          <w:rPr>
            <w:lang w:val="en-GB"/>
          </w:rPr>
          <w:t>provides</w:t>
        </w:r>
        <w:r w:rsidR="00332CFA" w:rsidRPr="00133133">
          <w:rPr>
            <w:lang w:val="en-GB"/>
          </w:rPr>
          <w:t xml:space="preserve"> a broader understanding of the effects of offline events </w:t>
        </w:r>
      </w:ins>
      <w:ins w:id="858" w:author="Guus van den Akker" w:date="2020-05-28T22:19:00Z">
        <w:r w:rsidR="00B441B8">
          <w:rPr>
            <w:lang w:val="en-GB"/>
          </w:rPr>
          <w:t>and online participation</w:t>
        </w:r>
        <w:r w:rsidR="00E273E1">
          <w:rPr>
            <w:lang w:val="en-GB"/>
          </w:rPr>
          <w:t xml:space="preserve"> and is therefore considered relevant.</w:t>
        </w:r>
      </w:ins>
      <w:ins w:id="859" w:author="Guus van den Akker" w:date="2020-05-28T22:18:00Z">
        <w:r w:rsidR="00332CFA" w:rsidRPr="00133133">
          <w:rPr>
            <w:lang w:val="en-GB"/>
          </w:rPr>
          <w:t xml:space="preserve"> </w:t>
        </w:r>
      </w:ins>
      <w:del w:id="860" w:author="Guus van den Akker" w:date="2020-05-28T22:19:00Z">
        <w:r w:rsidR="00EA10E2" w:rsidRPr="00133133">
          <w:rPr>
            <w:lang w:val="en-GB"/>
          </w:rPr>
          <w:delText xml:space="preserve">However, due to the lack of </w:delText>
        </w:r>
        <w:r w:rsidR="00722826" w:rsidRPr="00133133">
          <w:rPr>
            <w:lang w:val="en-GB"/>
          </w:rPr>
          <w:delText xml:space="preserve">available papers, </w:delText>
        </w:r>
        <w:r w:rsidR="00C3792A" w:rsidRPr="00133133">
          <w:rPr>
            <w:lang w:val="en-GB"/>
          </w:rPr>
          <w:delText>the article is still considered relevant for our literature review.</w:delText>
        </w:r>
      </w:del>
    </w:p>
    <w:p w14:paraId="6B8C3632" w14:textId="2283AA92" w:rsidR="009440A8" w:rsidRDefault="009440A8">
      <w:pPr>
        <w:rPr>
          <w:ins w:id="861" w:author="Luuk van de Ven" w:date="2020-05-28T22:56:00Z"/>
        </w:rPr>
      </w:pPr>
    </w:p>
    <w:p w14:paraId="47F41A8F" w14:textId="236522BB" w:rsidR="00275433" w:rsidRDefault="00DD6039">
      <w:pPr>
        <w:pStyle w:val="Caption"/>
        <w:keepNext/>
        <w:spacing w:after="0"/>
        <w:rPr>
          <w:ins w:id="862" w:author="Luuk van de Ven" w:date="2020-05-28T22:59:00Z"/>
        </w:rPr>
        <w:pPrChange w:id="863" w:author="Luuk van de Ven" w:date="2020-05-28T22:59:00Z">
          <w:pPr/>
        </w:pPrChange>
      </w:pPr>
      <w:ins w:id="864" w:author="Guus van den Akker" w:date="2020-05-29T10:18:00Z">
        <w:r w:rsidRPr="00DD6039">
          <w:rPr>
            <w:rFonts w:ascii="Times New Roman" w:hAnsi="Times New Roman" w:cs="Times New Roman"/>
          </w:rPr>
          <w:t xml:space="preserve">Table </w:t>
        </w:r>
        <w:r w:rsidRPr="00DD6039">
          <w:rPr>
            <w:rFonts w:ascii="Times New Roman" w:hAnsi="Times New Roman" w:cs="Times New Roman"/>
          </w:rPr>
          <w:fldChar w:fldCharType="begin"/>
        </w:r>
        <w:r w:rsidRPr="00DD6039">
          <w:rPr>
            <w:rFonts w:ascii="Times New Roman" w:hAnsi="Times New Roman" w:cs="Times New Roman"/>
          </w:rPr>
          <w:instrText xml:space="preserve"> SEQ Table \* ARABIC </w:instrText>
        </w:r>
        <w:r w:rsidRPr="00DD6039">
          <w:rPr>
            <w:rFonts w:ascii="Times New Roman" w:hAnsi="Times New Roman" w:cs="Times New Roman"/>
          </w:rPr>
          <w:fldChar w:fldCharType="separate"/>
        </w:r>
        <w:r w:rsidRPr="00DD6039">
          <w:rPr>
            <w:rFonts w:ascii="Times New Roman" w:hAnsi="Times New Roman" w:cs="Times New Roman"/>
            <w:noProof/>
          </w:rPr>
          <w:t>1</w:t>
        </w:r>
        <w:r w:rsidRPr="00DD6039">
          <w:rPr>
            <w:rFonts w:ascii="Times New Roman" w:hAnsi="Times New Roman" w:cs="Times New Roman"/>
          </w:rPr>
          <w:fldChar w:fldCharType="end"/>
        </w:r>
        <w:r w:rsidRPr="00DD6039">
          <w:rPr>
            <w:rFonts w:ascii="Times New Roman" w:hAnsi="Times New Roman" w:cs="Times New Roman"/>
            <w:noProof/>
          </w:rPr>
          <w:t xml:space="preserve"> – Characteristics studies</w:t>
        </w:r>
      </w:ins>
      <w:ins w:id="865" w:author="Luuk van de Ven" w:date="2020-05-28T22:59:00Z">
        <w:del w:id="866" w:author="Guus van den Akker" w:date="2020-05-29T10:18:00Z">
          <w:r w:rsidR="00275433" w:rsidRPr="00DD6039">
            <w:rPr>
              <w:rFonts w:ascii="Times New Roman" w:hAnsi="Times New Roman" w:cs="Times New Roman"/>
            </w:rPr>
            <w:delText xml:space="preserve">Table </w:delText>
          </w:r>
          <w:r w:rsidR="00275433" w:rsidRPr="00DD6039">
            <w:rPr>
              <w:rFonts w:ascii="Times New Roman" w:hAnsi="Times New Roman" w:cs="Times New Roman"/>
            </w:rPr>
            <w:fldChar w:fldCharType="begin"/>
          </w:r>
          <w:r w:rsidR="00275433" w:rsidRPr="00DD6039">
            <w:rPr>
              <w:rFonts w:ascii="Times New Roman" w:hAnsi="Times New Roman" w:cs="Times New Roman"/>
            </w:rPr>
            <w:delInstrText xml:space="preserve"> SEQ Table \* ARABIC </w:delInstrText>
          </w:r>
        </w:del>
      </w:ins>
      <w:del w:id="867" w:author="Guus van den Akker" w:date="2020-05-29T10:18:00Z">
        <w:r w:rsidR="00275433" w:rsidRPr="00DD6039">
          <w:rPr>
            <w:rFonts w:ascii="Times New Roman" w:hAnsi="Times New Roman" w:cs="Times New Roman"/>
          </w:rPr>
          <w:fldChar w:fldCharType="separate"/>
        </w:r>
      </w:del>
      <w:ins w:id="868" w:author="Luuk van de Ven" w:date="2020-05-28T22:59:00Z">
        <w:del w:id="869" w:author="Guus van den Akker" w:date="2020-05-29T10:18:00Z">
          <w:r w:rsidR="00275433" w:rsidRPr="00DD6039">
            <w:rPr>
              <w:rFonts w:ascii="Times New Roman" w:hAnsi="Times New Roman" w:cs="Times New Roman"/>
            </w:rPr>
            <w:delText>1</w:delText>
          </w:r>
          <w:r w:rsidR="00275433" w:rsidRPr="00DD6039">
            <w:rPr>
              <w:rFonts w:ascii="Times New Roman" w:hAnsi="Times New Roman" w:cs="Times New Roman"/>
            </w:rPr>
            <w:fldChar w:fldCharType="end"/>
          </w:r>
          <w:r w:rsidR="00275433" w:rsidRPr="00DD6039">
            <w:rPr>
              <w:rFonts w:ascii="Times New Roman" w:hAnsi="Times New Roman" w:cs="Times New Roman"/>
            </w:rPr>
            <w:delText xml:space="preserve"> – Characteristics studies</w:delText>
          </w:r>
        </w:del>
      </w:ins>
    </w:p>
    <w:tbl>
      <w:tblPr>
        <w:tblStyle w:val="TableGrid"/>
        <w:tblpPr w:leftFromText="180" w:rightFromText="180" w:vertAnchor="text" w:horzAnchor="margin" w:tblpY="-30"/>
        <w:tblW w:w="9351" w:type="dxa"/>
        <w:tblLook w:val="04A0" w:firstRow="1" w:lastRow="0" w:firstColumn="1" w:lastColumn="0" w:noHBand="0" w:noVBand="1"/>
      </w:tblPr>
      <w:tblGrid>
        <w:gridCol w:w="2846"/>
        <w:gridCol w:w="1685"/>
        <w:gridCol w:w="2268"/>
        <w:gridCol w:w="2552"/>
      </w:tblGrid>
      <w:tr w:rsidR="00275433" w:rsidRPr="00133133" w14:paraId="18CE862E" w14:textId="77777777" w:rsidTr="00275433">
        <w:trPr>
          <w:trHeight w:val="505"/>
        </w:trPr>
        <w:tc>
          <w:tcPr>
            <w:tcW w:w="2846" w:type="dxa"/>
          </w:tcPr>
          <w:p w14:paraId="40F7BDEC" w14:textId="44A2D4B6" w:rsidR="00275433" w:rsidRPr="000A3874" w:rsidRDefault="00275433" w:rsidP="00275433">
            <w:pPr>
              <w:spacing w:line="240" w:lineRule="auto"/>
              <w:rPr>
                <w:b/>
                <w:bCs/>
                <w:lang w:val="en-GB"/>
              </w:rPr>
            </w:pPr>
            <w:commentRangeStart w:id="870"/>
            <w:ins w:id="871" w:author="Luuk van de Ven" w:date="2020-05-28T22:59:00Z">
              <w:r w:rsidRPr="000A3874">
                <w:rPr>
                  <w:b/>
                  <w:bCs/>
                  <w:lang w:val="en-GB"/>
                </w:rPr>
                <w:t>Name study</w:t>
              </w:r>
            </w:ins>
          </w:p>
        </w:tc>
        <w:tc>
          <w:tcPr>
            <w:tcW w:w="1685" w:type="dxa"/>
          </w:tcPr>
          <w:p w14:paraId="7B3DEC55" w14:textId="77777777" w:rsidR="00275433" w:rsidRPr="000A3874" w:rsidRDefault="00275433" w:rsidP="00275433">
            <w:pPr>
              <w:spacing w:line="240" w:lineRule="auto"/>
              <w:rPr>
                <w:b/>
                <w:bCs/>
                <w:lang w:val="en-GB"/>
              </w:rPr>
            </w:pPr>
            <w:ins w:id="872" w:author="Luuk van de Ven" w:date="2020-05-28T22:59:00Z">
              <w:r w:rsidRPr="000A3874">
                <w:rPr>
                  <w:b/>
                  <w:bCs/>
                  <w:lang w:val="en-GB"/>
                </w:rPr>
                <w:t>Effect size</w:t>
              </w:r>
            </w:ins>
          </w:p>
        </w:tc>
        <w:tc>
          <w:tcPr>
            <w:tcW w:w="2268" w:type="dxa"/>
          </w:tcPr>
          <w:p w14:paraId="11A084C6" w14:textId="77777777" w:rsidR="00275433" w:rsidRPr="000A3874" w:rsidRDefault="00275433" w:rsidP="00275433">
            <w:pPr>
              <w:spacing w:line="240" w:lineRule="auto"/>
              <w:rPr>
                <w:b/>
                <w:bCs/>
                <w:lang w:val="en-GB"/>
              </w:rPr>
            </w:pPr>
            <w:ins w:id="873" w:author="Luuk van de Ven" w:date="2020-05-28T22:59:00Z">
              <w:r w:rsidRPr="000A3874">
                <w:rPr>
                  <w:b/>
                  <w:bCs/>
                  <w:lang w:val="en-GB"/>
                </w:rPr>
                <w:t>Precision (CI 95%)</w:t>
              </w:r>
            </w:ins>
          </w:p>
        </w:tc>
        <w:tc>
          <w:tcPr>
            <w:tcW w:w="2552" w:type="dxa"/>
          </w:tcPr>
          <w:p w14:paraId="56125833" w14:textId="77777777" w:rsidR="00275433" w:rsidRPr="000A3874" w:rsidRDefault="00275433" w:rsidP="00275433">
            <w:pPr>
              <w:spacing w:line="240" w:lineRule="auto"/>
              <w:rPr>
                <w:b/>
                <w:bCs/>
                <w:lang w:val="en-GB"/>
              </w:rPr>
            </w:pPr>
            <w:ins w:id="874" w:author="Luuk van de Ven" w:date="2020-05-28T22:59:00Z">
              <w:r w:rsidRPr="000A3874">
                <w:rPr>
                  <w:b/>
                  <w:bCs/>
                  <w:lang w:val="en-GB"/>
                </w:rPr>
                <w:t>Study Characteristics</w:t>
              </w:r>
            </w:ins>
          </w:p>
        </w:tc>
      </w:tr>
      <w:tr w:rsidR="00275433" w:rsidRPr="00133133" w14:paraId="7199B749" w14:textId="77777777" w:rsidTr="00275433">
        <w:tc>
          <w:tcPr>
            <w:tcW w:w="2846" w:type="dxa"/>
          </w:tcPr>
          <w:p w14:paraId="45FE4A88" w14:textId="77777777" w:rsidR="00275433" w:rsidRPr="00777802" w:rsidRDefault="00275433" w:rsidP="00275433">
            <w:pPr>
              <w:spacing w:line="276" w:lineRule="auto"/>
              <w:jc w:val="left"/>
              <w:rPr>
                <w:rFonts w:eastAsia="Corbel"/>
                <w:lang w:val="es-ES"/>
              </w:rPr>
            </w:pPr>
            <w:ins w:id="875" w:author="Luuk van de Ven" w:date="2020-05-28T22:59:00Z">
              <w:r w:rsidRPr="00777802">
                <w:rPr>
                  <w:lang w:val="es-ES"/>
                </w:rPr>
                <w:t>McCully, Lampe, Sarkar, Velasquez and Sreevinasan, 2011</w:t>
              </w:r>
            </w:ins>
          </w:p>
        </w:tc>
        <w:tc>
          <w:tcPr>
            <w:tcW w:w="1685" w:type="dxa"/>
          </w:tcPr>
          <w:p w14:paraId="477E299C" w14:textId="77777777" w:rsidR="00275433" w:rsidRPr="00133133" w:rsidRDefault="00275433" w:rsidP="00275433">
            <w:pPr>
              <w:spacing w:line="276" w:lineRule="auto"/>
              <w:jc w:val="left"/>
              <w:rPr>
                <w:lang w:val="en-GB"/>
              </w:rPr>
            </w:pPr>
            <w:ins w:id="876" w:author="Luuk van de Ven" w:date="2020-05-28T22:59:00Z">
              <w:r w:rsidRPr="00133133">
                <w:rPr>
                  <w:lang w:val="en-GB"/>
                </w:rPr>
                <w:t>-2.79 /</w:t>
              </w:r>
              <w:r>
                <w:rPr>
                  <w:lang w:val="en-GB"/>
                </w:rPr>
                <w:t xml:space="preserve"> </w:t>
              </w:r>
              <w:r w:rsidRPr="00133133">
                <w:rPr>
                  <w:lang w:val="en-GB"/>
                </w:rPr>
                <w:t>-4.328</w:t>
              </w:r>
            </w:ins>
          </w:p>
        </w:tc>
        <w:tc>
          <w:tcPr>
            <w:tcW w:w="2268" w:type="dxa"/>
          </w:tcPr>
          <w:p w14:paraId="4E0F1638" w14:textId="77777777" w:rsidR="00275433" w:rsidRPr="00133133" w:rsidRDefault="00275433" w:rsidP="00275433">
            <w:pPr>
              <w:spacing w:line="276" w:lineRule="auto"/>
              <w:jc w:val="left"/>
              <w:rPr>
                <w:lang w:val="en-GB"/>
              </w:rPr>
            </w:pPr>
            <w:ins w:id="877" w:author="Luuk van de Ven" w:date="2020-05-28T22:59:00Z">
              <w:r w:rsidRPr="00133133">
                <w:rPr>
                  <w:lang w:val="en-GB"/>
                </w:rPr>
                <w:t>N/A</w:t>
              </w:r>
              <w:r>
                <w:rPr>
                  <w:rStyle w:val="FootnoteReference"/>
                  <w:lang w:val="en-GB"/>
                </w:rPr>
                <w:footnoteReference w:id="2"/>
              </w:r>
            </w:ins>
          </w:p>
        </w:tc>
        <w:tc>
          <w:tcPr>
            <w:tcW w:w="2552" w:type="dxa"/>
          </w:tcPr>
          <w:p w14:paraId="33D4464D" w14:textId="77777777" w:rsidR="00275433" w:rsidRPr="000A3874" w:rsidRDefault="00275433" w:rsidP="00275433">
            <w:pPr>
              <w:spacing w:line="276" w:lineRule="auto"/>
              <w:jc w:val="left"/>
              <w:rPr>
                <w:lang w:val="en-GB"/>
              </w:rPr>
            </w:pPr>
            <w:ins w:id="882" w:author="Luuk van de Ven" w:date="2020-05-28T22:59:00Z">
              <w:r w:rsidRPr="000A3874">
                <w:rPr>
                  <w:lang w:val="en-GB"/>
                </w:rPr>
                <w:t>Server data</w:t>
              </w:r>
            </w:ins>
          </w:p>
        </w:tc>
      </w:tr>
      <w:tr w:rsidR="00275433" w:rsidRPr="00133133" w14:paraId="4CAFCEE1" w14:textId="77777777" w:rsidTr="00275433">
        <w:tc>
          <w:tcPr>
            <w:tcW w:w="2846" w:type="dxa"/>
          </w:tcPr>
          <w:p w14:paraId="31195804" w14:textId="77777777" w:rsidR="00275433" w:rsidRPr="00133133" w:rsidRDefault="00275433" w:rsidP="00275433">
            <w:pPr>
              <w:spacing w:line="276" w:lineRule="auto"/>
              <w:jc w:val="left"/>
              <w:rPr>
                <w:rFonts w:eastAsia="Corbel"/>
                <w:lang w:val="en-GB"/>
              </w:rPr>
            </w:pPr>
            <w:ins w:id="883" w:author="Luuk van de Ven" w:date="2020-05-28T22:59:00Z">
              <w:r w:rsidRPr="00133133">
                <w:rPr>
                  <w:lang w:val="en-GB"/>
                </w:rPr>
                <w:t>Koh, Kim, Butler and Bock, 2007</w:t>
              </w:r>
            </w:ins>
          </w:p>
        </w:tc>
        <w:tc>
          <w:tcPr>
            <w:tcW w:w="1685" w:type="dxa"/>
          </w:tcPr>
          <w:p w14:paraId="34526BE5" w14:textId="77777777" w:rsidR="00275433" w:rsidRPr="00133133" w:rsidRDefault="00275433" w:rsidP="00275433">
            <w:pPr>
              <w:spacing w:line="276" w:lineRule="auto"/>
              <w:jc w:val="left"/>
              <w:rPr>
                <w:lang w:val="en-GB"/>
              </w:rPr>
            </w:pPr>
            <w:ins w:id="884" w:author="Luuk van de Ven" w:date="2020-05-28T22:59:00Z">
              <w:r w:rsidRPr="00133133">
                <w:rPr>
                  <w:lang w:val="en-GB"/>
                </w:rPr>
                <w:t>0.387</w:t>
              </w:r>
            </w:ins>
          </w:p>
        </w:tc>
        <w:tc>
          <w:tcPr>
            <w:tcW w:w="2268" w:type="dxa"/>
          </w:tcPr>
          <w:p w14:paraId="5901ECE2" w14:textId="77777777" w:rsidR="00275433" w:rsidRPr="00133133" w:rsidRDefault="00275433" w:rsidP="00275433">
            <w:pPr>
              <w:spacing w:line="276" w:lineRule="auto"/>
              <w:jc w:val="left"/>
              <w:rPr>
                <w:lang w:val="en-GB"/>
              </w:rPr>
            </w:pPr>
            <w:ins w:id="885" w:author="Luuk van de Ven" w:date="2020-05-28T22:59:00Z">
              <w:r w:rsidRPr="00133133">
                <w:rPr>
                  <w:lang w:val="en-GB"/>
                </w:rPr>
                <w:t>N/A</w:t>
              </w:r>
              <w:r w:rsidRPr="00FE086B">
                <w:rPr>
                  <w:sz w:val="20"/>
                  <w:szCs w:val="20"/>
                  <w:vertAlign w:val="superscript"/>
                  <w:lang w:val="en-GB"/>
                </w:rPr>
                <w:fldChar w:fldCharType="begin"/>
              </w:r>
              <w:r w:rsidRPr="00FE086B">
                <w:rPr>
                  <w:sz w:val="20"/>
                  <w:szCs w:val="20"/>
                  <w:vertAlign w:val="superscript"/>
                  <w:lang w:val="en-GB"/>
                </w:rPr>
                <w:instrText xml:space="preserve"> NOTEREF _Ref41400667 \h  \* MERGEFORMAT </w:instrText>
              </w:r>
            </w:ins>
            <w:r w:rsidRPr="00FE086B">
              <w:rPr>
                <w:sz w:val="20"/>
                <w:szCs w:val="20"/>
                <w:vertAlign w:val="superscript"/>
                <w:lang w:val="en-GB"/>
              </w:rPr>
            </w:r>
            <w:ins w:id="886" w:author="Luuk van de Ven" w:date="2020-05-28T22:59:00Z">
              <w:r w:rsidRPr="00FE086B">
                <w:rPr>
                  <w:sz w:val="20"/>
                  <w:szCs w:val="20"/>
                  <w:vertAlign w:val="superscript"/>
                  <w:lang w:val="en-GB"/>
                </w:rPr>
                <w:fldChar w:fldCharType="separate"/>
              </w:r>
              <w:r w:rsidRPr="00FE086B">
                <w:rPr>
                  <w:sz w:val="20"/>
                  <w:szCs w:val="20"/>
                  <w:vertAlign w:val="superscript"/>
                  <w:lang w:val="en-GB"/>
                </w:rPr>
                <w:t>†</w:t>
              </w:r>
              <w:r w:rsidRPr="00FE086B">
                <w:rPr>
                  <w:sz w:val="20"/>
                  <w:szCs w:val="20"/>
                  <w:vertAlign w:val="superscript"/>
                  <w:lang w:val="en-GB"/>
                </w:rPr>
                <w:fldChar w:fldCharType="end"/>
              </w:r>
            </w:ins>
          </w:p>
        </w:tc>
        <w:tc>
          <w:tcPr>
            <w:tcW w:w="2552" w:type="dxa"/>
          </w:tcPr>
          <w:p w14:paraId="39E978E3" w14:textId="77777777" w:rsidR="00275433" w:rsidRPr="000A3874" w:rsidRDefault="00275433" w:rsidP="00275433">
            <w:pPr>
              <w:spacing w:line="276" w:lineRule="auto"/>
              <w:jc w:val="left"/>
              <w:rPr>
                <w:ins w:id="887" w:author="Luuk van de Ven" w:date="2020-05-28T22:59:00Z"/>
                <w:lang w:val="en-GB"/>
              </w:rPr>
            </w:pPr>
            <w:ins w:id="888" w:author="Luuk van de Ven" w:date="2020-05-28T22:59:00Z">
              <w:r w:rsidRPr="000A3874">
                <w:rPr>
                  <w:lang w:val="en-GB"/>
                </w:rPr>
                <w:t>Survey data</w:t>
              </w:r>
            </w:ins>
          </w:p>
          <w:p w14:paraId="4CCF6DB0" w14:textId="77777777" w:rsidR="00275433" w:rsidRPr="000A3874" w:rsidRDefault="00275433" w:rsidP="00275433">
            <w:pPr>
              <w:spacing w:line="276" w:lineRule="auto"/>
              <w:jc w:val="left"/>
              <w:rPr>
                <w:lang w:val="en-GB"/>
              </w:rPr>
            </w:pPr>
            <w:ins w:id="889" w:author="Luuk van de Ven" w:date="2020-05-28T22:59:00Z">
              <w:r w:rsidRPr="000A3874">
                <w:rPr>
                  <w:lang w:val="en-GB"/>
                </w:rPr>
                <w:t>No interpretation of the effect size given</w:t>
              </w:r>
            </w:ins>
          </w:p>
        </w:tc>
      </w:tr>
      <w:tr w:rsidR="00275433" w:rsidRPr="00133133" w14:paraId="196C45A6" w14:textId="77777777" w:rsidTr="00275433">
        <w:tc>
          <w:tcPr>
            <w:tcW w:w="2846" w:type="dxa"/>
          </w:tcPr>
          <w:p w14:paraId="0FA074B1" w14:textId="77777777" w:rsidR="00275433" w:rsidRPr="00133133" w:rsidRDefault="00275433" w:rsidP="00275433">
            <w:pPr>
              <w:spacing w:line="276" w:lineRule="auto"/>
              <w:jc w:val="left"/>
              <w:rPr>
                <w:lang w:val="en-GB"/>
              </w:rPr>
            </w:pPr>
            <w:ins w:id="890" w:author="Luuk van de Ven" w:date="2020-05-28T22:59:00Z">
              <w:r w:rsidRPr="00133133">
                <w:rPr>
                  <w:lang w:val="en-GB"/>
                </w:rPr>
                <w:t>Sessions, 2010</w:t>
              </w:r>
            </w:ins>
          </w:p>
        </w:tc>
        <w:tc>
          <w:tcPr>
            <w:tcW w:w="1685" w:type="dxa"/>
          </w:tcPr>
          <w:p w14:paraId="19A973CF" w14:textId="77777777" w:rsidR="00275433" w:rsidRPr="00133133" w:rsidRDefault="00275433" w:rsidP="00275433">
            <w:pPr>
              <w:spacing w:line="276" w:lineRule="auto"/>
              <w:jc w:val="left"/>
              <w:rPr>
                <w:lang w:val="en-GB"/>
              </w:rPr>
            </w:pPr>
            <w:ins w:id="891" w:author="Luuk van de Ven" w:date="2020-05-28T22:59:00Z">
              <w:r w:rsidRPr="00133133">
                <w:rPr>
                  <w:lang w:val="en-GB"/>
                </w:rPr>
                <w:t>0.01*</w:t>
              </w:r>
            </w:ins>
          </w:p>
        </w:tc>
        <w:tc>
          <w:tcPr>
            <w:tcW w:w="2268" w:type="dxa"/>
          </w:tcPr>
          <w:p w14:paraId="14CC86F2" w14:textId="77777777" w:rsidR="00275433" w:rsidRPr="00133133" w:rsidRDefault="00275433" w:rsidP="00275433">
            <w:pPr>
              <w:spacing w:line="276" w:lineRule="auto"/>
              <w:jc w:val="left"/>
              <w:rPr>
                <w:lang w:val="en-GB"/>
              </w:rPr>
            </w:pPr>
            <w:ins w:id="892" w:author="Luuk van de Ven" w:date="2020-05-28T22:59:00Z">
              <w:r>
                <w:rPr>
                  <w:lang w:val="en-GB"/>
                </w:rPr>
                <w:t>[</w:t>
              </w:r>
              <w:r w:rsidRPr="00133133">
                <w:rPr>
                  <w:lang w:val="en-GB"/>
                </w:rPr>
                <w:t>-2.02</w:t>
              </w:r>
              <w:r>
                <w:rPr>
                  <w:lang w:val="en-GB"/>
                </w:rPr>
                <w:t xml:space="preserve"> ;</w:t>
              </w:r>
              <w:r w:rsidRPr="00133133">
                <w:rPr>
                  <w:lang w:val="en-GB"/>
                </w:rPr>
                <w:t xml:space="preserve"> 2.04</w:t>
              </w:r>
              <w:r>
                <w:rPr>
                  <w:lang w:val="en-GB"/>
                </w:rPr>
                <w:t>]</w:t>
              </w:r>
            </w:ins>
          </w:p>
        </w:tc>
        <w:tc>
          <w:tcPr>
            <w:tcW w:w="2552" w:type="dxa"/>
          </w:tcPr>
          <w:p w14:paraId="0561B4FB" w14:textId="77777777" w:rsidR="00275433" w:rsidRPr="000A3874" w:rsidRDefault="00275433" w:rsidP="00275433">
            <w:pPr>
              <w:spacing w:line="276" w:lineRule="auto"/>
              <w:jc w:val="left"/>
              <w:rPr>
                <w:ins w:id="893" w:author="Luuk van de Ven" w:date="2020-05-28T22:59:00Z"/>
                <w:lang w:val="en-GB"/>
              </w:rPr>
            </w:pPr>
            <w:ins w:id="894" w:author="Luuk van de Ven" w:date="2020-05-28T22:59:00Z">
              <w:r w:rsidRPr="000A3874">
                <w:rPr>
                  <w:lang w:val="en-GB"/>
                </w:rPr>
                <w:t>Server data</w:t>
              </w:r>
            </w:ins>
          </w:p>
          <w:p w14:paraId="1068A41A" w14:textId="77777777" w:rsidR="00275433" w:rsidRPr="000A3874" w:rsidRDefault="00275433" w:rsidP="00275433">
            <w:pPr>
              <w:spacing w:line="276" w:lineRule="auto"/>
              <w:jc w:val="left"/>
              <w:rPr>
                <w:lang w:val="en-GB"/>
              </w:rPr>
            </w:pPr>
            <w:ins w:id="895" w:author="Luuk van de Ven" w:date="2020-05-28T22:59:00Z">
              <w:r w:rsidRPr="000A3874">
                <w:rPr>
                  <w:lang w:val="en-GB"/>
                </w:rPr>
                <w:t>Effect not significant*</w:t>
              </w:r>
            </w:ins>
            <w:commentRangeEnd w:id="870"/>
            <w:r w:rsidR="001538B5">
              <w:rPr>
                <w:rStyle w:val="CommentReference"/>
                <w:rFonts w:asciiTheme="minorHAnsi" w:hAnsiTheme="minorHAnsi" w:cstheme="minorBidi"/>
              </w:rPr>
              <w:commentReference w:id="870"/>
            </w:r>
          </w:p>
        </w:tc>
      </w:tr>
    </w:tbl>
    <w:p w14:paraId="7F7C2AA6" w14:textId="77777777" w:rsidR="00275433" w:rsidRDefault="00275433">
      <w:pPr>
        <w:rPr>
          <w:ins w:id="896" w:author="Luuk van de Ven" w:date="2020-05-28T22:59:00Z"/>
          <w:lang w:val="en-GB"/>
        </w:rPr>
        <w:pPrChange w:id="897" w:author="Guus van den Akker" w:date="2020-05-29T14:13:00Z">
          <w:pPr>
            <w:ind w:firstLine="720"/>
          </w:pPr>
        </w:pPrChange>
      </w:pPr>
    </w:p>
    <w:p w14:paraId="461425BF" w14:textId="4E8FD8C7" w:rsidR="00F04EE5" w:rsidRPr="00133133" w:rsidRDefault="009440A8" w:rsidP="00E7416D">
      <w:pPr>
        <w:ind w:firstLine="720"/>
        <w:rPr>
          <w:lang w:val="en-GB"/>
        </w:rPr>
      </w:pPr>
      <w:ins w:id="898" w:author="Luuk van de Ven" w:date="2020-05-28T22:56:00Z">
        <w:r w:rsidRPr="00133133">
          <w:rPr>
            <w:lang w:val="en-GB"/>
          </w:rPr>
          <w:t xml:space="preserve"> </w:t>
        </w:r>
      </w:ins>
      <w:r w:rsidR="009D3379" w:rsidRPr="00133133">
        <w:rPr>
          <w:lang w:val="en-GB"/>
        </w:rPr>
        <w:t>It</w:t>
      </w:r>
      <w:r w:rsidR="005907C6" w:rsidRPr="00133133">
        <w:rPr>
          <w:lang w:val="en-GB"/>
        </w:rPr>
        <w:t xml:space="preserve"> </w:t>
      </w:r>
      <w:r w:rsidR="00F04EE5" w:rsidRPr="00133133">
        <w:rPr>
          <w:lang w:val="en-GB"/>
        </w:rPr>
        <w:t>is important to note that the theoretical domains</w:t>
      </w:r>
      <w:r w:rsidR="001B3732" w:rsidRPr="00133133">
        <w:rPr>
          <w:lang w:val="en-GB"/>
        </w:rPr>
        <w:t xml:space="preserve"> from</w:t>
      </w:r>
      <w:r w:rsidR="005907C6" w:rsidRPr="00133133">
        <w:rPr>
          <w:lang w:val="en-GB"/>
        </w:rPr>
        <w:t xml:space="preserve"> the articles </w:t>
      </w:r>
      <w:r w:rsidR="00133254" w:rsidRPr="00133133">
        <w:rPr>
          <w:lang w:val="en-GB"/>
        </w:rPr>
        <w:t>that</w:t>
      </w:r>
      <w:r w:rsidR="005907C6" w:rsidRPr="00133133">
        <w:rPr>
          <w:lang w:val="en-GB"/>
        </w:rPr>
        <w:t xml:space="preserve"> </w:t>
      </w:r>
      <w:r w:rsidR="001E4172" w:rsidRPr="00133133">
        <w:rPr>
          <w:lang w:val="en-GB"/>
        </w:rPr>
        <w:t xml:space="preserve">contain hypotheses </w:t>
      </w:r>
      <w:r w:rsidR="008111A0" w:rsidRPr="00133133">
        <w:rPr>
          <w:lang w:val="en-GB"/>
        </w:rPr>
        <w:t>like</w:t>
      </w:r>
      <w:r w:rsidR="001E4172" w:rsidRPr="00133133">
        <w:rPr>
          <w:lang w:val="en-GB"/>
        </w:rPr>
        <w:t xml:space="preserve"> the one </w:t>
      </w:r>
      <w:del w:id="899" w:author="Luuk van de Ven" w:date="2020-05-28T17:55:00Z">
        <w:r w:rsidR="001E4172" w:rsidRPr="00133133" w:rsidDel="00C54BC4">
          <w:rPr>
            <w:lang w:val="en-GB"/>
          </w:rPr>
          <w:delText xml:space="preserve">studied in this </w:delText>
        </w:r>
        <w:r w:rsidR="00F04EE5" w:rsidRPr="00133133" w:rsidDel="00C54BC4">
          <w:rPr>
            <w:lang w:val="en-GB"/>
          </w:rPr>
          <w:delText>are</w:delText>
        </w:r>
      </w:del>
      <w:ins w:id="900" w:author="Luuk van de Ven" w:date="2020-05-28T17:55:00Z">
        <w:r w:rsidR="00C54BC4">
          <w:rPr>
            <w:lang w:val="en-GB"/>
          </w:rPr>
          <w:t xml:space="preserve">that we </w:t>
        </w:r>
        <w:commentRangeStart w:id="901"/>
        <w:commentRangeStart w:id="902"/>
        <w:commentRangeStart w:id="903"/>
        <w:r w:rsidR="00C54BC4">
          <w:rPr>
            <w:lang w:val="en-GB"/>
          </w:rPr>
          <w:t>study are</w:t>
        </w:r>
      </w:ins>
      <w:r w:rsidR="00F04EE5" w:rsidRPr="00133133">
        <w:rPr>
          <w:lang w:val="en-GB"/>
        </w:rPr>
        <w:t xml:space="preserve"> </w:t>
      </w:r>
      <w:r w:rsidR="00536B9D" w:rsidRPr="00133133">
        <w:rPr>
          <w:lang w:val="en-GB"/>
        </w:rPr>
        <w:t>different</w:t>
      </w:r>
      <w:commentRangeEnd w:id="901"/>
      <w:ins w:id="904" w:author="Luuk van de Ven" w:date="2020-05-28T22:54:00Z">
        <w:r w:rsidR="005308F3">
          <w:rPr>
            <w:lang w:val="en-GB"/>
          </w:rPr>
          <w:t xml:space="preserve"> from our theoretical domain</w:t>
        </w:r>
      </w:ins>
      <w:r w:rsidR="009F2AF3">
        <w:rPr>
          <w:rStyle w:val="CommentReference"/>
          <w:rFonts w:asciiTheme="minorHAnsi" w:hAnsiTheme="minorHAnsi" w:cstheme="minorBidi"/>
        </w:rPr>
        <w:commentReference w:id="901"/>
      </w:r>
      <w:commentRangeEnd w:id="902"/>
      <w:r w:rsidR="00C10895">
        <w:rPr>
          <w:rStyle w:val="CommentReference"/>
          <w:rFonts w:asciiTheme="minorHAnsi" w:hAnsiTheme="minorHAnsi" w:cstheme="minorBidi"/>
        </w:rPr>
        <w:commentReference w:id="902"/>
      </w:r>
      <w:commentRangeEnd w:id="903"/>
      <w:r w:rsidR="00065167">
        <w:rPr>
          <w:rStyle w:val="CommentReference"/>
          <w:rFonts w:asciiTheme="minorHAnsi" w:hAnsiTheme="minorHAnsi" w:cstheme="minorBidi"/>
        </w:rPr>
        <w:commentReference w:id="903"/>
      </w:r>
      <w:r w:rsidR="001E4172" w:rsidRPr="00133133">
        <w:rPr>
          <w:lang w:val="en-GB"/>
        </w:rPr>
        <w:t>.</w:t>
      </w:r>
      <w:r w:rsidR="00536B9D" w:rsidRPr="00133133">
        <w:rPr>
          <w:lang w:val="en-GB"/>
        </w:rPr>
        <w:t xml:space="preserve"> All studies </w:t>
      </w:r>
      <w:r w:rsidR="002301BD" w:rsidRPr="00133133">
        <w:rPr>
          <w:lang w:val="en-GB"/>
        </w:rPr>
        <w:t>focus on virtual communities in general</w:t>
      </w:r>
      <w:r w:rsidR="00F04EE5" w:rsidRPr="00133133">
        <w:rPr>
          <w:lang w:val="en-GB"/>
        </w:rPr>
        <w:t>. Therefore,</w:t>
      </w:r>
      <w:r w:rsidR="00536B9D" w:rsidRPr="00133133">
        <w:rPr>
          <w:lang w:val="en-GB"/>
        </w:rPr>
        <w:t xml:space="preserve"> the results are not </w:t>
      </w:r>
      <w:r w:rsidR="00F04EE5" w:rsidRPr="00133133">
        <w:rPr>
          <w:lang w:val="en-GB"/>
        </w:rPr>
        <w:t>explicitly</w:t>
      </w:r>
      <w:r w:rsidR="00536B9D" w:rsidRPr="00133133">
        <w:rPr>
          <w:lang w:val="en-GB"/>
        </w:rPr>
        <w:t xml:space="preserve"> </w:t>
      </w:r>
      <w:r w:rsidR="002301BD" w:rsidRPr="00133133">
        <w:rPr>
          <w:lang w:val="en-GB"/>
        </w:rPr>
        <w:t xml:space="preserve">bound to brand communities. </w:t>
      </w:r>
      <w:r w:rsidR="004E4077" w:rsidRPr="00133133">
        <w:rPr>
          <w:lang w:val="en-GB"/>
        </w:rPr>
        <w:t xml:space="preserve">It is hard to make an adequate comparison </w:t>
      </w:r>
      <w:r w:rsidR="00A36503" w:rsidRPr="00133133">
        <w:rPr>
          <w:lang w:val="en-GB"/>
        </w:rPr>
        <w:t xml:space="preserve">in effect sizes as research designs and </w:t>
      </w:r>
      <w:del w:id="905" w:author="Luuk van de Ven" w:date="2020-05-28T17:55:00Z">
        <w:r w:rsidR="00301F96" w:rsidRPr="00133133" w:rsidDel="002C21ED">
          <w:rPr>
            <w:lang w:val="en-GB"/>
          </w:rPr>
          <w:delText>meanings of effect sizes</w:delText>
        </w:r>
      </w:del>
      <w:ins w:id="906" w:author="Luuk van de Ven" w:date="2020-05-28T17:55:00Z">
        <w:r w:rsidR="002C21ED">
          <w:rPr>
            <w:lang w:val="en-GB"/>
          </w:rPr>
          <w:t>effect siz</w:t>
        </w:r>
      </w:ins>
      <w:ins w:id="907" w:author="Luuk van de Ven" w:date="2020-05-28T17:56:00Z">
        <w:r w:rsidR="002C21ED">
          <w:rPr>
            <w:lang w:val="en-GB"/>
          </w:rPr>
          <w:t>e measurement instruments</w:t>
        </w:r>
      </w:ins>
      <w:r w:rsidR="00301F96" w:rsidRPr="00133133">
        <w:rPr>
          <w:lang w:val="en-GB"/>
        </w:rPr>
        <w:t xml:space="preserve"> differ between the articles. </w:t>
      </w:r>
      <w:r w:rsidR="002F2D5E" w:rsidRPr="00133133">
        <w:rPr>
          <w:lang w:val="en-GB"/>
        </w:rPr>
        <w:t xml:space="preserve">What is interesting to note, however, is that all three articles show a different sign. </w:t>
      </w:r>
    </w:p>
    <w:p w14:paraId="1FAEF6B9" w14:textId="689B1797" w:rsidR="00BB5F30" w:rsidRPr="00133133" w:rsidRDefault="002F2D5E" w:rsidP="00E7416D">
      <w:pPr>
        <w:ind w:firstLine="720"/>
        <w:rPr>
          <w:lang w:val="en-GB"/>
        </w:rPr>
      </w:pPr>
      <w:r w:rsidRPr="00133133">
        <w:rPr>
          <w:lang w:val="en-GB"/>
        </w:rPr>
        <w:t>Koh et al. (2007) found a significant positive correlation between participation in offline events and online participation. On the other hand, McCully et al. (20</w:t>
      </w:r>
      <w:r w:rsidR="002F4F71" w:rsidRPr="00133133">
        <w:rPr>
          <w:lang w:val="en-GB"/>
        </w:rPr>
        <w:t>11</w:t>
      </w:r>
      <w:r w:rsidR="007763A3" w:rsidRPr="00133133">
        <w:rPr>
          <w:lang w:val="en-GB"/>
        </w:rPr>
        <w:t xml:space="preserve">) found a significant negative correlation, even though the effect sizes differ in magnitude over the different trials. </w:t>
      </w:r>
      <w:r w:rsidR="00F866FB" w:rsidRPr="00133133">
        <w:rPr>
          <w:lang w:val="en-GB"/>
        </w:rPr>
        <w:t xml:space="preserve">In the third article, Sessions (2010) did not find any significant relationship. This </w:t>
      </w:r>
      <w:r w:rsidR="00F04EE5" w:rsidRPr="00133133">
        <w:rPr>
          <w:lang w:val="en-GB"/>
        </w:rPr>
        <w:t xml:space="preserve">article </w:t>
      </w:r>
      <w:r w:rsidR="00F866FB" w:rsidRPr="00133133">
        <w:rPr>
          <w:lang w:val="en-GB"/>
        </w:rPr>
        <w:t xml:space="preserve">is the only </w:t>
      </w:r>
      <w:r w:rsidR="00F04EE5" w:rsidRPr="00133133">
        <w:rPr>
          <w:lang w:val="en-GB"/>
        </w:rPr>
        <w:t>one</w:t>
      </w:r>
      <w:r w:rsidR="00F866FB" w:rsidRPr="00133133">
        <w:rPr>
          <w:lang w:val="en-GB"/>
        </w:rPr>
        <w:t xml:space="preserve"> which </w:t>
      </w:r>
      <w:r w:rsidR="002A3AE9" w:rsidRPr="00133133">
        <w:rPr>
          <w:lang w:val="en-GB"/>
        </w:rPr>
        <w:t xml:space="preserve">provides enough information to calculate a confidence </w:t>
      </w:r>
      <w:r w:rsidR="002A3AE9" w:rsidRPr="00133133">
        <w:rPr>
          <w:lang w:val="en-GB"/>
        </w:rPr>
        <w:lastRenderedPageBreak/>
        <w:t xml:space="preserve">interval for the effect size. The confidence interval </w:t>
      </w:r>
      <w:r w:rsidR="006D52AF" w:rsidRPr="00133133">
        <w:rPr>
          <w:lang w:val="en-GB"/>
        </w:rPr>
        <w:t>contains strong negative and positive values</w:t>
      </w:r>
      <w:del w:id="908" w:author="Guus van den Akker" w:date="2020-05-28T22:28:00Z">
        <w:r w:rsidR="00C007DE" w:rsidRPr="00133133">
          <w:rPr>
            <w:lang w:val="en-GB"/>
          </w:rPr>
          <w:delText xml:space="preserve"> (-2 and +2</w:delText>
        </w:r>
        <w:r w:rsidR="00C007DE" w:rsidRPr="00133133" w:rsidDel="00886831">
          <w:rPr>
            <w:lang w:val="en-GB"/>
          </w:rPr>
          <w:delText>)</w:delText>
        </w:r>
      </w:del>
      <w:ins w:id="909" w:author="Guus van den Akker" w:date="2020-05-28T22:28:00Z">
        <w:r w:rsidR="00886831">
          <w:rPr>
            <w:lang w:val="en-GB"/>
          </w:rPr>
          <w:t>[-2.02083 ; 2.04</w:t>
        </w:r>
        <w:r w:rsidR="00D66A3A">
          <w:rPr>
            <w:lang w:val="en-GB"/>
          </w:rPr>
          <w:t>083]</w:t>
        </w:r>
      </w:ins>
      <w:r w:rsidR="00C007DE" w:rsidRPr="00133133">
        <w:rPr>
          <w:lang w:val="en-GB"/>
        </w:rPr>
        <w:t xml:space="preserve">. </w:t>
      </w:r>
      <w:r w:rsidR="00F04EE5" w:rsidRPr="00133133">
        <w:rPr>
          <w:lang w:val="en-GB"/>
        </w:rPr>
        <w:t>This overlap with zero</w:t>
      </w:r>
      <w:r w:rsidR="00C007DE" w:rsidRPr="00133133">
        <w:rPr>
          <w:lang w:val="en-GB"/>
        </w:rPr>
        <w:t xml:space="preserve"> decreases the usefulness for managers, as </w:t>
      </w:r>
      <w:r w:rsidR="00516F2E" w:rsidRPr="00133133">
        <w:rPr>
          <w:lang w:val="en-GB"/>
        </w:rPr>
        <w:t xml:space="preserve">the results </w:t>
      </w:r>
      <w:r w:rsidR="00AF40BF" w:rsidRPr="00133133">
        <w:rPr>
          <w:lang w:val="en-GB"/>
        </w:rPr>
        <w:t>do not imply a specific direction of the effect.</w:t>
      </w:r>
    </w:p>
    <w:p w14:paraId="0E65928D" w14:textId="32D1ADC0" w:rsidR="00F04EE5" w:rsidRPr="00133133" w:rsidRDefault="009E6A69" w:rsidP="00795DE1">
      <w:pPr>
        <w:ind w:firstLine="720"/>
        <w:rPr>
          <w:lang w:val="en-GB"/>
        </w:rPr>
      </w:pPr>
      <w:r w:rsidRPr="00133133">
        <w:rPr>
          <w:rFonts w:eastAsia="Corbel"/>
          <w:lang w:val="en-GB"/>
        </w:rPr>
        <w:t>These inconclusive results</w:t>
      </w:r>
      <w:r w:rsidR="005907C6" w:rsidRPr="00133133">
        <w:rPr>
          <w:rFonts w:eastAsia="Corbel"/>
          <w:lang w:val="en-GB"/>
        </w:rPr>
        <w:t xml:space="preserve"> </w:t>
      </w:r>
      <w:r w:rsidR="00F80CAB" w:rsidRPr="00133133">
        <w:rPr>
          <w:rFonts w:eastAsia="Corbel"/>
          <w:lang w:val="en-GB"/>
        </w:rPr>
        <w:t>do</w:t>
      </w:r>
      <w:r w:rsidRPr="00133133">
        <w:rPr>
          <w:rFonts w:eastAsia="Corbel"/>
          <w:lang w:val="en-GB"/>
        </w:rPr>
        <w:t xml:space="preserve"> </w:t>
      </w:r>
      <w:r w:rsidR="00F80CAB" w:rsidRPr="00133133">
        <w:rPr>
          <w:rFonts w:eastAsia="Corbel"/>
          <w:lang w:val="en-GB"/>
        </w:rPr>
        <w:t xml:space="preserve">not imply that </w:t>
      </w:r>
      <w:r w:rsidR="00E453CE" w:rsidRPr="00133133">
        <w:rPr>
          <w:rFonts w:eastAsia="Corbel"/>
          <w:lang w:val="en-GB"/>
        </w:rPr>
        <w:t>only one</w:t>
      </w:r>
      <w:r w:rsidR="00F80CAB" w:rsidRPr="00133133">
        <w:rPr>
          <w:rFonts w:eastAsia="Corbel"/>
          <w:lang w:val="en-GB"/>
        </w:rPr>
        <w:t xml:space="preserve"> of the studies is</w:t>
      </w:r>
      <w:r w:rsidR="00E453CE" w:rsidRPr="00133133">
        <w:rPr>
          <w:rFonts w:eastAsia="Corbel"/>
          <w:lang w:val="en-GB"/>
        </w:rPr>
        <w:t xml:space="preserve"> right </w:t>
      </w:r>
      <w:r w:rsidR="00E453CE" w:rsidRPr="00133133">
        <w:rPr>
          <w:lang w:val="en-GB"/>
        </w:rPr>
        <w:t xml:space="preserve">(Course Book - Research Training &amp; Bachelor Thesis Course, n.d.). </w:t>
      </w:r>
      <w:r w:rsidR="00B5696A" w:rsidRPr="00133133">
        <w:rPr>
          <w:lang w:val="en-GB"/>
        </w:rPr>
        <w:t xml:space="preserve">All studies have been analysed and are of high quality. </w:t>
      </w:r>
      <w:r w:rsidR="00F04EE5" w:rsidRPr="00133133">
        <w:rPr>
          <w:lang w:val="en-GB"/>
        </w:rPr>
        <w:t>Instead</w:t>
      </w:r>
      <w:r w:rsidR="00B5696A" w:rsidRPr="00133133">
        <w:rPr>
          <w:lang w:val="en-GB"/>
        </w:rPr>
        <w:t xml:space="preserve">, the difference in sign implies that the theoretical domain is assumed to be heterogeneous. </w:t>
      </w:r>
      <w:r w:rsidR="00657D35" w:rsidRPr="00133133">
        <w:rPr>
          <w:lang w:val="en-GB"/>
        </w:rPr>
        <w:t xml:space="preserve">McCully et </w:t>
      </w:r>
      <w:r w:rsidR="00642C62" w:rsidRPr="00133133">
        <w:rPr>
          <w:lang w:val="en-GB"/>
        </w:rPr>
        <w:t>al</w:t>
      </w:r>
      <w:r w:rsidR="00657D35" w:rsidRPr="00133133">
        <w:rPr>
          <w:lang w:val="en-GB"/>
        </w:rPr>
        <w:t xml:space="preserve">. (2011) are very conservative in extending their findings </w:t>
      </w:r>
      <w:r w:rsidR="00944E50" w:rsidRPr="00133133">
        <w:rPr>
          <w:lang w:val="en-GB"/>
        </w:rPr>
        <w:t xml:space="preserve">beyond the population. </w:t>
      </w:r>
      <w:r w:rsidR="00E730AF" w:rsidRPr="00133133">
        <w:rPr>
          <w:lang w:val="en-GB"/>
        </w:rPr>
        <w:t xml:space="preserve">In the final section of the article, </w:t>
      </w:r>
      <w:r w:rsidR="00F04EE5" w:rsidRPr="00133133">
        <w:rPr>
          <w:lang w:val="en-GB"/>
        </w:rPr>
        <w:t xml:space="preserve">the researchers raise </w:t>
      </w:r>
      <w:r w:rsidR="00E730AF" w:rsidRPr="00133133">
        <w:rPr>
          <w:lang w:val="en-GB"/>
        </w:rPr>
        <w:t>one question about the extension of results to communities like Wikipedia</w:t>
      </w:r>
      <w:r w:rsidR="00642C62" w:rsidRPr="00133133">
        <w:rPr>
          <w:lang w:val="en-GB"/>
        </w:rPr>
        <w:t>. However,</w:t>
      </w:r>
      <w:r w:rsidR="00EC14CB" w:rsidRPr="00133133">
        <w:rPr>
          <w:lang w:val="en-GB"/>
        </w:rPr>
        <w:t xml:space="preserve"> due to the high context dependency and the unique nature of the researched population, the authors </w:t>
      </w:r>
      <w:r w:rsidR="00DF498F" w:rsidRPr="00133133">
        <w:rPr>
          <w:lang w:val="en-GB"/>
        </w:rPr>
        <w:t xml:space="preserve">do not make any further implications. </w:t>
      </w:r>
      <w:r w:rsidR="00F04EE5" w:rsidRPr="00133133">
        <w:rPr>
          <w:lang w:val="en-GB"/>
        </w:rPr>
        <w:t>Therefore, they do not compare</w:t>
      </w:r>
      <w:r w:rsidR="00E01A93" w:rsidRPr="00133133">
        <w:rPr>
          <w:lang w:val="en-GB"/>
        </w:rPr>
        <w:t xml:space="preserve"> results to other papers and </w:t>
      </w:r>
      <w:r w:rsidR="00F04EE5" w:rsidRPr="00133133">
        <w:rPr>
          <w:lang w:val="en-GB"/>
        </w:rPr>
        <w:t xml:space="preserve">use </w:t>
      </w:r>
      <w:r w:rsidR="00E01A93" w:rsidRPr="00133133">
        <w:rPr>
          <w:lang w:val="en-GB"/>
        </w:rPr>
        <w:t xml:space="preserve">citations </w:t>
      </w:r>
      <w:r w:rsidR="00F04EE5" w:rsidRPr="00133133">
        <w:rPr>
          <w:lang w:val="en-GB"/>
        </w:rPr>
        <w:t>only</w:t>
      </w:r>
      <w:r w:rsidR="00E01A93" w:rsidRPr="00133133">
        <w:rPr>
          <w:lang w:val="en-GB"/>
        </w:rPr>
        <w:t xml:space="preserve"> to provide possible explanations for the observed effects. </w:t>
      </w:r>
      <w:r w:rsidR="00DF498F" w:rsidRPr="00133133">
        <w:rPr>
          <w:lang w:val="en-GB"/>
        </w:rPr>
        <w:t>Th</w:t>
      </w:r>
      <w:r w:rsidR="005907C6" w:rsidRPr="00133133">
        <w:rPr>
          <w:lang w:val="en-GB"/>
        </w:rPr>
        <w:t>e limited scope lowers</w:t>
      </w:r>
      <w:r w:rsidR="00DF498F" w:rsidRPr="00133133">
        <w:rPr>
          <w:lang w:val="en-GB"/>
        </w:rPr>
        <w:t xml:space="preserve"> the </w:t>
      </w:r>
      <w:r w:rsidR="000C6556" w:rsidRPr="00133133">
        <w:rPr>
          <w:lang w:val="en-GB"/>
        </w:rPr>
        <w:t>practical relevance of the effects significantly.</w:t>
      </w:r>
    </w:p>
    <w:p w14:paraId="36B510B5" w14:textId="3B9876F9" w:rsidR="00F04EE5" w:rsidRPr="00795DE1" w:rsidRDefault="00F04EE5" w:rsidP="00795DE1">
      <w:pPr>
        <w:ind w:firstLine="720"/>
        <w:rPr>
          <w:rFonts w:eastAsia="Corbel"/>
          <w:lang w:val="en-GB"/>
        </w:rPr>
      </w:pPr>
      <w:r w:rsidRPr="00133133">
        <w:rPr>
          <w:lang w:val="en-GB"/>
        </w:rPr>
        <w:t>Sessions (2010) and Koh et al. (2007) are</w:t>
      </w:r>
      <w:del w:id="910" w:author="Guus van den Akker" w:date="2020-06-05T10:34:00Z">
        <w:r w:rsidRPr="00133133">
          <w:rPr>
            <w:lang w:val="en-GB"/>
          </w:rPr>
          <w:delText xml:space="preserve"> </w:delText>
        </w:r>
      </w:del>
      <w:del w:id="911" w:author="Guus van den Akker" w:date="2020-05-28T22:30:00Z">
        <w:r w:rsidRPr="00133133">
          <w:rPr>
            <w:lang w:val="en-GB"/>
          </w:rPr>
          <w:delText>way</w:delText>
        </w:r>
      </w:del>
      <w:r w:rsidRPr="00133133">
        <w:rPr>
          <w:lang w:val="en-GB"/>
        </w:rPr>
        <w:t xml:space="preserve"> less conservative and generalise their findings to virtual communities in general. However, they also acknowledge the early stage in which their research takes place in this field. Similarly, they do not compare their results to those of other studies. Instead, they use other studies to provide possible explanations for the findings. The described heterogeneity of the theoretical domain, combined with the large confidence interval in the case of the study of Sessions (2010), </w:t>
      </w:r>
      <w:ins w:id="912" w:author="Ditte Selders" w:date="2020-05-28T22:25:00Z">
        <w:r w:rsidR="006C17FC">
          <w:rPr>
            <w:lang w:val="en-GB"/>
          </w:rPr>
          <w:t xml:space="preserve">causes </w:t>
        </w:r>
      </w:ins>
      <w:r w:rsidRPr="00133133">
        <w:rPr>
          <w:lang w:val="en-GB"/>
        </w:rPr>
        <w:t xml:space="preserve">the practical relevance of the observed effects </w:t>
      </w:r>
      <w:ins w:id="913" w:author="Ditte Selders" w:date="2020-05-28T22:25:00Z">
        <w:r w:rsidR="006C17FC">
          <w:rPr>
            <w:lang w:val="en-GB"/>
          </w:rPr>
          <w:t>to be</w:t>
        </w:r>
      </w:ins>
      <w:del w:id="914" w:author="Ditte Selders" w:date="2020-05-28T22:25:00Z">
        <w:r w:rsidRPr="00133133">
          <w:rPr>
            <w:lang w:val="en-GB"/>
          </w:rPr>
          <w:delText>is</w:delText>
        </w:r>
      </w:del>
      <w:r w:rsidRPr="00133133">
        <w:rPr>
          <w:lang w:val="en-GB"/>
        </w:rPr>
        <w:t xml:space="preserve"> limited.</w:t>
      </w:r>
    </w:p>
    <w:p w14:paraId="5B4EB270" w14:textId="6C10A77D" w:rsidR="00F04EE5" w:rsidRPr="00133133" w:rsidRDefault="00F04EE5" w:rsidP="00795DE1">
      <w:pPr>
        <w:ind w:firstLine="720"/>
        <w:rPr>
          <w:lang w:val="en-GB"/>
        </w:rPr>
      </w:pPr>
      <w:r w:rsidRPr="00133133">
        <w:rPr>
          <w:lang w:val="en-GB"/>
        </w:rPr>
        <w:t xml:space="preserve">The difference in sign between McCully et al. (2011) and Koh et al. (2007) can be the result of several differences between the two research designs. First, McCully et al. (2011) researched a geographically dispersed population. The population of Koh et al. (2007) is bound to a country (Korea). Geographical proximity could influence the effect of offline events on </w:t>
      </w:r>
      <w:r w:rsidRPr="00133133">
        <w:rPr>
          <w:lang w:val="en-GB"/>
        </w:rPr>
        <w:lastRenderedPageBreak/>
        <w:t>online participation. Nevertheless, this has not been a topic of research papers published so far and could, therefore, be a subject of later research. A second possible explanation for the difference in sign follows indirectly from the discussion of the paper of McCully et al. (2011). The study of Koh et al. (2007) uses a survey which asks participants to rate their participation before and after an offline event, whereas McCully et al. use server log data. As was mentioned in the critical evaluation, members' perceived participation and their actual participation show differences. In the study of McCully et al. (2011), participants tend to think that they became more active after attending an offline event, while their server log data showed an opposite trend. If the same were the case for the study by Koh et al. (2007), this would explain the difference</w:t>
      </w:r>
      <w:ins w:id="915" w:author="Luuk van de Ven" w:date="2020-05-28T17:59:00Z">
        <w:r w:rsidR="00D30CCA">
          <w:rPr>
            <w:lang w:val="en-GB"/>
          </w:rPr>
          <w:t xml:space="preserve"> in</w:t>
        </w:r>
      </w:ins>
      <w:ins w:id="916" w:author="Guus van den Akker" w:date="2020-06-05T10:34:00Z">
        <w:r w:rsidR="00D30CCA">
          <w:rPr>
            <w:lang w:val="en-GB"/>
          </w:rPr>
          <w:t xml:space="preserve"> </w:t>
        </w:r>
        <w:r w:rsidR="00F63A4B">
          <w:rPr>
            <w:lang w:val="en-GB"/>
          </w:rPr>
          <w:t>the</w:t>
        </w:r>
      </w:ins>
      <w:ins w:id="917" w:author="Luuk van de Ven" w:date="2020-05-28T17:59:00Z">
        <w:r w:rsidR="00D30CCA">
          <w:rPr>
            <w:lang w:val="en-GB"/>
          </w:rPr>
          <w:t xml:space="preserve"> observed effect</w:t>
        </w:r>
      </w:ins>
      <w:del w:id="918" w:author="Luuk van de Ven" w:date="2020-05-28T17:59:00Z">
        <w:r w:rsidRPr="00133133" w:rsidDel="00D30CCA">
          <w:rPr>
            <w:lang w:val="en-GB"/>
          </w:rPr>
          <w:delText>s</w:delText>
        </w:r>
      </w:del>
      <w:r w:rsidRPr="00133133">
        <w:rPr>
          <w:lang w:val="en-GB"/>
        </w:rPr>
        <w:t>.</w:t>
      </w:r>
    </w:p>
    <w:p w14:paraId="37EF137A" w14:textId="63525786" w:rsidR="00795DE1" w:rsidRPr="00E7416D" w:rsidDel="005D0A80" w:rsidRDefault="005907C6" w:rsidP="00E7416D">
      <w:pPr>
        <w:pStyle w:val="Caption"/>
        <w:rPr>
          <w:del w:id="919" w:author="Luuk van de Ven" w:date="2020-05-28T22:55:00Z"/>
          <w:rFonts w:ascii="Times New Roman" w:hAnsi="Times New Roman" w:cs="Times New Roman"/>
          <w:lang w:val="en-GB"/>
        </w:rPr>
      </w:pPr>
      <w:del w:id="920" w:author="Luuk van de Ven" w:date="2020-05-28T22:55:00Z">
        <w:r w:rsidRPr="00AE572E" w:rsidDel="005D0A80">
          <w:rPr>
            <w:rFonts w:ascii="Times New Roman" w:hAnsi="Times New Roman" w:cs="Times New Roman"/>
            <w:lang w:val="en-GB"/>
          </w:rPr>
          <w:delText xml:space="preserve">Table </w:delText>
        </w:r>
        <w:r w:rsidR="00596D75" w:rsidRPr="00AE572E" w:rsidDel="005D0A80">
          <w:rPr>
            <w:lang w:val="en-GB"/>
          </w:rPr>
          <w:fldChar w:fldCharType="begin"/>
        </w:r>
        <w:r w:rsidR="00596D75" w:rsidRPr="00AE572E" w:rsidDel="005D0A80">
          <w:rPr>
            <w:rFonts w:ascii="Times New Roman" w:hAnsi="Times New Roman" w:cs="Times New Roman"/>
            <w:lang w:val="en-GB"/>
          </w:rPr>
          <w:delInstrText xml:space="preserve"> SEQ Table \* ARABIC </w:delInstrText>
        </w:r>
        <w:r w:rsidR="00596D75" w:rsidRPr="00AE572E" w:rsidDel="005D0A80">
          <w:rPr>
            <w:lang w:val="en-GB"/>
          </w:rPr>
          <w:fldChar w:fldCharType="separate"/>
        </w:r>
        <w:r w:rsidR="00E42148" w:rsidDel="005D0A80">
          <w:rPr>
            <w:rFonts w:ascii="Times New Roman" w:hAnsi="Times New Roman" w:cs="Times New Roman"/>
            <w:noProof/>
            <w:lang w:val="en-GB"/>
          </w:rPr>
          <w:delText>1</w:delText>
        </w:r>
        <w:r w:rsidR="00596D75" w:rsidRPr="00AE572E" w:rsidDel="005D0A80">
          <w:rPr>
            <w:lang w:val="en-GB"/>
          </w:rPr>
          <w:fldChar w:fldCharType="end"/>
        </w:r>
        <w:r w:rsidR="00440D45" w:rsidRPr="00AE572E" w:rsidDel="005D0A80">
          <w:rPr>
            <w:rFonts w:ascii="Times New Roman" w:hAnsi="Times New Roman" w:cs="Times New Roman"/>
            <w:lang w:val="en-GB"/>
          </w:rPr>
          <w:delText xml:space="preserve"> </w:delText>
        </w:r>
        <w:r w:rsidR="009609D9" w:rsidRPr="00AE572E" w:rsidDel="005D0A80">
          <w:rPr>
            <w:rFonts w:ascii="Times New Roman" w:hAnsi="Times New Roman" w:cs="Times New Roman"/>
            <w:lang w:val="en-GB"/>
          </w:rPr>
          <w:delText>–</w:delText>
        </w:r>
        <w:r w:rsidR="00440D45" w:rsidRPr="00AE572E" w:rsidDel="005D0A80">
          <w:rPr>
            <w:rFonts w:ascii="Times New Roman" w:hAnsi="Times New Roman" w:cs="Times New Roman"/>
            <w:lang w:val="en-GB"/>
          </w:rPr>
          <w:delText xml:space="preserve"> </w:delText>
        </w:r>
        <w:r w:rsidR="009609D9" w:rsidRPr="00AE572E" w:rsidDel="005D0A80">
          <w:rPr>
            <w:rFonts w:ascii="Times New Roman" w:hAnsi="Times New Roman" w:cs="Times New Roman"/>
            <w:lang w:val="en-GB"/>
          </w:rPr>
          <w:delText xml:space="preserve">Characteristics </w:delText>
        </w:r>
        <w:r w:rsidR="00E1520F" w:rsidRPr="00AE572E" w:rsidDel="005D0A80">
          <w:rPr>
            <w:rFonts w:ascii="Times New Roman" w:hAnsi="Times New Roman" w:cs="Times New Roman"/>
            <w:lang w:val="en-GB"/>
          </w:rPr>
          <w:delText>stud</w:delText>
        </w:r>
        <w:r w:rsidR="00483631" w:rsidRPr="00AE572E" w:rsidDel="005D0A80">
          <w:rPr>
            <w:rFonts w:ascii="Times New Roman" w:hAnsi="Times New Roman" w:cs="Times New Roman"/>
            <w:lang w:val="en-GB"/>
          </w:rPr>
          <w:delText>ies</w:delText>
        </w:r>
      </w:del>
    </w:p>
    <w:p w14:paraId="5425CC54" w14:textId="77777777" w:rsidR="00767F9E" w:rsidRDefault="00767F9E">
      <w:pPr>
        <w:spacing w:line="240" w:lineRule="auto"/>
        <w:jc w:val="left"/>
        <w:rPr>
          <w:ins w:id="921" w:author="Luuk van de Ven" w:date="2020-05-28T17:59:00Z"/>
          <w:rFonts w:eastAsia="Calibri"/>
          <w:bCs/>
          <w:u w:val="single"/>
          <w:lang w:val="en-GB"/>
        </w:rPr>
      </w:pPr>
      <w:ins w:id="922" w:author="Luuk van de Ven" w:date="2020-05-28T17:59:00Z">
        <w:r>
          <w:rPr>
            <w:lang w:val="en-GB"/>
          </w:rPr>
          <w:br w:type="page"/>
        </w:r>
      </w:ins>
    </w:p>
    <w:p w14:paraId="3A338B9A" w14:textId="24FB34D0" w:rsidR="00570898" w:rsidRPr="00133133" w:rsidRDefault="009D2E48" w:rsidP="00F0218B">
      <w:pPr>
        <w:pStyle w:val="Heading2"/>
        <w:rPr>
          <w:lang w:val="en-GB"/>
        </w:rPr>
      </w:pPr>
      <w:bookmarkStart w:id="923" w:name="_Toc42335553"/>
      <w:r w:rsidRPr="00133133">
        <w:rPr>
          <w:lang w:val="en-GB"/>
        </w:rPr>
        <w:lastRenderedPageBreak/>
        <w:t xml:space="preserve">4.2 </w:t>
      </w:r>
      <w:r w:rsidR="005907C6" w:rsidRPr="00133133">
        <w:rPr>
          <w:lang w:val="en-GB"/>
        </w:rPr>
        <w:t xml:space="preserve">Studies that test </w:t>
      </w:r>
      <w:r w:rsidR="00072476">
        <w:rPr>
          <w:lang w:val="en-GB"/>
        </w:rPr>
        <w:t>other</w:t>
      </w:r>
      <w:r w:rsidR="005907C6" w:rsidRPr="00133133">
        <w:rPr>
          <w:lang w:val="en-GB"/>
        </w:rPr>
        <w:t xml:space="preserve"> hypotheses</w:t>
      </w:r>
      <w:bookmarkEnd w:id="923"/>
      <w:r w:rsidR="004F181C" w:rsidRPr="00133133">
        <w:rPr>
          <w:lang w:val="en-GB"/>
        </w:rPr>
        <w:t xml:space="preserve"> </w:t>
      </w:r>
    </w:p>
    <w:p w14:paraId="414C4EE4" w14:textId="26ECD52E" w:rsidR="00C56679" w:rsidRPr="00133133" w:rsidRDefault="005907C6" w:rsidP="00795DE1">
      <w:pPr>
        <w:ind w:firstLine="720"/>
        <w:rPr>
          <w:lang w:val="en-GB"/>
        </w:rPr>
      </w:pPr>
      <w:r w:rsidRPr="00133133">
        <w:rPr>
          <w:lang w:val="en-GB"/>
        </w:rPr>
        <w:t xml:space="preserve">Since </w:t>
      </w:r>
      <w:r w:rsidR="00BB03AC" w:rsidRPr="00133133">
        <w:rPr>
          <w:lang w:val="en-GB"/>
        </w:rPr>
        <w:t xml:space="preserve">the number of studies </w:t>
      </w:r>
      <w:r w:rsidR="003A17F3" w:rsidRPr="00133133">
        <w:rPr>
          <w:lang w:val="en-GB"/>
        </w:rPr>
        <w:t xml:space="preserve">examining the direct relationship between </w:t>
      </w:r>
      <w:r w:rsidR="0072776B" w:rsidRPr="00133133">
        <w:rPr>
          <w:lang w:val="en-GB"/>
        </w:rPr>
        <w:t xml:space="preserve">the attendance of offline events and online participation </w:t>
      </w:r>
      <w:r w:rsidR="000D3A8B" w:rsidRPr="00133133">
        <w:rPr>
          <w:lang w:val="en-GB"/>
        </w:rPr>
        <w:t xml:space="preserve">is limited, </w:t>
      </w:r>
      <w:r w:rsidR="00C30F88" w:rsidRPr="00133133">
        <w:rPr>
          <w:lang w:val="en-GB"/>
        </w:rPr>
        <w:t xml:space="preserve">the </w:t>
      </w:r>
      <w:del w:id="924" w:author="Guus van den Akker" w:date="2020-05-28T22:34:00Z">
        <w:r w:rsidR="00C30F88" w:rsidRPr="00133133">
          <w:rPr>
            <w:lang w:val="en-GB"/>
          </w:rPr>
          <w:delText xml:space="preserve">qualitative </w:delText>
        </w:r>
      </w:del>
      <w:del w:id="925" w:author="Luuk van de Ven" w:date="2020-05-28T17:59:00Z">
        <w:r w:rsidR="00C30F88" w:rsidRPr="00133133" w:rsidDel="00767F9E">
          <w:rPr>
            <w:lang w:val="en-GB"/>
          </w:rPr>
          <w:delText xml:space="preserve">literature </w:delText>
        </w:r>
        <w:r w:rsidR="00085B57" w:rsidRPr="00133133" w:rsidDel="00767F9E">
          <w:rPr>
            <w:lang w:val="en-GB"/>
          </w:rPr>
          <w:delText>overview</w:delText>
        </w:r>
      </w:del>
      <w:ins w:id="926" w:author="Luuk van de Ven" w:date="2020-05-28T17:59:00Z">
        <w:r w:rsidR="00767F9E">
          <w:rPr>
            <w:lang w:val="en-GB"/>
          </w:rPr>
          <w:t>critical evaluation</w:t>
        </w:r>
      </w:ins>
      <w:r w:rsidR="00085B57" w:rsidRPr="00133133">
        <w:rPr>
          <w:lang w:val="en-GB"/>
        </w:rPr>
        <w:t xml:space="preserve"> </w:t>
      </w:r>
      <w:r w:rsidR="00F93EFA" w:rsidRPr="00133133">
        <w:rPr>
          <w:lang w:val="en-GB"/>
        </w:rPr>
        <w:t>will also evaluate</w:t>
      </w:r>
      <w:r w:rsidR="004F04E0" w:rsidRPr="00133133">
        <w:rPr>
          <w:lang w:val="en-GB"/>
        </w:rPr>
        <w:t xml:space="preserve"> four</w:t>
      </w:r>
      <w:r w:rsidR="00F93EFA" w:rsidRPr="00133133">
        <w:rPr>
          <w:lang w:val="en-GB"/>
        </w:rPr>
        <w:t xml:space="preserve"> studies that indirectly relate to the hypothesis. </w:t>
      </w:r>
      <w:r w:rsidR="00DB08A8" w:rsidRPr="00133133">
        <w:rPr>
          <w:lang w:val="en-GB"/>
        </w:rPr>
        <w:t>Including these papers increase</w:t>
      </w:r>
      <w:r w:rsidR="007D17F3" w:rsidRPr="00133133">
        <w:rPr>
          <w:lang w:val="en-GB"/>
        </w:rPr>
        <w:t>s</w:t>
      </w:r>
      <w:r w:rsidR="00DB08A8" w:rsidRPr="00133133">
        <w:rPr>
          <w:lang w:val="en-GB"/>
        </w:rPr>
        <w:t xml:space="preserve"> the understanding of </w:t>
      </w:r>
      <w:r w:rsidR="00FB386E" w:rsidRPr="00133133">
        <w:rPr>
          <w:lang w:val="en-GB"/>
        </w:rPr>
        <w:t>members</w:t>
      </w:r>
      <w:r w:rsidR="00BF4820">
        <w:rPr>
          <w:lang w:val="en-GB"/>
        </w:rPr>
        <w:t>’</w:t>
      </w:r>
      <w:r w:rsidR="00FB386E" w:rsidRPr="00133133">
        <w:rPr>
          <w:lang w:val="en-GB"/>
        </w:rPr>
        <w:t xml:space="preserve"> participat</w:t>
      </w:r>
      <w:r w:rsidR="00BF4820">
        <w:rPr>
          <w:lang w:val="en-GB"/>
        </w:rPr>
        <w:t>ion</w:t>
      </w:r>
      <w:r w:rsidR="009A2B8F" w:rsidRPr="00133133">
        <w:rPr>
          <w:lang w:val="en-GB"/>
        </w:rPr>
        <w:t>.</w:t>
      </w:r>
    </w:p>
    <w:p w14:paraId="41411014" w14:textId="76D31B05" w:rsidR="00F04EE5" w:rsidRPr="00133133" w:rsidRDefault="00F04EE5" w:rsidP="00795DE1">
      <w:pPr>
        <w:ind w:firstLine="720"/>
        <w:rPr>
          <w:lang w:val="en-GB"/>
        </w:rPr>
      </w:pPr>
      <w:r w:rsidRPr="00133133">
        <w:rPr>
          <w:lang w:val="en-GB"/>
        </w:rPr>
        <w:t xml:space="preserve">The study by Muniz and O'Guinn (2001) does not include an effect size. However, it is a relevant paper as it establishes the concept of brand communities and tests its existence in the first place. The article by Pöyry et al. (2013) provides more insights into the moderating variable that we included in the hypothesis. It also provides support for the expectation that hedonic motivations are positively related to online participation. </w:t>
      </w:r>
      <w:commentRangeStart w:id="927"/>
      <w:commentRangeStart w:id="928"/>
      <w:commentRangeStart w:id="929"/>
      <w:commentRangeStart w:id="930"/>
      <w:r w:rsidRPr="00133133">
        <w:rPr>
          <w:lang w:val="en-GB"/>
        </w:rPr>
        <w:t>The following two studies by Lin (2007) and Chen and Cage (2013) indirectly relate to the hypothesis since they introduce an intervening variable and different theoretical notions like social bonding and bridging, respectively.</w:t>
      </w:r>
      <w:commentRangeEnd w:id="927"/>
      <w:r w:rsidR="00B558F3">
        <w:rPr>
          <w:rStyle w:val="CommentReference"/>
          <w:rFonts w:asciiTheme="minorHAnsi" w:hAnsiTheme="minorHAnsi" w:cstheme="minorBidi"/>
        </w:rPr>
        <w:commentReference w:id="927"/>
      </w:r>
      <w:commentRangeEnd w:id="928"/>
      <w:r w:rsidR="00183978">
        <w:rPr>
          <w:rStyle w:val="CommentReference"/>
          <w:rFonts w:asciiTheme="minorHAnsi" w:hAnsiTheme="minorHAnsi" w:cstheme="minorBidi"/>
        </w:rPr>
        <w:commentReference w:id="928"/>
      </w:r>
      <w:commentRangeEnd w:id="929"/>
      <w:r w:rsidR="00A90CC7">
        <w:rPr>
          <w:rStyle w:val="CommentReference"/>
          <w:rFonts w:asciiTheme="minorHAnsi" w:hAnsiTheme="minorHAnsi" w:cstheme="minorBidi"/>
        </w:rPr>
        <w:commentReference w:id="929"/>
      </w:r>
      <w:commentRangeEnd w:id="930"/>
      <w:r w:rsidR="00D3053E">
        <w:rPr>
          <w:rStyle w:val="CommentReference"/>
          <w:rFonts w:asciiTheme="minorHAnsi" w:hAnsiTheme="minorHAnsi" w:cstheme="minorBidi"/>
        </w:rPr>
        <w:commentReference w:id="930"/>
      </w:r>
    </w:p>
    <w:p w14:paraId="000AD5AE" w14:textId="6CD94591" w:rsidR="00F04EE5" w:rsidRDefault="00744D1E" w:rsidP="00795DE1">
      <w:pPr>
        <w:ind w:firstLine="720"/>
        <w:rPr>
          <w:ins w:id="931" w:author="Luuk van de Ven" w:date="2020-05-28T18:04:00Z"/>
          <w:lang w:val="en-GB"/>
        </w:rPr>
      </w:pPr>
      <w:ins w:id="932" w:author="Luuk van de Ven" w:date="2020-05-28T18:07:00Z">
        <w:r w:rsidRPr="00744D1E">
          <w:rPr>
            <w:noProof/>
            <w:lang w:val="en-GB"/>
          </w:rPr>
          <mc:AlternateContent>
            <mc:Choice Requires="wps">
              <w:drawing>
                <wp:anchor distT="0" distB="0" distL="114300" distR="114300" simplePos="0" relativeHeight="251658262" behindDoc="0" locked="0" layoutInCell="1" allowOverlap="1" wp14:anchorId="6B20B18D" wp14:editId="372CBED6">
                  <wp:simplePos x="0" y="0"/>
                  <wp:positionH relativeFrom="column">
                    <wp:posOffset>1708564</wp:posOffset>
                  </wp:positionH>
                  <wp:positionV relativeFrom="paragraph">
                    <wp:posOffset>3151505</wp:posOffset>
                  </wp:positionV>
                  <wp:extent cx="182880" cy="182880"/>
                  <wp:effectExtent l="0" t="0" r="0" b="0"/>
                  <wp:wrapNone/>
                  <wp:docPr id="11" name="Plus Sign 9"/>
                  <wp:cNvGraphicFramePr/>
                  <a:graphic xmlns:a="http://schemas.openxmlformats.org/drawingml/2006/main">
                    <a:graphicData uri="http://schemas.microsoft.com/office/word/2010/wordprocessingShape">
                      <wps:wsp>
                        <wps:cNvSpPr/>
                        <wps:spPr>
                          <a:xfrm>
                            <a:off x="0" y="0"/>
                            <a:ext cx="182880" cy="182880"/>
                          </a:xfrm>
                          <a:prstGeom prst="mathPlus">
                            <a:avLst/>
                          </a:prstGeom>
                          <a:solidFill>
                            <a:sysClr val="windowText" lastClr="000000"/>
                          </a:solidFill>
                          <a:ln w="12700">
                            <a:solidFill>
                              <a:sysClr val="windowText" lastClr="000000">
                                <a:shade val="50000"/>
                              </a:sysClr>
                            </a:solidFill>
                            <a:prstDash val="solid"/>
                            <a:miter lim="800000"/>
                          </a:ln>
                          <a:effectLst/>
                        </wps:spPr>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5D4A058D" id="Plus Sign 9" o:spid="_x0000_s1026" style="position:absolute;margin-left:134.55pt;margin-top:248.15pt;width:14.4pt;height:14.4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2880,18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" path="m24241,69933r45692,l69933,24241r43014,l112947,69933r45692,l158639,112947r-45692,l112947,158639r-43014,l69933,112947r-45692,l24241,69933xe" fillcolor="windowText" strokeweight="1pt">
                  <v:stroke joinstyle="miter"/>
                  <v:path arrowok="t" o:connecttype="custom" o:connectlocs="24241,69933;69933,69933;69933,24241;112947,24241;112947,69933;158639,69933;158639,112947;112947,112947;112947,158639;69933,158639;69933,112947;24241,112947;24241,69933" o:connectangles="0,0,0,0,0,0,0,0,0,0,0,0,0"/>
                </v:shape>
              </w:pict>
            </mc:Fallback>
          </mc:AlternateContent>
        </w:r>
        <w:r w:rsidRPr="00744D1E">
          <w:rPr>
            <w:noProof/>
            <w:lang w:val="en-GB"/>
          </w:rPr>
          <mc:AlternateContent>
            <mc:Choice Requires="wps">
              <w:drawing>
                <wp:anchor distT="0" distB="0" distL="114300" distR="114300" simplePos="0" relativeHeight="251658263" behindDoc="0" locked="0" layoutInCell="1" allowOverlap="1" wp14:anchorId="51600FC8" wp14:editId="4AA1E5BE">
                  <wp:simplePos x="0" y="0"/>
                  <wp:positionH relativeFrom="column">
                    <wp:posOffset>3816571</wp:posOffset>
                  </wp:positionH>
                  <wp:positionV relativeFrom="paragraph">
                    <wp:posOffset>3143885</wp:posOffset>
                  </wp:positionV>
                  <wp:extent cx="182880" cy="182880"/>
                  <wp:effectExtent l="0" t="0" r="0" b="0"/>
                  <wp:wrapNone/>
                  <wp:docPr id="12" name="Plus Sign 10"/>
                  <wp:cNvGraphicFramePr/>
                  <a:graphic xmlns:a="http://schemas.openxmlformats.org/drawingml/2006/main">
                    <a:graphicData uri="http://schemas.microsoft.com/office/word/2010/wordprocessingShape">
                      <wps:wsp>
                        <wps:cNvSpPr/>
                        <wps:spPr>
                          <a:xfrm>
                            <a:off x="0" y="0"/>
                            <a:ext cx="182880" cy="182880"/>
                          </a:xfrm>
                          <a:prstGeom prst="mathPlus">
                            <a:avLst/>
                          </a:prstGeom>
                          <a:solidFill>
                            <a:sysClr val="windowText" lastClr="000000"/>
                          </a:solidFill>
                          <a:ln w="12700">
                            <a:solidFill>
                              <a:sysClr val="windowText" lastClr="000000">
                                <a:shade val="50000"/>
                              </a:sysClr>
                            </a:solidFill>
                            <a:prstDash val="solid"/>
                            <a:miter lim="800000"/>
                          </a:ln>
                          <a:effectLst/>
                        </wps:spPr>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1F141EB6" id="Plus Sign 10" o:spid="_x0000_s1026" style="position:absolute;margin-left:300.5pt;margin-top:247.55pt;width:14.4pt;height:14.4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2880,18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" path="m24241,69933r45692,l69933,24241r43014,l112947,69933r45692,l158639,112947r-45692,l112947,158639r-43014,l69933,112947r-45692,l24241,69933xe" fillcolor="windowText" strokeweight="1pt">
                  <v:stroke joinstyle="miter"/>
                  <v:path arrowok="t" o:connecttype="custom" o:connectlocs="24241,69933;69933,69933;69933,24241;112947,24241;112947,69933;158639,69933;158639,112947;112947,112947;112947,158639;69933,158639;69933,112947;24241,112947;24241,69933" o:connectangles="0,0,0,0,0,0,0,0,0,0,0,0,0"/>
                </v:shape>
              </w:pict>
            </mc:Fallback>
          </mc:AlternateContent>
        </w:r>
      </w:ins>
      <w:del w:id="933" w:author="Luuk van de Ven" w:date="2020-05-28T18:03:00Z">
        <w:r w:rsidR="00F04EE5" w:rsidRPr="00133133" w:rsidDel="00784273">
          <w:rPr>
            <w:lang w:val="en-GB"/>
          </w:rPr>
          <w:delText>In the</w:delText>
        </w:r>
      </w:del>
      <w:ins w:id="934" w:author="Luuk van de Ven" w:date="2020-05-28T18:03:00Z">
        <w:r w:rsidR="00784273">
          <w:rPr>
            <w:lang w:val="en-GB"/>
          </w:rPr>
          <w:t>The</w:t>
        </w:r>
      </w:ins>
      <w:r w:rsidR="00F04EE5" w:rsidRPr="00133133">
        <w:rPr>
          <w:lang w:val="en-GB"/>
        </w:rPr>
        <w:t xml:space="preserve"> study by Lin (2007)</w:t>
      </w:r>
      <w:del w:id="935" w:author="Luuk van de Ven" w:date="2020-05-28T18:03:00Z">
        <w:r w:rsidR="00F04EE5" w:rsidRPr="00133133" w:rsidDel="00784273">
          <w:rPr>
            <w:lang w:val="en-GB"/>
          </w:rPr>
          <w:delText xml:space="preserve">, </w:delText>
        </w:r>
      </w:del>
      <w:ins w:id="936" w:author="Luuk van de Ven" w:date="2020-05-28T18:03:00Z">
        <w:r w:rsidR="00784273" w:rsidRPr="00133133">
          <w:rPr>
            <w:lang w:val="en-GB"/>
          </w:rPr>
          <w:t xml:space="preserve"> does not make a direct claim between offline activities and participation in an online community. It </w:t>
        </w:r>
        <w:del w:id="937" w:author="Guus van den Akker" w:date="2020-06-05T10:35:00Z">
          <w:r w:rsidR="00784273" w:rsidRPr="00133133">
            <w:rPr>
              <w:lang w:val="en-GB"/>
            </w:rPr>
            <w:delText>rather</w:delText>
          </w:r>
        </w:del>
      </w:ins>
      <w:ins w:id="938" w:author="Guus van den Akker" w:date="2020-06-05T10:35:00Z">
        <w:r w:rsidR="00897B3E">
          <w:rPr>
            <w:lang w:val="en-GB"/>
          </w:rPr>
          <w:t>instead</w:t>
        </w:r>
      </w:ins>
      <w:ins w:id="939" w:author="Luuk van de Ven" w:date="2020-05-28T18:03:00Z">
        <w:r w:rsidR="00784273" w:rsidRPr="00133133">
          <w:rPr>
            <w:lang w:val="en-GB"/>
          </w:rPr>
          <w:t xml:space="preserve"> introduces the intervening variable ‘sense of belonging’ as depicted in the figure below</w:t>
        </w:r>
      </w:ins>
      <w:ins w:id="940" w:author="Luuk van de Ven" w:date="2020-05-28T18:06:00Z">
        <w:r w:rsidR="003C413E">
          <w:rPr>
            <w:lang w:val="en-GB"/>
          </w:rPr>
          <w:t xml:space="preserve"> </w:t>
        </w:r>
        <w:r w:rsidR="003C413E" w:rsidRPr="00C71D43">
          <w:rPr>
            <w:color w:val="auto"/>
            <w:lang w:val="en-GB"/>
            <w:rPrChange w:id="941" w:author="Luuk van de Ven" w:date="2020-05-28T18:06:00Z">
              <w:rPr>
                <w:lang w:val="en-GB"/>
              </w:rPr>
            </w:rPrChange>
          </w:rPr>
          <w:t xml:space="preserve">(see figure </w:t>
        </w:r>
      </w:ins>
      <w:r w:rsidR="00461F8F" w:rsidRPr="00C71D43">
        <w:rPr>
          <w:color w:val="auto"/>
          <w:lang w:val="en-GB"/>
        </w:rPr>
        <w:t>3</w:t>
      </w:r>
      <w:ins w:id="942" w:author="Luuk van de Ven" w:date="2020-05-28T18:06:00Z">
        <w:r w:rsidR="003C413E" w:rsidRPr="00C71D43">
          <w:rPr>
            <w:color w:val="auto"/>
            <w:lang w:val="en-GB"/>
            <w:rPrChange w:id="943" w:author="Luuk van de Ven" w:date="2020-05-28T18:06:00Z">
              <w:rPr>
                <w:lang w:val="en-GB"/>
              </w:rPr>
            </w:rPrChange>
          </w:rPr>
          <w:t>)</w:t>
        </w:r>
      </w:ins>
      <w:ins w:id="944" w:author="Luuk van de Ven" w:date="2020-05-28T18:03:00Z">
        <w:r w:rsidR="00784273" w:rsidRPr="00C71D43">
          <w:rPr>
            <w:color w:val="auto"/>
            <w:lang w:val="en-GB"/>
            <w:rPrChange w:id="945" w:author="Luuk van de Ven" w:date="2020-05-28T18:06:00Z">
              <w:rPr>
                <w:lang w:val="en-GB"/>
              </w:rPr>
            </w:rPrChange>
          </w:rPr>
          <w:t xml:space="preserve">. </w:t>
        </w:r>
        <w:r w:rsidR="00784273">
          <w:rPr>
            <w:lang w:val="en-GB"/>
          </w:rPr>
          <w:t>T</w:t>
        </w:r>
      </w:ins>
      <w:del w:id="946" w:author="Luuk van de Ven" w:date="2020-05-28T18:03:00Z">
        <w:r w:rsidR="00F04EE5" w:rsidRPr="00133133" w:rsidDel="00784273">
          <w:rPr>
            <w:lang w:val="en-GB"/>
          </w:rPr>
          <w:delText>t</w:delText>
        </w:r>
      </w:del>
      <w:r w:rsidR="00F04EE5" w:rsidRPr="00133133">
        <w:rPr>
          <w:lang w:val="en-GB"/>
        </w:rPr>
        <w:t>he relationship between the independent and dependent variables are both positive. So, in case the intervening variable, sense of belongingness of a member in a community, is increased after attending an offline event, the online involvement would increase as well. The relationship between attending an offline event and online participation would be similar to the results in the study by Koh et al. (2007), which were also positive indicating that organising an offline event would have a positive effect on online participation.</w:t>
      </w:r>
    </w:p>
    <w:p w14:paraId="7D2DC700" w14:textId="59FFB52C" w:rsidR="00784273" w:rsidRPr="00133133" w:rsidRDefault="00C77FF4" w:rsidP="00795DE1">
      <w:pPr>
        <w:ind w:firstLine="720"/>
        <w:rPr>
          <w:lang w:val="en-GB"/>
        </w:rPr>
      </w:pPr>
      <w:ins w:id="947" w:author="Luuk van de Ven" w:date="2020-05-28T18:04:00Z">
        <w:r>
          <w:rPr>
            <w:noProof/>
          </w:rPr>
          <mc:AlternateContent>
            <mc:Choice Requires="wps">
              <w:drawing>
                <wp:anchor distT="0" distB="0" distL="114300" distR="114300" simplePos="0" relativeHeight="251658261" behindDoc="0" locked="0" layoutInCell="1" allowOverlap="1" wp14:anchorId="65934F5B" wp14:editId="3B8A5E7F">
                  <wp:simplePos x="0" y="0"/>
                  <wp:positionH relativeFrom="column">
                    <wp:posOffset>-6350</wp:posOffset>
                  </wp:positionH>
                  <wp:positionV relativeFrom="paragraph">
                    <wp:posOffset>821690</wp:posOffset>
                  </wp:positionV>
                  <wp:extent cx="5745480" cy="635"/>
                  <wp:effectExtent l="0" t="0" r="7620" b="0"/>
                  <wp:wrapNone/>
                  <wp:docPr id="10" name="Text Box 10"/>
                  <wp:cNvGraphicFramePr/>
                  <a:graphic xmlns:a="http://schemas.openxmlformats.org/drawingml/2006/main">
                    <a:graphicData uri="http://schemas.microsoft.com/office/word/2010/wordprocessingShape">
                      <wps:wsp>
                        <wps:cNvSpPr txBox="1"/>
                        <wps:spPr>
                          <a:xfrm>
                            <a:off x="0" y="0"/>
                            <a:ext cx="5745480" cy="635"/>
                          </a:xfrm>
                          <a:prstGeom prst="rect">
                            <a:avLst/>
                          </a:prstGeom>
                          <a:solidFill>
                            <a:prstClr val="white"/>
                          </a:solidFill>
                          <a:ln>
                            <a:noFill/>
                          </a:ln>
                        </wps:spPr>
                        <wps:txbx>
                          <w:txbxContent>
                            <w:p w14:paraId="56845ABF" w14:textId="35ACC539" w:rsidR="0028038D" w:rsidRPr="00D234BE" w:rsidRDefault="0028038D">
                              <w:pPr>
                                <w:pStyle w:val="Caption"/>
                                <w:rPr>
                                  <w:lang w:val="en-GB"/>
                                </w:rPr>
                                <w:pPrChange w:id="948" w:author="Luuk van de Ven" w:date="2020-05-28T18:04:00Z">
                                  <w:pPr>
                                    <w:ind w:firstLine="720"/>
                                  </w:pPr>
                                </w:pPrChange>
                              </w:pPr>
                              <w:ins w:id="949" w:author="Luuk van de Ven" w:date="2020-05-28T18:04:00Z">
                                <w:r w:rsidRPr="00461F8F">
                                  <w:rPr>
                                    <w:rFonts w:ascii="Times New Roman" w:hAnsi="Times New Roman" w:cs="Times New Roman"/>
                                  </w:rPr>
                                  <w:t xml:space="preserve">Figure </w:t>
                                </w:r>
                              </w:ins>
                              <w:r w:rsidR="00461F8F" w:rsidRPr="00461F8F">
                                <w:rPr>
                                  <w:rFonts w:ascii="Times New Roman" w:hAnsi="Times New Roman" w:cs="Times New Roman"/>
                                </w:rPr>
                                <w:t>3</w:t>
                              </w:r>
                              <w:ins w:id="950" w:author="Luuk van de Ven" w:date="2020-05-28T18:04:00Z">
                                <w:r w:rsidRPr="00461F8F">
                                  <w:rPr>
                                    <w:rFonts w:ascii="Times New Roman" w:hAnsi="Times New Roman" w:cs="Times New Roman"/>
                                  </w:rPr>
                                  <w:t xml:space="preserve"> - Hypothesis by Lin (</w:t>
                                </w:r>
                              </w:ins>
                              <w:ins w:id="951" w:author="Luuk van de Ven" w:date="2020-05-28T18:05:00Z">
                                <w:r w:rsidRPr="00461F8F">
                                  <w:rPr>
                                    <w:rFonts w:ascii="Times New Roman" w:hAnsi="Times New Roman" w:cs="Times New Roman"/>
                                  </w:rPr>
                                  <w:t>2007)</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34F5B" id="Text Box 10" o:spid="_x0000_s1040" type="#_x0000_t202" style="position:absolute;left:0;text-align:left;margin-left:-.5pt;margin-top:64.7pt;width:452.4pt;height:.05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" stroked="f">
                  <v:textbox style="mso-fit-shape-to-text:t" inset="0,0,0,0">
                    <w:txbxContent>
                      <w:p w14:paraId="56845ABF" w14:textId="35ACC539" w:rsidR="0028038D" w:rsidRPr="00D234BE" w:rsidRDefault="0028038D">
                        <w:pPr>
                          <w:pStyle w:val="Caption"/>
                          <w:rPr>
                            <w:lang w:val="en-GB"/>
                          </w:rPr>
                          <w:pPrChange w:id="952" w:author="Luuk van de Ven" w:date="2020-05-28T18:04:00Z">
                            <w:pPr>
                              <w:ind w:firstLine="720"/>
                            </w:pPr>
                          </w:pPrChange>
                        </w:pPr>
                        <w:ins w:id="953" w:author="Luuk van de Ven" w:date="2020-05-28T18:04:00Z">
                          <w:r w:rsidRPr="00461F8F">
                            <w:rPr>
                              <w:rFonts w:ascii="Times New Roman" w:hAnsi="Times New Roman" w:cs="Times New Roman"/>
                            </w:rPr>
                            <w:t xml:space="preserve">Figure </w:t>
                          </w:r>
                        </w:ins>
                        <w:r w:rsidR="00461F8F" w:rsidRPr="00461F8F">
                          <w:rPr>
                            <w:rFonts w:ascii="Times New Roman" w:hAnsi="Times New Roman" w:cs="Times New Roman"/>
                          </w:rPr>
                          <w:t>3</w:t>
                        </w:r>
                        <w:ins w:id="954" w:author="Luuk van de Ven" w:date="2020-05-28T18:04:00Z">
                          <w:r w:rsidRPr="00461F8F">
                            <w:rPr>
                              <w:rFonts w:ascii="Times New Roman" w:hAnsi="Times New Roman" w:cs="Times New Roman"/>
                            </w:rPr>
                            <w:t xml:space="preserve"> - Hypothesis by Lin (</w:t>
                          </w:r>
                        </w:ins>
                        <w:ins w:id="955" w:author="Luuk van de Ven" w:date="2020-05-28T18:05:00Z">
                          <w:r w:rsidRPr="00461F8F">
                            <w:rPr>
                              <w:rFonts w:ascii="Times New Roman" w:hAnsi="Times New Roman" w:cs="Times New Roman"/>
                            </w:rPr>
                            <w:t>2007)</w:t>
                          </w:r>
                        </w:ins>
                      </w:p>
                    </w:txbxContent>
                  </v:textbox>
                </v:shape>
              </w:pict>
            </mc:Fallback>
          </mc:AlternateContent>
        </w:r>
        <w:r w:rsidRPr="00133133">
          <w:rPr>
            <w:noProof/>
            <w:lang w:val="en-GB"/>
          </w:rPr>
          <mc:AlternateContent>
            <mc:Choice Requires="wpg">
              <w:drawing>
                <wp:anchor distT="0" distB="0" distL="114300" distR="114300" simplePos="0" relativeHeight="251658264" behindDoc="0" locked="0" layoutInCell="1" allowOverlap="1" wp14:anchorId="21B91D8E" wp14:editId="41D62E7A">
                  <wp:simplePos x="0" y="0"/>
                  <wp:positionH relativeFrom="margin">
                    <wp:posOffset>1270</wp:posOffset>
                  </wp:positionH>
                  <wp:positionV relativeFrom="page">
                    <wp:posOffset>8642985</wp:posOffset>
                  </wp:positionV>
                  <wp:extent cx="5745480" cy="746760"/>
                  <wp:effectExtent l="0" t="0" r="26670" b="0"/>
                  <wp:wrapNone/>
                  <wp:docPr id="1" name="Group 1"/>
                  <wp:cNvGraphicFramePr/>
                  <a:graphic xmlns:a="http://schemas.openxmlformats.org/drawingml/2006/main">
                    <a:graphicData uri="http://schemas.microsoft.com/office/word/2010/wordprocessingGroup">
                      <wpg:wgp>
                        <wpg:cNvGrpSpPr/>
                        <wpg:grpSpPr>
                          <a:xfrm>
                            <a:off x="0" y="0"/>
                            <a:ext cx="5745480" cy="746760"/>
                            <a:chOff x="0" y="0"/>
                            <a:chExt cx="5745480" cy="746760"/>
                          </a:xfrm>
                        </wpg:grpSpPr>
                        <wps:wsp>
                          <wps:cNvPr id="2" name="Text Box 2"/>
                          <wps:cNvSpPr txBox="1">
                            <a:spLocks noChangeArrowheads="1"/>
                          </wps:cNvSpPr>
                          <wps:spPr bwMode="auto">
                            <a:xfrm>
                              <a:off x="0" y="0"/>
                              <a:ext cx="1485900" cy="662940"/>
                            </a:xfrm>
                            <a:prstGeom prst="rect">
                              <a:avLst/>
                            </a:prstGeom>
                            <a:solidFill>
                              <a:srgbClr val="FFFFFF"/>
                            </a:solidFill>
                            <a:ln w="9525">
                              <a:solidFill>
                                <a:srgbClr val="000000"/>
                              </a:solidFill>
                              <a:miter lim="800000"/>
                              <a:headEnd/>
                              <a:tailEnd/>
                            </a:ln>
                          </wps:spPr>
                          <wps:txbx>
                            <w:txbxContent>
                              <w:p w14:paraId="6038517F" w14:textId="77777777" w:rsidR="00784273" w:rsidRPr="00825DCA" w:rsidRDefault="00784273" w:rsidP="00784273">
                                <w:r w:rsidRPr="00825DCA">
                                  <w:t>Offline features: offline activities</w:t>
                                </w:r>
                              </w:p>
                            </w:txbxContent>
                          </wps:txbx>
                          <wps:bodyPr rot="0" vert="horz" wrap="square" anchor="t" anchorCtr="0"/>
                        </wps:wsp>
                        <wps:wsp>
                          <wps:cNvPr id="3" name="Text Box 2"/>
                          <wps:cNvSpPr txBox="1">
                            <a:spLocks noChangeArrowheads="1"/>
                          </wps:cNvSpPr>
                          <wps:spPr bwMode="auto">
                            <a:xfrm>
                              <a:off x="2125980" y="0"/>
                              <a:ext cx="1485900" cy="662940"/>
                            </a:xfrm>
                            <a:prstGeom prst="rect">
                              <a:avLst/>
                            </a:prstGeom>
                            <a:solidFill>
                              <a:srgbClr val="FFFFFF"/>
                            </a:solidFill>
                            <a:ln w="9525">
                              <a:solidFill>
                                <a:srgbClr val="000000"/>
                              </a:solidFill>
                              <a:miter lim="800000"/>
                              <a:headEnd/>
                              <a:tailEnd/>
                            </a:ln>
                          </wps:spPr>
                          <wps:txbx>
                            <w:txbxContent>
                              <w:p w14:paraId="40769B63" w14:textId="77777777" w:rsidR="00784273" w:rsidRPr="00825DCA" w:rsidRDefault="00784273" w:rsidP="00784273">
                                <w:r w:rsidRPr="00825DCA">
                                  <w:t>Sense of belonging</w:t>
                                </w:r>
                              </w:p>
                            </w:txbxContent>
                          </wps:txbx>
                          <wps:bodyPr rot="0" vert="horz" wrap="square" anchor="t" anchorCtr="0"/>
                        </wps:wsp>
                        <wps:wsp>
                          <wps:cNvPr id="4" name="Text Box 4"/>
                          <wps:cNvSpPr txBox="1">
                            <a:spLocks noChangeArrowheads="1"/>
                          </wps:cNvSpPr>
                          <wps:spPr bwMode="auto">
                            <a:xfrm>
                              <a:off x="4259580" y="0"/>
                              <a:ext cx="1485900" cy="662940"/>
                            </a:xfrm>
                            <a:prstGeom prst="rect">
                              <a:avLst/>
                            </a:prstGeom>
                            <a:solidFill>
                              <a:srgbClr val="FFFFFF"/>
                            </a:solidFill>
                            <a:ln w="9525">
                              <a:solidFill>
                                <a:srgbClr val="000000"/>
                              </a:solidFill>
                              <a:miter lim="800000"/>
                              <a:headEnd/>
                              <a:tailEnd/>
                            </a:ln>
                          </wps:spPr>
                          <wps:txbx>
                            <w:txbxContent>
                              <w:p w14:paraId="65245B17" w14:textId="77777777" w:rsidR="00784273" w:rsidRPr="00825DCA" w:rsidRDefault="00784273" w:rsidP="00784273">
                                <w:r w:rsidRPr="00825DCA">
                                  <w:t>Behavio</w:t>
                                </w:r>
                                <w:r>
                                  <w:t>u</w:t>
                                </w:r>
                                <w:r w:rsidRPr="00825DCA">
                                  <w:t>r intention</w:t>
                                </w:r>
                              </w:p>
                            </w:txbxContent>
                          </wps:txbx>
                          <wps:bodyPr rot="0" vert="horz" wrap="square" anchor="t" anchorCtr="0"/>
                        </wps:wsp>
                        <wps:wsp>
                          <wps:cNvPr id="5" name="Straight Arrow Connector 5"/>
                          <wps:cNvCnPr/>
                          <wps:spPr>
                            <a:xfrm flipV="1">
                              <a:off x="1501140" y="327660"/>
                              <a:ext cx="624840" cy="0"/>
                            </a:xfrm>
                            <a:prstGeom prst="straightConnector1">
                              <a:avLst/>
                            </a:prstGeom>
                            <a:noFill/>
                            <a:ln w="6350">
                              <a:solidFill>
                                <a:sysClr val="windowText" lastClr="000000"/>
                              </a:solidFill>
                              <a:prstDash val="solid"/>
                              <a:miter lim="800000"/>
                              <a:tailEnd type="triangle"/>
                            </a:ln>
                            <a:effectLst/>
                          </wps:spPr>
                          <wps:bodyPr/>
                        </wps:wsp>
                        <wps:wsp>
                          <wps:cNvPr id="7" name="Straight Arrow Connector 7"/>
                          <wps:cNvCnPr/>
                          <wps:spPr>
                            <a:xfrm flipV="1">
                              <a:off x="3627120" y="335280"/>
                              <a:ext cx="624840" cy="0"/>
                            </a:xfrm>
                            <a:prstGeom prst="straightConnector1">
                              <a:avLst/>
                            </a:prstGeom>
                            <a:noFill/>
                            <a:ln w="6350">
                              <a:solidFill>
                                <a:sysClr val="windowText" lastClr="000000"/>
                              </a:solidFill>
                              <a:prstDash val="solid"/>
                              <a:miter lim="800000"/>
                              <a:tailEnd type="triangle"/>
                            </a:ln>
                            <a:effectLst/>
                          </wps:spPr>
                          <wps:bodyPr/>
                        </wps:wsp>
                        <wps:wsp>
                          <wps:cNvPr id="8" name="Text Box 2"/>
                          <wps:cNvSpPr txBox="1">
                            <a:spLocks noChangeArrowheads="1"/>
                          </wps:cNvSpPr>
                          <wps:spPr bwMode="auto">
                            <a:xfrm>
                              <a:off x="3779520" y="365760"/>
                              <a:ext cx="518160" cy="381000"/>
                            </a:xfrm>
                            <a:prstGeom prst="rect">
                              <a:avLst/>
                            </a:prstGeom>
                            <a:noFill/>
                            <a:ln w="9525">
                              <a:noFill/>
                              <a:miter lim="800000"/>
                              <a:headEnd/>
                              <a:tailEnd/>
                            </a:ln>
                          </wps:spPr>
                          <wps:txbx>
                            <w:txbxContent>
                              <w:p w14:paraId="023E909D" w14:textId="77777777" w:rsidR="00784273" w:rsidRPr="00825DCA" w:rsidRDefault="00784273" w:rsidP="00784273">
                                <w:r w:rsidRPr="00825DCA">
                                  <w:t>H1</w:t>
                                </w:r>
                              </w:p>
                            </w:txbxContent>
                          </wps:txbx>
                          <wps:bodyPr rot="0" vert="horz" wrap="square" anchor="t" anchorCtr="0"/>
                        </wps:wsp>
                        <wps:wsp>
                          <wps:cNvPr id="9" name="Text Box 2"/>
                          <wps:cNvSpPr txBox="1">
                            <a:spLocks noChangeArrowheads="1"/>
                          </wps:cNvSpPr>
                          <wps:spPr bwMode="auto">
                            <a:xfrm>
                              <a:off x="1653540" y="358140"/>
                              <a:ext cx="518160" cy="381000"/>
                            </a:xfrm>
                            <a:prstGeom prst="rect">
                              <a:avLst/>
                            </a:prstGeom>
                            <a:noFill/>
                            <a:ln w="9525">
                              <a:noFill/>
                              <a:miter lim="800000"/>
                              <a:headEnd/>
                              <a:tailEnd/>
                            </a:ln>
                          </wps:spPr>
                          <wps:txbx>
                            <w:txbxContent>
                              <w:p w14:paraId="3C5189E2" w14:textId="77777777" w:rsidR="00784273" w:rsidRPr="00825DCA" w:rsidRDefault="00784273" w:rsidP="00784273">
                                <w:r w:rsidRPr="00825DCA">
                                  <w:t>H8</w:t>
                                </w:r>
                              </w:p>
                            </w:txbxContent>
                          </wps:txbx>
                          <wps:bodyPr rot="0" vert="horz" wrap="square" anchor="t" anchorCtr="0"/>
                        </wps:wsp>
                      </wpg:wgp>
                    </a:graphicData>
                  </a:graphic>
                  <wp14:sizeRelV relativeFrom="margin">
                    <wp14:pctHeight>0</wp14:pctHeight>
                  </wp14:sizeRelV>
                </wp:anchor>
              </w:drawing>
            </mc:Choice>
            <mc:Fallback>
              <w:pict>
                <v:group w14:anchorId="21B91D8E" id="Group 1" o:spid="_x0000_s1041" style="position:absolute;left:0;text-align:left;margin-left:.1pt;margin-top:680.55pt;width:452.4pt;height:58.8pt;z-index:251658264;mso-position-horizontal-relative:margin;mso-position-vertical-relative:page;mso-height-relative:margin" coordsize="57454,74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">
                  <v:shape id="_x0000_s1042" type="#_x0000_t202" style="position:absolute;width:14859;height:66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">
                    <v:textbox>
                      <w:txbxContent>
                        <w:p w14:paraId="6038517F" w14:textId="77777777" w:rsidR="00784273" w:rsidRPr="00825DCA" w:rsidRDefault="00784273" w:rsidP="00784273">
                          <w:r w:rsidRPr="00825DCA">
                            <w:t>Offline features: offline activities</w:t>
                          </w:r>
                        </w:p>
                      </w:txbxContent>
                    </v:textbox>
                  </v:shape>
                  <v:shape id="_x0000_s1043" type="#_x0000_t202" style="position:absolute;left:21259;width:14859;height:66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">
                    <v:textbox>
                      <w:txbxContent>
                        <w:p w14:paraId="40769B63" w14:textId="77777777" w:rsidR="00784273" w:rsidRPr="00825DCA" w:rsidRDefault="00784273" w:rsidP="00784273">
                          <w:r w:rsidRPr="00825DCA">
                            <w:t>Sense of belonging</w:t>
                          </w:r>
                        </w:p>
                      </w:txbxContent>
                    </v:textbox>
                  </v:shape>
                  <v:shape id="Text Box 4" o:spid="_x0000_s1044" type="#_x0000_t202" style="position:absolute;left:42595;width:14859;height:66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">
                    <v:textbox>
                      <w:txbxContent>
                        <w:p w14:paraId="65245B17" w14:textId="77777777" w:rsidR="00784273" w:rsidRPr="00825DCA" w:rsidRDefault="00784273" w:rsidP="00784273">
                          <w:r w:rsidRPr="00825DCA">
                            <w:t>Behavio</w:t>
                          </w:r>
                          <w:r>
                            <w:t>u</w:t>
                          </w:r>
                          <w:r w:rsidRPr="00825DCA">
                            <w:t>r intention</w:t>
                          </w:r>
                        </w:p>
                      </w:txbxContent>
                    </v:textbox>
                  </v:shape>
                  <v:shape id="Straight Arrow Connector 5" o:spid="_x0000_s1045" type="#_x0000_t32" style="position:absolute;left:15011;top:3276;width:6248;height: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" strokecolor="windowText" strokeweight=".5pt">
                    <v:stroke endarrow="block" joinstyle="miter"/>
                  </v:shape>
                  <v:shape id="Straight Arrow Connector 7" o:spid="_x0000_s1046" type="#_x0000_t32" style="position:absolute;left:36271;top:3352;width:6248;height: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" strokecolor="windowText" strokeweight=".5pt">
                    <v:stroke endarrow="block" joinstyle="miter"/>
                  </v:shape>
                  <v:shape id="_x0000_s1047" type="#_x0000_t202" style="position:absolute;left:37795;top:3657;width:5181;height:38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" filled="f" stroked="f">
                    <v:textbox>
                      <w:txbxContent>
                        <w:p w14:paraId="023E909D" w14:textId="77777777" w:rsidR="00784273" w:rsidRPr="00825DCA" w:rsidRDefault="00784273" w:rsidP="00784273">
                          <w:r w:rsidRPr="00825DCA">
                            <w:t>H1</w:t>
                          </w:r>
                        </w:p>
                      </w:txbxContent>
                    </v:textbox>
                  </v:shape>
                  <v:shape id="_x0000_s1048" type="#_x0000_t202" style="position:absolute;left:16535;top:3581;width:5182;height:38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" filled="f" stroked="f">
                    <v:textbox>
                      <w:txbxContent>
                        <w:p w14:paraId="3C5189E2" w14:textId="77777777" w:rsidR="00784273" w:rsidRPr="00825DCA" w:rsidRDefault="00784273" w:rsidP="00784273">
                          <w:r w:rsidRPr="00825DCA">
                            <w:t>H8</w:t>
                          </w:r>
                        </w:p>
                      </w:txbxContent>
                    </v:textbox>
                  </v:shape>
                  <w10:wrap anchorx="margin" anchory="page"/>
                </v:group>
              </w:pict>
            </mc:Fallback>
          </mc:AlternateContent>
        </w:r>
      </w:ins>
    </w:p>
    <w:p w14:paraId="3AB43553" w14:textId="4663A391" w:rsidR="00F04EE5" w:rsidRPr="00133133" w:rsidRDefault="00F04EE5" w:rsidP="00795DE1">
      <w:pPr>
        <w:ind w:firstLine="720"/>
        <w:rPr>
          <w:lang w:val="en-GB"/>
        </w:rPr>
      </w:pPr>
      <w:r w:rsidRPr="00133133">
        <w:rPr>
          <w:lang w:val="en-GB"/>
        </w:rPr>
        <w:lastRenderedPageBreak/>
        <w:t xml:space="preserve">The last paper by Chen and Cage (2013) is relevant for the hypothesis as it looks at how relationships between members of a community emerge and what the effect of organising meetups is on this relationship. This paper suggests that members </w:t>
      </w:r>
      <w:r w:rsidR="0087283F">
        <w:rPr>
          <w:lang w:val="en-GB"/>
        </w:rPr>
        <w:t>who</w:t>
      </w:r>
      <w:r w:rsidRPr="00133133">
        <w:rPr>
          <w:lang w:val="en-GB"/>
        </w:rPr>
        <w:t xml:space="preserve"> attend offline </w:t>
      </w:r>
      <w:r w:rsidR="00D96EBE" w:rsidRPr="00D96EBE">
        <w:rPr>
          <w:lang w:val="en-GB"/>
        </w:rPr>
        <w:t>gatherings interact less frequently</w:t>
      </w:r>
      <w:r w:rsidRPr="00133133">
        <w:rPr>
          <w:lang w:val="en-GB"/>
        </w:rPr>
        <w:t xml:space="preserve"> with members of the community with whom they have more l</w:t>
      </w:r>
      <w:r w:rsidR="00250A69">
        <w:rPr>
          <w:lang w:val="en-GB"/>
        </w:rPr>
        <w:t>o</w:t>
      </w:r>
      <w:r w:rsidRPr="00133133">
        <w:rPr>
          <w:lang w:val="en-GB"/>
        </w:rPr>
        <w:t xml:space="preserve">ose </w:t>
      </w:r>
      <w:r w:rsidR="00D96EBE" w:rsidRPr="00D96EBE">
        <w:rPr>
          <w:lang w:val="en-GB"/>
        </w:rPr>
        <w:t>connection than</w:t>
      </w:r>
      <w:r w:rsidRPr="00133133">
        <w:rPr>
          <w:lang w:val="en-GB"/>
        </w:rPr>
        <w:t xml:space="preserve"> with members with whom they have close connections, compared to non-attendees. These results might imply that the effect of organising an offline event might have a considerable different effect on the participation of attendees and</w:t>
      </w:r>
    </w:p>
    <w:p w14:paraId="60F3FBCC" w14:textId="79DAFFB9" w:rsidR="00823965" w:rsidRPr="00133133" w:rsidRDefault="00A31926" w:rsidP="00823965">
      <w:pPr>
        <w:rPr>
          <w:lang w:val="en-GB"/>
        </w:rPr>
      </w:pPr>
      <w:r w:rsidRPr="00133133">
        <w:rPr>
          <w:lang w:val="en-GB"/>
        </w:rPr>
        <w:t>non-attendees</w:t>
      </w:r>
      <w:ins w:id="956" w:author="Luuk van de Ven" w:date="2020-05-28T18:08:00Z">
        <w:r w:rsidR="00715B0C">
          <w:rPr>
            <w:lang w:val="en-GB"/>
          </w:rPr>
          <w:t>.</w:t>
        </w:r>
      </w:ins>
      <w:ins w:id="957" w:author="Luuk van de Ven" w:date="2020-05-28T18:07:00Z">
        <w:r w:rsidR="00715B0C">
          <w:rPr>
            <w:lang w:val="en-GB"/>
          </w:rPr>
          <w:t xml:space="preserve"> </w:t>
        </w:r>
      </w:ins>
      <w:ins w:id="958" w:author="Luuk van de Ven" w:date="2020-05-28T18:08:00Z">
        <w:r w:rsidR="00715B0C">
          <w:rPr>
            <w:lang w:val="en-GB"/>
          </w:rPr>
          <w:t>This</w:t>
        </w:r>
      </w:ins>
      <w:ins w:id="959" w:author="Luuk van de Ven" w:date="2020-05-28T18:07:00Z">
        <w:r w:rsidR="00715B0C">
          <w:rPr>
            <w:lang w:val="en-GB"/>
          </w:rPr>
          <w:t xml:space="preserve"> again highlights the importance of the difference between researching participation for the community as a whole compared to on a</w:t>
        </w:r>
      </w:ins>
      <w:ins w:id="960" w:author="Luuk van de Ven" w:date="2020-05-28T18:08:00Z">
        <w:r w:rsidR="00715B0C">
          <w:rPr>
            <w:lang w:val="en-GB"/>
          </w:rPr>
          <w:t>n individual member level</w:t>
        </w:r>
      </w:ins>
      <w:r w:rsidRPr="00133133">
        <w:rPr>
          <w:lang w:val="en-GB"/>
        </w:rPr>
        <w:t xml:space="preserve">. </w:t>
      </w:r>
    </w:p>
    <w:p w14:paraId="0B0FAF68" w14:textId="41A02CB8" w:rsidR="005D5EBA" w:rsidRDefault="00F04EE5" w:rsidP="00795DE1">
      <w:pPr>
        <w:ind w:firstLine="720"/>
        <w:rPr>
          <w:ins w:id="961" w:author="Luuk van de Ven" w:date="2020-05-28T18:08:00Z"/>
          <w:lang w:val="en-GB"/>
        </w:rPr>
      </w:pPr>
      <w:r w:rsidRPr="00133133">
        <w:rPr>
          <w:lang w:val="en-GB"/>
        </w:rPr>
        <w:t>These papers all have a different theoretical domain as the authors are all cautious and do not generalise the results outside their population. Furthermore, these studies are unique and specific that there have not been researches with the same theoretical domain and different populations. Therefore, it is not possible to infer if different populations would result in similar findings.</w:t>
      </w:r>
    </w:p>
    <w:p w14:paraId="0FF4E920" w14:textId="3A3F8E32" w:rsidR="00F04EE5" w:rsidRPr="00133133" w:rsidRDefault="005D5EBA" w:rsidP="00F17403">
      <w:pPr>
        <w:spacing w:line="240" w:lineRule="auto"/>
        <w:jc w:val="left"/>
        <w:rPr>
          <w:lang w:val="en-GB"/>
        </w:rPr>
      </w:pPr>
      <w:ins w:id="962" w:author="Luuk van de Ven" w:date="2020-05-28T18:08:00Z">
        <w:r>
          <w:rPr>
            <w:lang w:val="en-GB"/>
          </w:rPr>
          <w:br w:type="page"/>
        </w:r>
      </w:ins>
    </w:p>
    <w:tbl>
      <w:tblPr>
        <w:tblStyle w:val="TableGrid"/>
        <w:tblpPr w:leftFromText="180" w:rightFromText="180" w:vertAnchor="text" w:horzAnchor="margin" w:tblpY="290"/>
        <w:tblW w:w="9382" w:type="dxa"/>
        <w:tblLook w:val="04A0" w:firstRow="1" w:lastRow="0" w:firstColumn="1" w:lastColumn="0" w:noHBand="0" w:noVBand="1"/>
      </w:tblPr>
      <w:tblGrid>
        <w:gridCol w:w="2972"/>
        <w:gridCol w:w="4536"/>
        <w:gridCol w:w="1874"/>
      </w:tblGrid>
      <w:tr w:rsidR="00823965" w:rsidRPr="00133133" w14:paraId="20D4FFA4" w14:textId="77777777" w:rsidTr="00823965">
        <w:trPr>
          <w:trHeight w:val="500"/>
        </w:trPr>
        <w:tc>
          <w:tcPr>
            <w:tcW w:w="2972" w:type="dxa"/>
            <w:vAlign w:val="center"/>
          </w:tcPr>
          <w:p w14:paraId="73C8EAA4" w14:textId="77777777" w:rsidR="00823965" w:rsidRPr="000A3874" w:rsidRDefault="00823965" w:rsidP="009A37FA">
            <w:pPr>
              <w:spacing w:line="240" w:lineRule="auto"/>
              <w:rPr>
                <w:b/>
                <w:lang w:val="en-GB"/>
              </w:rPr>
            </w:pPr>
            <w:r w:rsidRPr="00133133">
              <w:rPr>
                <w:b/>
                <w:bCs/>
                <w:lang w:val="en-GB"/>
              </w:rPr>
              <w:lastRenderedPageBreak/>
              <w:t>Name study</w:t>
            </w:r>
          </w:p>
        </w:tc>
        <w:tc>
          <w:tcPr>
            <w:tcW w:w="4536" w:type="dxa"/>
            <w:vAlign w:val="center"/>
          </w:tcPr>
          <w:p w14:paraId="7DDE88D0" w14:textId="77777777" w:rsidR="00823965" w:rsidRPr="00133133" w:rsidRDefault="00823965" w:rsidP="009A37FA">
            <w:pPr>
              <w:spacing w:line="240" w:lineRule="auto"/>
              <w:rPr>
                <w:b/>
                <w:bCs/>
                <w:lang w:val="en-GB"/>
              </w:rPr>
            </w:pPr>
            <w:r w:rsidRPr="00133133">
              <w:rPr>
                <w:b/>
                <w:bCs/>
                <w:lang w:val="en-GB"/>
              </w:rPr>
              <w:t>Studied Hypothesis</w:t>
            </w:r>
          </w:p>
        </w:tc>
        <w:tc>
          <w:tcPr>
            <w:tcW w:w="1874" w:type="dxa"/>
            <w:vAlign w:val="center"/>
          </w:tcPr>
          <w:p w14:paraId="5D33A1DA" w14:textId="77777777" w:rsidR="00823965" w:rsidRPr="00133133" w:rsidRDefault="00823965" w:rsidP="009A37FA">
            <w:pPr>
              <w:spacing w:line="240" w:lineRule="auto"/>
              <w:rPr>
                <w:b/>
                <w:bCs/>
                <w:lang w:val="en-GB"/>
              </w:rPr>
            </w:pPr>
            <w:r w:rsidRPr="00133133">
              <w:rPr>
                <w:b/>
                <w:bCs/>
                <w:lang w:val="en-GB"/>
              </w:rPr>
              <w:t>Effect size</w:t>
            </w:r>
          </w:p>
        </w:tc>
      </w:tr>
      <w:tr w:rsidR="00823965" w:rsidRPr="00133133" w14:paraId="6B91AB3C" w14:textId="77777777" w:rsidTr="00823965">
        <w:trPr>
          <w:trHeight w:val="500"/>
        </w:trPr>
        <w:tc>
          <w:tcPr>
            <w:tcW w:w="2972" w:type="dxa"/>
            <w:vAlign w:val="center"/>
          </w:tcPr>
          <w:p w14:paraId="265FE915" w14:textId="77777777" w:rsidR="00823965" w:rsidRPr="000A3874" w:rsidRDefault="00823965" w:rsidP="009A37FA">
            <w:pPr>
              <w:spacing w:line="276" w:lineRule="auto"/>
              <w:jc w:val="left"/>
              <w:rPr>
                <w:lang w:val="es-ES"/>
              </w:rPr>
            </w:pPr>
            <w:r w:rsidRPr="000A3874">
              <w:rPr>
                <w:lang w:val="es-ES"/>
              </w:rPr>
              <w:t>Muniz &amp; O'Guinn, 2001</w:t>
            </w:r>
          </w:p>
        </w:tc>
        <w:tc>
          <w:tcPr>
            <w:tcW w:w="4536" w:type="dxa"/>
            <w:vAlign w:val="center"/>
          </w:tcPr>
          <w:p w14:paraId="487D8E70" w14:textId="77777777" w:rsidR="00823965" w:rsidRPr="000A3874" w:rsidRDefault="00823965" w:rsidP="009A37FA">
            <w:pPr>
              <w:spacing w:line="276" w:lineRule="auto"/>
              <w:rPr>
                <w:lang w:val="es-ES"/>
              </w:rPr>
            </w:pPr>
            <w:r w:rsidRPr="000A3874">
              <w:rPr>
                <w:lang w:val="es-ES"/>
              </w:rPr>
              <w:t>Brand communities exist</w:t>
            </w:r>
          </w:p>
        </w:tc>
        <w:tc>
          <w:tcPr>
            <w:tcW w:w="1874" w:type="dxa"/>
            <w:vAlign w:val="center"/>
          </w:tcPr>
          <w:p w14:paraId="13CE474A" w14:textId="398959DA" w:rsidR="00823965" w:rsidRPr="000A3874" w:rsidRDefault="00823965" w:rsidP="009A37FA">
            <w:pPr>
              <w:spacing w:line="276" w:lineRule="auto"/>
              <w:jc w:val="left"/>
              <w:rPr>
                <w:lang w:val="es-ES"/>
              </w:rPr>
            </w:pPr>
            <w:r w:rsidRPr="000A3874">
              <w:rPr>
                <w:lang w:val="es-ES"/>
              </w:rPr>
              <w:t>N/A</w:t>
            </w:r>
            <w:r w:rsidR="0040451A">
              <w:rPr>
                <w:rStyle w:val="FootnoteReference"/>
                <w:lang w:val="es-ES"/>
              </w:rPr>
              <w:footnoteReference w:id="3"/>
            </w:r>
          </w:p>
        </w:tc>
      </w:tr>
      <w:tr w:rsidR="00823965" w:rsidRPr="00133133" w14:paraId="501E3A12" w14:textId="77777777" w:rsidTr="00823965">
        <w:trPr>
          <w:trHeight w:val="249"/>
        </w:trPr>
        <w:tc>
          <w:tcPr>
            <w:tcW w:w="2972" w:type="dxa"/>
            <w:vAlign w:val="center"/>
          </w:tcPr>
          <w:p w14:paraId="4E631654" w14:textId="77777777" w:rsidR="00823965" w:rsidRPr="000A3874" w:rsidRDefault="00823965" w:rsidP="009A37FA">
            <w:pPr>
              <w:spacing w:line="276" w:lineRule="auto"/>
              <w:jc w:val="left"/>
              <w:rPr>
                <w:lang w:val="es-ES"/>
              </w:rPr>
            </w:pPr>
            <w:r w:rsidRPr="000A3874">
              <w:rPr>
                <w:lang w:val="es-ES"/>
              </w:rPr>
              <w:t>Pöyry et al., 2013</w:t>
            </w:r>
          </w:p>
        </w:tc>
        <w:tc>
          <w:tcPr>
            <w:tcW w:w="4536" w:type="dxa"/>
            <w:vAlign w:val="center"/>
          </w:tcPr>
          <w:p w14:paraId="4A5C8655" w14:textId="77777777" w:rsidR="00823965" w:rsidRPr="003B20CB" w:rsidRDefault="00823965" w:rsidP="009A37FA">
            <w:pPr>
              <w:spacing w:line="276" w:lineRule="auto"/>
              <w:rPr>
                <w:lang w:val="en-GB"/>
              </w:rPr>
            </w:pPr>
            <w:r w:rsidRPr="003B20CB">
              <w:rPr>
                <w:lang w:val="en-GB"/>
              </w:rPr>
              <w:t>H1: Hedonic motivations are positively related to participation behaviour.</w:t>
            </w:r>
          </w:p>
          <w:p w14:paraId="5A9A4158" w14:textId="77777777" w:rsidR="00823965" w:rsidRPr="003B20CB" w:rsidRDefault="00823965" w:rsidP="009A37FA">
            <w:pPr>
              <w:spacing w:line="276" w:lineRule="auto"/>
              <w:rPr>
                <w:lang w:val="en-GB"/>
              </w:rPr>
            </w:pPr>
            <w:r w:rsidRPr="003B20CB">
              <w:rPr>
                <w:lang w:val="en-GB"/>
              </w:rPr>
              <w:t>H3: Utilitarian motivations are negatively related to participation behaviour.</w:t>
            </w:r>
          </w:p>
        </w:tc>
        <w:tc>
          <w:tcPr>
            <w:tcW w:w="1874" w:type="dxa"/>
            <w:vAlign w:val="center"/>
          </w:tcPr>
          <w:p w14:paraId="6AC9BE55" w14:textId="77777777" w:rsidR="00823965" w:rsidRPr="000A3874" w:rsidRDefault="00823965" w:rsidP="009A37FA">
            <w:pPr>
              <w:spacing w:line="276" w:lineRule="auto"/>
              <w:jc w:val="left"/>
              <w:rPr>
                <w:lang w:val="es-ES"/>
              </w:rPr>
            </w:pPr>
            <w:r w:rsidRPr="000A3874">
              <w:rPr>
                <w:lang w:val="es-ES"/>
              </w:rPr>
              <w:t xml:space="preserve">H1: 0.51 </w:t>
            </w:r>
          </w:p>
          <w:p w14:paraId="5897BC43" w14:textId="27D30025" w:rsidR="00823965" w:rsidRPr="000A3874" w:rsidRDefault="00823965" w:rsidP="009A37FA">
            <w:pPr>
              <w:spacing w:line="276" w:lineRule="auto"/>
              <w:jc w:val="left"/>
              <w:rPr>
                <w:lang w:val="es-ES"/>
              </w:rPr>
            </w:pPr>
            <w:r w:rsidRPr="000A3874">
              <w:rPr>
                <w:lang w:val="es-ES"/>
              </w:rPr>
              <w:t xml:space="preserve">H3: </w:t>
            </w:r>
            <w:r w:rsidR="008D1C58">
              <w:rPr>
                <w:lang w:val="es-ES"/>
              </w:rPr>
              <w:t>Not supported</w:t>
            </w:r>
          </w:p>
        </w:tc>
      </w:tr>
      <w:tr w:rsidR="00823965" w:rsidRPr="00133133" w14:paraId="2C843121" w14:textId="77777777" w:rsidTr="00823965">
        <w:trPr>
          <w:trHeight w:val="249"/>
        </w:trPr>
        <w:tc>
          <w:tcPr>
            <w:tcW w:w="2972" w:type="dxa"/>
            <w:vAlign w:val="center"/>
          </w:tcPr>
          <w:p w14:paraId="32A69550" w14:textId="77777777" w:rsidR="00823965" w:rsidRPr="000A3874" w:rsidRDefault="00823965" w:rsidP="009A37FA">
            <w:pPr>
              <w:spacing w:line="276" w:lineRule="auto"/>
              <w:jc w:val="left"/>
              <w:rPr>
                <w:lang w:val="es-ES"/>
              </w:rPr>
            </w:pPr>
            <w:r w:rsidRPr="000A3874">
              <w:rPr>
                <w:lang w:val="es-ES"/>
              </w:rPr>
              <w:t>Lin, 2007</w:t>
            </w:r>
          </w:p>
        </w:tc>
        <w:tc>
          <w:tcPr>
            <w:tcW w:w="4536" w:type="dxa"/>
            <w:vAlign w:val="center"/>
          </w:tcPr>
          <w:p w14:paraId="3BBAF08F" w14:textId="77777777" w:rsidR="00823965" w:rsidRPr="003B20CB" w:rsidRDefault="00823965" w:rsidP="009A37FA">
            <w:pPr>
              <w:spacing w:line="276" w:lineRule="auto"/>
              <w:rPr>
                <w:lang w:val="en-GB"/>
              </w:rPr>
            </w:pPr>
            <w:r w:rsidRPr="003B20CB">
              <w:rPr>
                <w:lang w:val="en-GB"/>
              </w:rPr>
              <w:t>H8: Offline activities positively affect the sense of belonging to the virtual community.</w:t>
            </w:r>
          </w:p>
          <w:p w14:paraId="0DAB7744" w14:textId="77777777" w:rsidR="00823965" w:rsidRPr="003B20CB" w:rsidRDefault="00823965" w:rsidP="009A37FA">
            <w:pPr>
              <w:spacing w:line="276" w:lineRule="auto"/>
              <w:rPr>
                <w:lang w:val="en-GB"/>
              </w:rPr>
            </w:pPr>
            <w:r w:rsidRPr="003B20CB">
              <w:rPr>
                <w:lang w:val="en-GB"/>
              </w:rPr>
              <w:t xml:space="preserve">H1: Strong sense of belonging infers a strong intention to be more involved in the virtual community. </w:t>
            </w:r>
          </w:p>
        </w:tc>
        <w:tc>
          <w:tcPr>
            <w:tcW w:w="1874" w:type="dxa"/>
            <w:vAlign w:val="center"/>
          </w:tcPr>
          <w:p w14:paraId="060B32F7" w14:textId="77777777" w:rsidR="00823965" w:rsidRPr="000A3874" w:rsidRDefault="00823965" w:rsidP="009A37FA">
            <w:pPr>
              <w:spacing w:line="276" w:lineRule="auto"/>
              <w:jc w:val="left"/>
              <w:rPr>
                <w:lang w:val="es-ES"/>
              </w:rPr>
            </w:pPr>
            <w:r w:rsidRPr="000A3874">
              <w:rPr>
                <w:lang w:val="es-ES"/>
              </w:rPr>
              <w:t xml:space="preserve">H1: 0.41 </w:t>
            </w:r>
          </w:p>
          <w:p w14:paraId="76AED73D" w14:textId="77777777" w:rsidR="00823965" w:rsidRPr="000A3874" w:rsidRDefault="00823965" w:rsidP="009A37FA">
            <w:pPr>
              <w:spacing w:line="276" w:lineRule="auto"/>
              <w:jc w:val="left"/>
              <w:rPr>
                <w:lang w:val="es-ES"/>
              </w:rPr>
            </w:pPr>
            <w:r w:rsidRPr="000A3874">
              <w:rPr>
                <w:lang w:val="es-ES"/>
              </w:rPr>
              <w:t>H2: 0.21</w:t>
            </w:r>
          </w:p>
        </w:tc>
      </w:tr>
      <w:tr w:rsidR="00823965" w:rsidRPr="00133133" w14:paraId="2B441940" w14:textId="77777777" w:rsidTr="00823965">
        <w:trPr>
          <w:trHeight w:val="249"/>
        </w:trPr>
        <w:tc>
          <w:tcPr>
            <w:tcW w:w="2972" w:type="dxa"/>
            <w:vAlign w:val="center"/>
          </w:tcPr>
          <w:p w14:paraId="665D7D1A" w14:textId="77777777" w:rsidR="00823965" w:rsidRPr="000A3874" w:rsidRDefault="00823965" w:rsidP="009A37FA">
            <w:pPr>
              <w:spacing w:line="276" w:lineRule="auto"/>
              <w:jc w:val="left"/>
              <w:rPr>
                <w:lang w:val="es-ES"/>
              </w:rPr>
            </w:pPr>
            <w:r w:rsidRPr="000A3874">
              <w:rPr>
                <w:lang w:val="es-ES"/>
              </w:rPr>
              <w:t>Chen and Cage, 2013</w:t>
            </w:r>
          </w:p>
        </w:tc>
        <w:tc>
          <w:tcPr>
            <w:tcW w:w="4536" w:type="dxa"/>
            <w:vAlign w:val="center"/>
          </w:tcPr>
          <w:p w14:paraId="2B953E8A" w14:textId="77777777" w:rsidR="00823965" w:rsidRPr="003B20CB" w:rsidRDefault="00823965" w:rsidP="009A37FA">
            <w:pPr>
              <w:spacing w:line="276" w:lineRule="auto"/>
              <w:rPr>
                <w:lang w:val="en-GB"/>
              </w:rPr>
            </w:pPr>
            <w:r w:rsidRPr="003B20CB">
              <w:rPr>
                <w:lang w:val="en-GB"/>
              </w:rPr>
              <w:t>H1: Meetup attendees are more likely to lose bridging social capital after attending a meetup, compared to non-attendees.</w:t>
            </w:r>
          </w:p>
          <w:p w14:paraId="178D03C9" w14:textId="77777777" w:rsidR="00823965" w:rsidRPr="003B20CB" w:rsidRDefault="00823965" w:rsidP="009A37FA">
            <w:pPr>
              <w:spacing w:line="276" w:lineRule="auto"/>
              <w:rPr>
                <w:lang w:val="en-GB"/>
              </w:rPr>
            </w:pPr>
            <w:r w:rsidRPr="003B20CB">
              <w:rPr>
                <w:lang w:val="en-GB"/>
              </w:rPr>
              <w:t>H2: Meetup attendees are more likely to increase their bonding social capital after attending a meetup, compared to non-attendees</w:t>
            </w:r>
          </w:p>
        </w:tc>
        <w:tc>
          <w:tcPr>
            <w:tcW w:w="1874" w:type="dxa"/>
            <w:vAlign w:val="center"/>
          </w:tcPr>
          <w:p w14:paraId="17D6ECB8" w14:textId="76546F47" w:rsidR="00823965" w:rsidRPr="00133133" w:rsidRDefault="00823965" w:rsidP="001A67D6">
            <w:pPr>
              <w:keepNext/>
              <w:jc w:val="left"/>
              <w:rPr>
                <w:lang w:val="en-GB"/>
              </w:rPr>
            </w:pPr>
            <w:r w:rsidRPr="00133133">
              <w:rPr>
                <w:lang w:val="en-GB"/>
              </w:rPr>
              <w:t>H1:</w:t>
            </w:r>
            <w:r w:rsidR="001A67D6">
              <w:rPr>
                <w:lang w:val="en-GB"/>
              </w:rPr>
              <w:t xml:space="preserve"> </w:t>
            </w:r>
            <w:r w:rsidRPr="00133133">
              <w:rPr>
                <w:lang w:val="en-GB"/>
              </w:rPr>
              <w:t>-9.253 H2:12.615</w:t>
            </w:r>
          </w:p>
        </w:tc>
      </w:tr>
    </w:tbl>
    <w:p w14:paraId="4CBA43D5" w14:textId="77777777" w:rsidR="000843A5" w:rsidRPr="008C532E" w:rsidRDefault="000843A5" w:rsidP="00F17403">
      <w:pPr>
        <w:pStyle w:val="Caption"/>
        <w:rPr>
          <w:rFonts w:ascii="Times New Roman" w:hAnsi="Times New Roman" w:cs="Times New Roman"/>
          <w:lang w:val="en-GB"/>
        </w:rPr>
      </w:pPr>
      <w:r w:rsidRPr="008C532E">
        <w:rPr>
          <w:rFonts w:ascii="Times New Roman" w:hAnsi="Times New Roman" w:cs="Times New Roman"/>
          <w:lang w:val="en-GB"/>
        </w:rPr>
        <w:t xml:space="preserve">Table </w:t>
      </w:r>
      <w:r w:rsidRPr="008C532E">
        <w:rPr>
          <w:rFonts w:ascii="Times New Roman" w:hAnsi="Times New Roman" w:cs="Times New Roman"/>
          <w:lang w:val="en-GB"/>
        </w:rPr>
        <w:fldChar w:fldCharType="begin"/>
      </w:r>
      <w:r w:rsidRPr="008C532E">
        <w:rPr>
          <w:rFonts w:ascii="Times New Roman" w:hAnsi="Times New Roman" w:cs="Times New Roman"/>
          <w:lang w:val="en-GB"/>
        </w:rPr>
        <w:instrText xml:space="preserve"> SEQ Table \* ARABIC </w:instrText>
      </w:r>
      <w:r w:rsidRPr="008C532E">
        <w:rPr>
          <w:rFonts w:ascii="Times New Roman" w:hAnsi="Times New Roman" w:cs="Times New Roman"/>
          <w:lang w:val="en-GB"/>
        </w:rPr>
        <w:fldChar w:fldCharType="separate"/>
      </w:r>
      <w:r w:rsidR="00E42148">
        <w:rPr>
          <w:rFonts w:ascii="Times New Roman" w:hAnsi="Times New Roman" w:cs="Times New Roman"/>
          <w:noProof/>
          <w:lang w:val="en-GB"/>
        </w:rPr>
        <w:t>2</w:t>
      </w:r>
      <w:r w:rsidRPr="008C532E">
        <w:rPr>
          <w:rFonts w:ascii="Times New Roman" w:hAnsi="Times New Roman" w:cs="Times New Roman"/>
          <w:lang w:val="en-GB"/>
        </w:rPr>
        <w:fldChar w:fldCharType="end"/>
      </w:r>
      <w:r w:rsidRPr="008C532E">
        <w:rPr>
          <w:rFonts w:ascii="Times New Roman" w:hAnsi="Times New Roman" w:cs="Times New Roman"/>
          <w:lang w:val="en-GB"/>
        </w:rPr>
        <w:t xml:space="preserve"> – Details studies</w:t>
      </w:r>
    </w:p>
    <w:p w14:paraId="110EA65C" w14:textId="77777777" w:rsidR="00FF75E6" w:rsidRDefault="00FF75E6" w:rsidP="00FF75E6">
      <w:pPr>
        <w:rPr>
          <w:lang w:val="en-GB"/>
        </w:rPr>
      </w:pPr>
    </w:p>
    <w:p w14:paraId="29497BCD" w14:textId="4F8EDAF7" w:rsidR="008F0ED0" w:rsidRPr="00133133" w:rsidRDefault="008F0ED0" w:rsidP="00D86B44">
      <w:pPr>
        <w:rPr>
          <w:lang w:val="en-GB"/>
        </w:rPr>
      </w:pPr>
    </w:p>
    <w:p w14:paraId="03DD6A87" w14:textId="77777777" w:rsidR="001A67D6" w:rsidRDefault="001A67D6">
      <w:pPr>
        <w:spacing w:line="240" w:lineRule="auto"/>
        <w:jc w:val="left"/>
        <w:rPr>
          <w:b/>
          <w:lang w:val="en-GB"/>
        </w:rPr>
      </w:pPr>
      <w:r>
        <w:rPr>
          <w:lang w:val="en-GB"/>
        </w:rPr>
        <w:br w:type="page"/>
      </w:r>
    </w:p>
    <w:p w14:paraId="1FB41C89" w14:textId="77777777" w:rsidR="00983F7C" w:rsidRPr="00133133" w:rsidRDefault="00983F7C" w:rsidP="00983F7C">
      <w:pPr>
        <w:pStyle w:val="Heading1"/>
        <w:rPr>
          <w:ins w:id="963" w:author="Luuk van de Ven" w:date="2020-06-05T09:48:00Z"/>
          <w:lang w:val="en-GB"/>
        </w:rPr>
      </w:pPr>
      <w:bookmarkStart w:id="964" w:name="_Toc42335554"/>
      <w:ins w:id="965" w:author="Luuk van de Ven" w:date="2020-06-05T09:48:00Z">
        <w:r w:rsidRPr="00133133">
          <w:rPr>
            <w:lang w:val="en-GB"/>
          </w:rPr>
          <w:lastRenderedPageBreak/>
          <w:t>Chapter 5: Methods</w:t>
        </w:r>
        <w:bookmarkEnd w:id="964"/>
      </w:ins>
    </w:p>
    <w:p w14:paraId="5BB779AD" w14:textId="77777777" w:rsidR="00983F7C" w:rsidRPr="00133133" w:rsidRDefault="00983F7C" w:rsidP="00983F7C">
      <w:pPr>
        <w:pStyle w:val="Heading2"/>
        <w:rPr>
          <w:ins w:id="966" w:author="Luuk van de Ven" w:date="2020-06-05T09:48:00Z"/>
          <w:lang w:val="en-GB"/>
        </w:rPr>
      </w:pPr>
    </w:p>
    <w:p w14:paraId="28C3CDBF" w14:textId="77777777" w:rsidR="00983F7C" w:rsidRPr="00133133" w:rsidRDefault="00983F7C" w:rsidP="00983F7C">
      <w:pPr>
        <w:pStyle w:val="Heading2"/>
        <w:rPr>
          <w:ins w:id="967" w:author="Luuk van de Ven" w:date="2020-06-05T09:48:00Z"/>
          <w:lang w:val="en-GB"/>
        </w:rPr>
      </w:pPr>
      <w:bookmarkStart w:id="968" w:name="_Toc42335555"/>
      <w:ins w:id="969" w:author="Luuk van de Ven" w:date="2020-06-05T09:48:00Z">
        <w:r w:rsidRPr="00133133">
          <w:rPr>
            <w:lang w:val="en-GB"/>
          </w:rPr>
          <w:t>5.1 Research strategy</w:t>
        </w:r>
        <w:bookmarkEnd w:id="968"/>
      </w:ins>
    </w:p>
    <w:p w14:paraId="7AB8E170" w14:textId="77777777" w:rsidR="00983F7C" w:rsidRDefault="00983F7C" w:rsidP="00983F7C">
      <w:pPr>
        <w:ind w:firstLine="720"/>
        <w:rPr>
          <w:ins w:id="970" w:author="Luuk van de Ven" w:date="2020-06-05T09:48:00Z"/>
          <w:lang w:val="en-GB"/>
        </w:rPr>
      </w:pPr>
      <w:ins w:id="971" w:author="Luuk van de Ven" w:date="2020-06-05T09:48:00Z">
        <w:r>
          <w:rPr>
            <w:lang w:val="en-GB"/>
          </w:rPr>
          <w:t>As discussed in the introduction chapter, t</w:t>
        </w:r>
        <w:r w:rsidRPr="00133133">
          <w:rPr>
            <w:lang w:val="en-GB"/>
          </w:rPr>
          <w:t xml:space="preserve">he </w:t>
        </w:r>
        <w:r>
          <w:rPr>
            <w:lang w:val="en-GB"/>
          </w:rPr>
          <w:t>research question in this paper is:</w:t>
        </w:r>
        <w:r w:rsidRPr="00133133">
          <w:rPr>
            <w:lang w:val="en-GB"/>
          </w:rPr>
          <w:t xml:space="preserve"> </w:t>
        </w:r>
        <w:r w:rsidRPr="005B49E1">
          <w:rPr>
            <w:lang w:val="en-GB"/>
          </w:rPr>
          <w:t>what is the effect of participation in offline events</w:t>
        </w:r>
        <w:r w:rsidRPr="005B49E1">
          <w:rPr>
            <w:bCs/>
            <w:lang w:val="en-GB"/>
          </w:rPr>
          <w:t xml:space="preserve"> </w:t>
        </w:r>
        <w:r w:rsidRPr="00337FD0">
          <w:rPr>
            <w:lang w:val="en-GB"/>
          </w:rPr>
          <w:t>individual member participation in online brand communities</w:t>
        </w:r>
        <w:r w:rsidRPr="005B49E1">
          <w:rPr>
            <w:lang w:val="en-GB"/>
          </w:rPr>
          <w:t xml:space="preserve"> and what is the effect of whether the product or service is hedonic on this relationship</w:t>
        </w:r>
        <w:r w:rsidRPr="00532AAE">
          <w:rPr>
            <w:i/>
            <w:iCs/>
            <w:lang w:val="en-GB"/>
          </w:rPr>
          <w:t>?</w:t>
        </w:r>
        <w:r>
          <w:rPr>
            <w:lang w:val="en-GB"/>
          </w:rPr>
          <w:t xml:space="preserve"> In line with this question, our hypothesis is that, </w:t>
        </w:r>
        <w:r w:rsidRPr="00133133">
          <w:rPr>
            <w:lang w:val="en-GB"/>
          </w:rPr>
          <w:t>on average, the individual member participation in offline gatherings has a positive effect on individual member participation in online brand communities which is intensified by the product or service being considered hedonic by the community.</w:t>
        </w:r>
        <w:r>
          <w:rPr>
            <w:lang w:val="en-GB"/>
          </w:rPr>
          <w:t xml:space="preserve"> </w:t>
        </w:r>
      </w:ins>
    </w:p>
    <w:p w14:paraId="21AD89B7" w14:textId="77777777" w:rsidR="00983F7C" w:rsidRPr="00133133" w:rsidRDefault="00983F7C" w:rsidP="00983F7C">
      <w:pPr>
        <w:ind w:firstLine="720"/>
        <w:rPr>
          <w:ins w:id="972" w:author="Luuk van de Ven" w:date="2020-06-05T09:48:00Z"/>
          <w:lang w:val="en-GB"/>
        </w:rPr>
      </w:pPr>
      <w:ins w:id="973" w:author="Luuk van de Ven" w:date="2020-06-05T09:48:00Z">
        <w:r w:rsidRPr="00133133">
          <w:rPr>
            <w:lang w:val="en-GB"/>
          </w:rPr>
          <w:t>To collect empirical evidence for the claim formulated in the hypothesis, we chose a research strategy with the highest validity and reliability given the constraints regarding feasibility</w:t>
        </w:r>
        <w:r>
          <w:rPr>
            <w:lang w:val="en-GB"/>
          </w:rPr>
          <w:t>, time and resources</w:t>
        </w:r>
        <w:r w:rsidRPr="00133133">
          <w:rPr>
            <w:lang w:val="en-GB"/>
          </w:rPr>
          <w:t xml:space="preserve">. We conducted an experimental study </w:t>
        </w:r>
        <w:r>
          <w:rPr>
            <w:lang w:val="en-GB"/>
          </w:rPr>
          <w:t>supported by an online survey</w:t>
        </w:r>
        <w:r w:rsidRPr="00133133">
          <w:rPr>
            <w:lang w:val="en-GB"/>
          </w:rPr>
          <w:t>. This type of research strategy typically makes direct links between manipulations and effects. Therefore, they have a high internal validity if other potential variables that could cause differences in the dependent variable are ruled out (Course Book - Research Training &amp; Bachelor Thesis Course, n.d.)</w:t>
        </w:r>
        <w:r>
          <w:rPr>
            <w:lang w:val="en-GB"/>
          </w:rPr>
          <w:t xml:space="preserve">. </w:t>
        </w:r>
        <w:r w:rsidRPr="00133133">
          <w:rPr>
            <w:lang w:val="en-GB"/>
          </w:rPr>
          <w:t xml:space="preserve">The hypothesis tested does entail a causal claim. To increase the internal validity of the experimental study, we chose a 2 x 2 between-subject design. By using this strategy, we studied the effect of attending an offline event (independent variable) on online participation (dependent variable). As described by </w:t>
        </w:r>
        <w:r w:rsidRPr="00133133">
          <w:rPr>
            <w:color w:val="222222"/>
            <w:lang w:val="en-GB"/>
          </w:rPr>
          <w:t>Żyminkowska (2018),</w:t>
        </w:r>
        <w:r w:rsidRPr="00133133">
          <w:rPr>
            <w:lang w:val="en-GB"/>
          </w:rPr>
          <w:t xml:space="preserve"> the type of goods </w:t>
        </w:r>
        <w:r>
          <w:rPr>
            <w:lang w:val="en-GB"/>
          </w:rPr>
          <w:t>that a community is centred around</w:t>
        </w:r>
        <w:r w:rsidRPr="00133133">
          <w:rPr>
            <w:lang w:val="en-GB"/>
          </w:rPr>
          <w:t xml:space="preserve"> moderates this relationship (utilitarian </w:t>
        </w:r>
        <w:r>
          <w:rPr>
            <w:lang w:val="en-GB"/>
          </w:rPr>
          <w:t>or</w:t>
        </w:r>
        <w:r w:rsidRPr="00133133">
          <w:rPr>
            <w:lang w:val="en-GB"/>
          </w:rPr>
          <w:t xml:space="preserve"> hedonic). The independent variable is dichotomous, either yes or no, and </w:t>
        </w:r>
        <w:r>
          <w:rPr>
            <w:lang w:val="en-GB"/>
          </w:rPr>
          <w:t>so is the</w:t>
        </w:r>
        <w:r w:rsidRPr="00133133">
          <w:rPr>
            <w:lang w:val="en-GB"/>
          </w:rPr>
          <w:t xml:space="preserve"> second condition: the brand either sells a utilitarian or hedonic good. As a result, we created the conditions and research paradigm</w:t>
        </w:r>
        <w:r>
          <w:rPr>
            <w:lang w:val="en-GB"/>
          </w:rPr>
          <w:t xml:space="preserve"> displayed in table 3.</w:t>
        </w:r>
      </w:ins>
    </w:p>
    <w:p w14:paraId="1988E70F" w14:textId="77777777" w:rsidR="00983F7C" w:rsidRDefault="00983F7C" w:rsidP="00983F7C">
      <w:pPr>
        <w:pStyle w:val="Caption"/>
        <w:rPr>
          <w:ins w:id="974" w:author="Luuk van de Ven" w:date="2020-06-05T09:48:00Z"/>
          <w:rFonts w:ascii="Times New Roman" w:hAnsi="Times New Roman" w:cs="Times New Roman"/>
          <w:lang w:val="en-GB"/>
        </w:rPr>
      </w:pPr>
    </w:p>
    <w:p w14:paraId="3414D90E" w14:textId="77777777" w:rsidR="00983F7C" w:rsidRPr="009E1FA0" w:rsidRDefault="00983F7C" w:rsidP="00983F7C">
      <w:pPr>
        <w:pStyle w:val="Caption"/>
        <w:spacing w:after="0"/>
        <w:rPr>
          <w:ins w:id="975" w:author="Luuk van de Ven" w:date="2020-06-05T09:48:00Z"/>
          <w:rFonts w:ascii="Times New Roman" w:hAnsi="Times New Roman" w:cs="Times New Roman"/>
          <w:lang w:val="en-GB"/>
        </w:rPr>
      </w:pPr>
      <w:ins w:id="976" w:author="Luuk van de Ven" w:date="2020-06-05T09:48:00Z">
        <w:r w:rsidRPr="008C532E">
          <w:rPr>
            <w:rFonts w:ascii="Times New Roman" w:hAnsi="Times New Roman" w:cs="Times New Roman"/>
            <w:lang w:val="en-GB"/>
          </w:rPr>
          <w:lastRenderedPageBreak/>
          <w:t>Table 3 - Paradigm research strategy</w:t>
        </w:r>
      </w:ins>
    </w:p>
    <w:tbl>
      <w:tblPr>
        <w:tblStyle w:val="TableGrid"/>
        <w:tblpPr w:leftFromText="141" w:rightFromText="141" w:vertAnchor="text" w:horzAnchor="margin" w:tblpXSpec="center" w:tblpY="158"/>
        <w:tblW w:w="9558" w:type="dxa"/>
        <w:tblLook w:val="04A0" w:firstRow="1" w:lastRow="0" w:firstColumn="1" w:lastColumn="0" w:noHBand="0" w:noVBand="1"/>
      </w:tblPr>
      <w:tblGrid>
        <w:gridCol w:w="3229"/>
        <w:gridCol w:w="3233"/>
        <w:gridCol w:w="3096"/>
      </w:tblGrid>
      <w:tr w:rsidR="00983F7C" w14:paraId="09C67880" w14:textId="77777777" w:rsidTr="00983F7C">
        <w:trPr>
          <w:trHeight w:val="1125"/>
          <w:ins w:id="977" w:author="Luuk van de Ven" w:date="2020-06-05T09:48:00Z"/>
        </w:trPr>
        <w:tc>
          <w:tcPr>
            <w:tcW w:w="3229" w:type="dxa"/>
            <w:tcBorders>
              <w:top w:val="nil"/>
              <w:left w:val="nil"/>
              <w:bottom w:val="single" w:sz="4" w:space="0" w:color="auto"/>
              <w:right w:val="single" w:sz="4" w:space="0" w:color="auto"/>
            </w:tcBorders>
            <w:vAlign w:val="center"/>
          </w:tcPr>
          <w:p w14:paraId="1ED7C72E" w14:textId="77777777" w:rsidR="00983F7C" w:rsidRPr="00014EAB" w:rsidRDefault="00983F7C" w:rsidP="00983F7C">
            <w:pPr>
              <w:rPr>
                <w:ins w:id="978" w:author="Luuk van de Ven" w:date="2020-06-05T09:48:00Z"/>
                <w:lang w:val="en-GB"/>
              </w:rPr>
            </w:pPr>
          </w:p>
          <w:p w14:paraId="5700E210" w14:textId="77777777" w:rsidR="00983F7C" w:rsidRPr="00133133" w:rsidRDefault="00983F7C" w:rsidP="00983F7C">
            <w:pPr>
              <w:rPr>
                <w:ins w:id="979" w:author="Luuk van de Ven" w:date="2020-06-05T09:48:00Z"/>
                <w:lang w:val="en-GB"/>
              </w:rPr>
            </w:pPr>
          </w:p>
        </w:tc>
        <w:tc>
          <w:tcPr>
            <w:tcW w:w="3233" w:type="dxa"/>
            <w:tcBorders>
              <w:top w:val="single" w:sz="4" w:space="0" w:color="auto"/>
              <w:left w:val="single" w:sz="4" w:space="0" w:color="auto"/>
              <w:bottom w:val="single" w:sz="4" w:space="0" w:color="auto"/>
              <w:right w:val="single" w:sz="4" w:space="0" w:color="auto"/>
            </w:tcBorders>
            <w:vAlign w:val="center"/>
          </w:tcPr>
          <w:p w14:paraId="57ED5C0C" w14:textId="77777777" w:rsidR="00983F7C" w:rsidRPr="00133133" w:rsidRDefault="00983F7C" w:rsidP="00983F7C">
            <w:pPr>
              <w:rPr>
                <w:ins w:id="980" w:author="Luuk van de Ven" w:date="2020-06-05T09:48:00Z"/>
                <w:lang w:val="en-GB"/>
              </w:rPr>
            </w:pPr>
            <w:ins w:id="981" w:author="Luuk van de Ven" w:date="2020-06-05T09:48:00Z">
              <w:r w:rsidRPr="00133133">
                <w:rPr>
                  <w:lang w:val="en-GB"/>
                </w:rPr>
                <w:t>Utilitarian Good</w:t>
              </w:r>
            </w:ins>
          </w:p>
        </w:tc>
        <w:tc>
          <w:tcPr>
            <w:tcW w:w="3096" w:type="dxa"/>
            <w:tcBorders>
              <w:left w:val="single" w:sz="4" w:space="0" w:color="auto"/>
            </w:tcBorders>
            <w:vAlign w:val="center"/>
          </w:tcPr>
          <w:p w14:paraId="47F12934" w14:textId="77777777" w:rsidR="00983F7C" w:rsidRPr="00133133" w:rsidRDefault="00983F7C" w:rsidP="00983F7C">
            <w:pPr>
              <w:rPr>
                <w:ins w:id="982" w:author="Luuk van de Ven" w:date="2020-06-05T09:48:00Z"/>
                <w:lang w:val="en-GB"/>
              </w:rPr>
            </w:pPr>
            <w:ins w:id="983" w:author="Luuk van de Ven" w:date="2020-06-05T09:48:00Z">
              <w:r w:rsidRPr="00133133">
                <w:rPr>
                  <w:lang w:val="en-GB"/>
                </w:rPr>
                <w:t>Hedonic Good</w:t>
              </w:r>
            </w:ins>
          </w:p>
        </w:tc>
      </w:tr>
      <w:tr w:rsidR="00983F7C" w14:paraId="4A307BA2" w14:textId="77777777" w:rsidTr="00983F7C">
        <w:trPr>
          <w:trHeight w:val="1587"/>
          <w:ins w:id="984" w:author="Luuk van de Ven" w:date="2020-06-05T09:48:00Z"/>
        </w:trPr>
        <w:tc>
          <w:tcPr>
            <w:tcW w:w="3229" w:type="dxa"/>
            <w:tcBorders>
              <w:top w:val="single" w:sz="4" w:space="0" w:color="auto"/>
            </w:tcBorders>
            <w:vAlign w:val="center"/>
          </w:tcPr>
          <w:p w14:paraId="1E097A5A" w14:textId="77777777" w:rsidR="00983F7C" w:rsidRPr="00133133" w:rsidRDefault="00983F7C" w:rsidP="00983F7C">
            <w:pPr>
              <w:rPr>
                <w:ins w:id="985" w:author="Luuk van de Ven" w:date="2020-06-05T09:48:00Z"/>
                <w:lang w:val="en-GB"/>
              </w:rPr>
            </w:pPr>
            <w:ins w:id="986" w:author="Luuk van de Ven" w:date="2020-06-05T09:48:00Z">
              <w:r w:rsidRPr="00133133">
                <w:rPr>
                  <w:lang w:val="en-GB"/>
                </w:rPr>
                <w:t>Participation in an offline event</w:t>
              </w:r>
            </w:ins>
          </w:p>
        </w:tc>
        <w:tc>
          <w:tcPr>
            <w:tcW w:w="3233" w:type="dxa"/>
            <w:tcBorders>
              <w:top w:val="single" w:sz="4" w:space="0" w:color="auto"/>
            </w:tcBorders>
          </w:tcPr>
          <w:p w14:paraId="6CA79CD8" w14:textId="77777777" w:rsidR="00983F7C" w:rsidRPr="00133133" w:rsidRDefault="00983F7C" w:rsidP="00983F7C">
            <w:pPr>
              <w:rPr>
                <w:ins w:id="987" w:author="Luuk van de Ven" w:date="2020-06-05T09:48:00Z"/>
                <w:lang w:val="en-GB"/>
              </w:rPr>
            </w:pPr>
          </w:p>
          <w:p w14:paraId="7538F59D" w14:textId="77777777" w:rsidR="00983F7C" w:rsidRPr="00133133" w:rsidRDefault="00983F7C" w:rsidP="00983F7C">
            <w:pPr>
              <w:rPr>
                <w:ins w:id="988" w:author="Luuk van de Ven" w:date="2020-06-05T09:48:00Z"/>
                <w:lang w:val="en-GB"/>
              </w:rPr>
            </w:pPr>
            <w:ins w:id="989" w:author="Luuk van de Ven" w:date="2020-06-05T09:48:00Z">
              <w:r w:rsidRPr="00133133">
                <w:rPr>
                  <w:lang w:val="en-GB"/>
                </w:rPr>
                <w:t>Member participated in an offline event with a brand that sells a utilitarian good</w:t>
              </w:r>
            </w:ins>
          </w:p>
        </w:tc>
        <w:tc>
          <w:tcPr>
            <w:tcW w:w="3096" w:type="dxa"/>
          </w:tcPr>
          <w:p w14:paraId="25337EA6" w14:textId="77777777" w:rsidR="00983F7C" w:rsidRPr="00133133" w:rsidRDefault="00983F7C" w:rsidP="00983F7C">
            <w:pPr>
              <w:rPr>
                <w:ins w:id="990" w:author="Luuk van de Ven" w:date="2020-06-05T09:48:00Z"/>
                <w:lang w:val="en-GB"/>
              </w:rPr>
            </w:pPr>
          </w:p>
          <w:p w14:paraId="438E6E76" w14:textId="77777777" w:rsidR="00983F7C" w:rsidRPr="00133133" w:rsidRDefault="00983F7C" w:rsidP="00983F7C">
            <w:pPr>
              <w:rPr>
                <w:ins w:id="991" w:author="Luuk van de Ven" w:date="2020-06-05T09:48:00Z"/>
                <w:lang w:val="en-GB"/>
              </w:rPr>
            </w:pPr>
            <w:ins w:id="992" w:author="Luuk van de Ven" w:date="2020-06-05T09:48:00Z">
              <w:r w:rsidRPr="00133133">
                <w:rPr>
                  <w:lang w:val="en-GB"/>
                </w:rPr>
                <w:t>Member participated in an offline event with a brand that sells a hedonic good</w:t>
              </w:r>
            </w:ins>
          </w:p>
        </w:tc>
      </w:tr>
      <w:tr w:rsidR="00983F7C" w14:paraId="2B38B197" w14:textId="77777777" w:rsidTr="00983F7C">
        <w:trPr>
          <w:trHeight w:val="1553"/>
          <w:ins w:id="993" w:author="Luuk van de Ven" w:date="2020-06-05T09:48:00Z"/>
        </w:trPr>
        <w:tc>
          <w:tcPr>
            <w:tcW w:w="3229" w:type="dxa"/>
            <w:vAlign w:val="center"/>
          </w:tcPr>
          <w:p w14:paraId="4103DCBA" w14:textId="77777777" w:rsidR="00983F7C" w:rsidRPr="00133133" w:rsidRDefault="00983F7C" w:rsidP="00983F7C">
            <w:pPr>
              <w:rPr>
                <w:ins w:id="994" w:author="Luuk van de Ven" w:date="2020-06-05T09:48:00Z"/>
                <w:lang w:val="en-GB"/>
              </w:rPr>
            </w:pPr>
            <w:ins w:id="995" w:author="Luuk van de Ven" w:date="2020-06-05T09:48:00Z">
              <w:r w:rsidRPr="00133133">
                <w:rPr>
                  <w:lang w:val="en-GB"/>
                </w:rPr>
                <w:t>No participation in an offline event</w:t>
              </w:r>
            </w:ins>
          </w:p>
        </w:tc>
        <w:tc>
          <w:tcPr>
            <w:tcW w:w="3233" w:type="dxa"/>
          </w:tcPr>
          <w:p w14:paraId="4C37B478" w14:textId="77777777" w:rsidR="00983F7C" w:rsidRPr="00133133" w:rsidRDefault="00983F7C" w:rsidP="00983F7C">
            <w:pPr>
              <w:rPr>
                <w:ins w:id="996" w:author="Luuk van de Ven" w:date="2020-06-05T09:48:00Z"/>
                <w:lang w:val="en-GB"/>
              </w:rPr>
            </w:pPr>
          </w:p>
          <w:p w14:paraId="101344D3" w14:textId="77777777" w:rsidR="00983F7C" w:rsidRPr="00133133" w:rsidRDefault="00983F7C" w:rsidP="00983F7C">
            <w:pPr>
              <w:rPr>
                <w:ins w:id="997" w:author="Luuk van de Ven" w:date="2020-06-05T09:48:00Z"/>
                <w:lang w:val="en-GB"/>
              </w:rPr>
            </w:pPr>
            <w:ins w:id="998" w:author="Luuk van de Ven" w:date="2020-06-05T09:48:00Z">
              <w:r w:rsidRPr="00133133">
                <w:rPr>
                  <w:lang w:val="en-GB"/>
                </w:rPr>
                <w:t>Member did not participate in an offline event with a brand that sells a utilitarian good</w:t>
              </w:r>
            </w:ins>
          </w:p>
        </w:tc>
        <w:tc>
          <w:tcPr>
            <w:tcW w:w="3096" w:type="dxa"/>
          </w:tcPr>
          <w:p w14:paraId="4E441557" w14:textId="77777777" w:rsidR="00983F7C" w:rsidRPr="00133133" w:rsidRDefault="00983F7C" w:rsidP="00983F7C">
            <w:pPr>
              <w:rPr>
                <w:ins w:id="999" w:author="Luuk van de Ven" w:date="2020-06-05T09:48:00Z"/>
                <w:lang w:val="en-GB"/>
              </w:rPr>
            </w:pPr>
          </w:p>
          <w:p w14:paraId="24F37769" w14:textId="77777777" w:rsidR="00983F7C" w:rsidRPr="00133133" w:rsidRDefault="00983F7C" w:rsidP="00983F7C">
            <w:pPr>
              <w:rPr>
                <w:ins w:id="1000" w:author="Luuk van de Ven" w:date="2020-06-05T09:48:00Z"/>
                <w:lang w:val="en-GB"/>
              </w:rPr>
            </w:pPr>
            <w:ins w:id="1001" w:author="Luuk van de Ven" w:date="2020-06-05T09:48:00Z">
              <w:r w:rsidRPr="00133133">
                <w:rPr>
                  <w:lang w:val="en-GB"/>
                </w:rPr>
                <w:t>Member did not participate in an offline event with a brand that sells a hedonic good</w:t>
              </w:r>
            </w:ins>
          </w:p>
        </w:tc>
      </w:tr>
    </w:tbl>
    <w:p w14:paraId="3901BB68" w14:textId="77777777" w:rsidR="00983F7C" w:rsidRDefault="00983F7C" w:rsidP="00983F7C">
      <w:pPr>
        <w:ind w:firstLine="720"/>
        <w:rPr>
          <w:ins w:id="1002" w:author="Luuk van de Ven" w:date="2020-06-05T09:48:00Z"/>
          <w:lang w:val="en-GB"/>
        </w:rPr>
      </w:pPr>
    </w:p>
    <w:p w14:paraId="127F5E8C" w14:textId="77777777" w:rsidR="00983F7C" w:rsidRPr="00133133" w:rsidRDefault="00983F7C" w:rsidP="00983F7C">
      <w:pPr>
        <w:ind w:firstLine="720"/>
        <w:rPr>
          <w:ins w:id="1003" w:author="Luuk van de Ven" w:date="2020-06-05T09:48:00Z"/>
          <w:lang w:val="en-GB"/>
        </w:rPr>
      </w:pPr>
      <w:ins w:id="1004" w:author="Luuk van de Ven" w:date="2020-06-05T09:48:00Z">
        <w:r w:rsidRPr="00133133">
          <w:rPr>
            <w:lang w:val="en-GB"/>
          </w:rPr>
          <w:t xml:space="preserve">A </w:t>
        </w:r>
        <w:r>
          <w:rPr>
            <w:lang w:val="en-GB"/>
          </w:rPr>
          <w:t>research strategy concerning a lab-experiment</w:t>
        </w:r>
        <w:r w:rsidRPr="00133133">
          <w:rPr>
            <w:lang w:val="en-GB"/>
          </w:rPr>
          <w:t>, which has a higher internal validity</w:t>
        </w:r>
        <w:r>
          <w:rPr>
            <w:lang w:val="en-GB"/>
          </w:rPr>
          <w:t xml:space="preserve"> than the chosen strategy</w:t>
        </w:r>
        <w:r w:rsidRPr="00133133">
          <w:rPr>
            <w:lang w:val="en-GB"/>
          </w:rPr>
          <w:t xml:space="preserve">, was not feasible for this research. For an experiment, the researchers need to recruit participants, isolate them in cubicles to manipulate conditions and let them participate in a survey while keeping all other variables constant. </w:t>
        </w:r>
        <w:r>
          <w:rPr>
            <w:lang w:val="en-GB"/>
          </w:rPr>
          <w:t>Moreover</w:t>
        </w:r>
        <w:r w:rsidRPr="00133133">
          <w:rPr>
            <w:lang w:val="en-GB"/>
          </w:rPr>
          <w:t>, the researcher might also need to pay the participants or provide them with another incentive.</w:t>
        </w:r>
        <w:r w:rsidRPr="0047171B">
          <w:rPr>
            <w:lang w:val="en-GB"/>
          </w:rPr>
          <w:t xml:space="preserve"> </w:t>
        </w:r>
        <w:r w:rsidRPr="00133133">
          <w:rPr>
            <w:lang w:val="en-GB"/>
          </w:rPr>
          <w:t xml:space="preserve">It was impossible to follow all the steps necessary to adequately conduct a </w:t>
        </w:r>
        <w:r>
          <w:rPr>
            <w:lang w:val="en-GB"/>
          </w:rPr>
          <w:t>lab-</w:t>
        </w:r>
        <w:r w:rsidRPr="00133133">
          <w:rPr>
            <w:lang w:val="en-GB"/>
          </w:rPr>
          <w:t>experiment within the given time frame and available resources.</w:t>
        </w:r>
      </w:ins>
    </w:p>
    <w:p w14:paraId="3B5AEB90" w14:textId="77777777" w:rsidR="00983F7C" w:rsidRPr="00133133" w:rsidRDefault="00983F7C" w:rsidP="00983F7C">
      <w:pPr>
        <w:rPr>
          <w:ins w:id="1005" w:author="Luuk van de Ven" w:date="2020-06-05T09:48:00Z"/>
          <w:lang w:val="en-GB"/>
        </w:rPr>
      </w:pPr>
    </w:p>
    <w:p w14:paraId="2A0BD0D3" w14:textId="77777777" w:rsidR="00983F7C" w:rsidRPr="00133133" w:rsidRDefault="00983F7C" w:rsidP="00983F7C">
      <w:pPr>
        <w:pStyle w:val="Heading2"/>
        <w:rPr>
          <w:ins w:id="1006" w:author="Luuk van de Ven" w:date="2020-06-05T09:48:00Z"/>
          <w:lang w:val="en-GB"/>
        </w:rPr>
      </w:pPr>
      <w:bookmarkStart w:id="1007" w:name="_Toc42335556"/>
      <w:ins w:id="1008" w:author="Luuk van de Ven" w:date="2020-06-05T09:48:00Z">
        <w:r w:rsidRPr="00133133">
          <w:rPr>
            <w:lang w:val="en-GB"/>
          </w:rPr>
          <w:t>5.2 Population</w:t>
        </w:r>
        <w:bookmarkEnd w:id="1007"/>
      </w:ins>
    </w:p>
    <w:p w14:paraId="2256FC81" w14:textId="77777777" w:rsidR="00983F7C" w:rsidRPr="00133133" w:rsidRDefault="00983F7C" w:rsidP="00983F7C">
      <w:pPr>
        <w:ind w:firstLine="720"/>
        <w:rPr>
          <w:ins w:id="1009" w:author="Luuk van de Ven" w:date="2020-06-05T09:48:00Z"/>
          <w:lang w:val="en-GB"/>
        </w:rPr>
      </w:pPr>
      <w:ins w:id="1010" w:author="Luuk van de Ven" w:date="2020-06-05T09:48:00Z">
        <w:r w:rsidRPr="00133133">
          <w:rPr>
            <w:lang w:val="en-GB"/>
          </w:rPr>
          <w:t>Due to time and resource constraints, it was not possible to</w:t>
        </w:r>
        <w:r>
          <w:rPr>
            <w:lang w:val="en-GB"/>
          </w:rPr>
          <w:t xml:space="preserve"> </w:t>
        </w:r>
        <w:r w:rsidRPr="00133133">
          <w:rPr>
            <w:lang w:val="en-GB"/>
          </w:rPr>
          <w:t>research a real brand community. Instead, we took internet users exposed to online communities</w:t>
        </w:r>
        <w:r>
          <w:rPr>
            <w:lang w:val="en-GB"/>
          </w:rPr>
          <w:t xml:space="preserve"> as a population.</w:t>
        </w:r>
        <w:r w:rsidRPr="00133133">
          <w:rPr>
            <w:lang w:val="en-GB"/>
          </w:rPr>
          <w:t xml:space="preserve"> </w:t>
        </w:r>
        <w:r>
          <w:rPr>
            <w:lang w:val="en-GB"/>
          </w:rPr>
          <w:t>To be more specific, the population consisted of</w:t>
        </w:r>
        <w:r w:rsidRPr="00133133">
          <w:rPr>
            <w:lang w:val="en-GB"/>
          </w:rPr>
          <w:t xml:space="preserve"> the users of the 'SampleSize: Where your opinions </w:t>
        </w:r>
        <w:r w:rsidRPr="00133133">
          <w:rPr>
            <w:lang w:val="en-GB"/>
          </w:rPr>
          <w:lastRenderedPageBreak/>
          <w:t>actually matter!' Reddit community and of the Amazon Mechanical Turk community. These people are not necessarily a member of a brand community and are therefore not directly part of the theoretical domain. However, as a scenario has been described (see measurement protocol</w:t>
        </w:r>
        <w:r>
          <w:rPr>
            <w:lang w:val="en-GB"/>
          </w:rPr>
          <w:t xml:space="preserve"> in section 5.3</w:t>
        </w:r>
        <w:r w:rsidRPr="00133133">
          <w:rPr>
            <w:lang w:val="en-GB"/>
          </w:rPr>
          <w:t>), the respondents were subject to one of the created brand communities</w:t>
        </w:r>
        <w:r>
          <w:rPr>
            <w:lang w:val="en-GB"/>
          </w:rPr>
          <w:t>.</w:t>
        </w:r>
        <w:r w:rsidRPr="00133133">
          <w:rPr>
            <w:lang w:val="en-GB"/>
          </w:rPr>
          <w:t xml:space="preserve"> </w:t>
        </w:r>
        <w:r>
          <w:rPr>
            <w:lang w:val="en-GB"/>
          </w:rPr>
          <w:t>As</w:t>
        </w:r>
        <w:r w:rsidRPr="00133133">
          <w:rPr>
            <w:lang w:val="en-GB"/>
          </w:rPr>
          <w:t xml:space="preserve"> a result, </w:t>
        </w:r>
        <w:r>
          <w:rPr>
            <w:lang w:val="en-GB"/>
          </w:rPr>
          <w:t xml:space="preserve">they </w:t>
        </w:r>
        <w:r w:rsidRPr="00133133">
          <w:rPr>
            <w:lang w:val="en-GB"/>
          </w:rPr>
          <w:t>were part of the theoretical domain</w:t>
        </w:r>
        <w:r>
          <w:rPr>
            <w:lang w:val="en-GB"/>
          </w:rPr>
          <w:t xml:space="preserve"> within the context of the experiment</w:t>
        </w:r>
        <w:r w:rsidRPr="00133133">
          <w:rPr>
            <w:lang w:val="en-GB"/>
          </w:rPr>
          <w:t>.</w:t>
        </w:r>
      </w:ins>
    </w:p>
    <w:p w14:paraId="7E21B022" w14:textId="77777777" w:rsidR="00983F7C" w:rsidRPr="00133133" w:rsidRDefault="00983F7C" w:rsidP="00983F7C">
      <w:pPr>
        <w:ind w:firstLine="720"/>
        <w:rPr>
          <w:ins w:id="1011" w:author="Luuk van de Ven" w:date="2020-06-05T09:48:00Z"/>
          <w:b/>
          <w:lang w:val="en-GB"/>
        </w:rPr>
      </w:pPr>
      <w:ins w:id="1012" w:author="Luuk van de Ven" w:date="2020-06-05T09:48:00Z">
        <w:r w:rsidRPr="00133133">
          <w:rPr>
            <w:lang w:val="en-GB"/>
          </w:rPr>
          <w:t xml:space="preserve">Of course, we could not survey all </w:t>
        </w:r>
        <w:r>
          <w:rPr>
            <w:lang w:val="en-GB"/>
          </w:rPr>
          <w:t>users of the communities mentioned above.</w:t>
        </w:r>
        <w:r w:rsidRPr="00133133">
          <w:rPr>
            <w:lang w:val="en-GB"/>
          </w:rPr>
          <w:t xml:space="preserve"> Therefore, we took a sample instead. </w:t>
        </w:r>
        <w:r>
          <w:rPr>
            <w:lang w:val="en-GB"/>
          </w:rPr>
          <w:t>Through voluntary convenience sampling, members</w:t>
        </w:r>
        <w:r w:rsidRPr="00133133">
          <w:rPr>
            <w:lang w:val="en-GB"/>
          </w:rPr>
          <w:t xml:space="preserve"> of the Reddit Sample Size and Amazon Mechanical Turk community </w:t>
        </w:r>
        <w:r>
          <w:rPr>
            <w:lang w:val="en-GB"/>
          </w:rPr>
          <w:t>have taken part in our research</w:t>
        </w:r>
        <w:r w:rsidRPr="00133133">
          <w:rPr>
            <w:lang w:val="en-GB"/>
          </w:rPr>
          <w:t xml:space="preserve">. As all members of the communities are part of the population, we </w:t>
        </w:r>
        <w:r>
          <w:rPr>
            <w:lang w:val="en-GB"/>
          </w:rPr>
          <w:t>did not encounter any</w:t>
        </w:r>
        <w:r w:rsidRPr="00133133">
          <w:rPr>
            <w:lang w:val="en-GB"/>
          </w:rPr>
          <w:t xml:space="preserve"> problems in gathering data from this population</w:t>
        </w:r>
        <w:r>
          <w:rPr>
            <w:lang w:val="en-GB"/>
          </w:rPr>
          <w:t>.</w:t>
        </w:r>
      </w:ins>
    </w:p>
    <w:p w14:paraId="6D6F0F4C" w14:textId="77777777" w:rsidR="00983F7C" w:rsidRPr="00133133" w:rsidRDefault="00983F7C" w:rsidP="00983F7C">
      <w:pPr>
        <w:rPr>
          <w:ins w:id="1013" w:author="Luuk van de Ven" w:date="2020-06-05T09:48:00Z"/>
          <w:lang w:val="en-GB"/>
        </w:rPr>
      </w:pPr>
    </w:p>
    <w:p w14:paraId="58AAB5B1" w14:textId="77777777" w:rsidR="00983F7C" w:rsidRPr="00133133" w:rsidRDefault="00983F7C" w:rsidP="00983F7C">
      <w:pPr>
        <w:pStyle w:val="Heading2"/>
        <w:rPr>
          <w:ins w:id="1014" w:author="Luuk van de Ven" w:date="2020-06-05T09:48:00Z"/>
          <w:lang w:val="en-GB"/>
        </w:rPr>
      </w:pPr>
      <w:bookmarkStart w:id="1015" w:name="_Toc42335557"/>
      <w:ins w:id="1016" w:author="Luuk van de Ven" w:date="2020-06-05T09:48:00Z">
        <w:r w:rsidRPr="00133133">
          <w:rPr>
            <w:lang w:val="en-GB"/>
          </w:rPr>
          <w:t>5.3 Measurement protocol</w:t>
        </w:r>
        <w:bookmarkEnd w:id="1015"/>
      </w:ins>
    </w:p>
    <w:p w14:paraId="28093479" w14:textId="77777777" w:rsidR="00983F7C" w:rsidRPr="00133133" w:rsidRDefault="00983F7C" w:rsidP="00983F7C">
      <w:pPr>
        <w:ind w:firstLine="720"/>
        <w:rPr>
          <w:ins w:id="1017" w:author="Luuk van de Ven" w:date="2020-06-05T09:48:00Z"/>
          <w:lang w:val="en-GB"/>
        </w:rPr>
      </w:pPr>
      <w:ins w:id="1018" w:author="Luuk van de Ven" w:date="2020-06-05T09:48:00Z">
        <w:r w:rsidRPr="00133133">
          <w:rPr>
            <w:lang w:val="en-GB"/>
          </w:rPr>
          <w:t xml:space="preserve">In this section, we give precise definitions of the variables used in the hypothesis. </w:t>
        </w:r>
        <w:r>
          <w:rPr>
            <w:lang w:val="en-GB"/>
          </w:rPr>
          <w:t xml:space="preserve">Firstly, </w:t>
        </w:r>
        <w:r w:rsidRPr="00133133">
          <w:rPr>
            <w:lang w:val="en-GB"/>
          </w:rPr>
          <w:t>we define the independent variable</w:t>
        </w:r>
        <w:r>
          <w:rPr>
            <w:lang w:val="en-GB"/>
          </w:rPr>
          <w:t xml:space="preserve"> as</w:t>
        </w:r>
        <w:r w:rsidRPr="00133133">
          <w:rPr>
            <w:lang w:val="en-GB"/>
          </w:rPr>
          <w:t xml:space="preserve"> </w:t>
        </w:r>
        <w:r w:rsidRPr="00A31249">
          <w:rPr>
            <w:bCs/>
            <w:lang w:val="en-GB"/>
          </w:rPr>
          <w:t>individual member participation in offline gatherings</w:t>
        </w:r>
        <w:r w:rsidRPr="00133133">
          <w:rPr>
            <w:lang w:val="en-GB"/>
          </w:rPr>
          <w:t xml:space="preserve">. Sessions (2010) described such events as 'local, face-to-face gatherings of online community members.' Later in the article, she describes people meeting offline as people who 'meet in person'. McCully et al. (2011) used similar terminology when describing offline meetings as 'face-to-face meetings.' From these definitions, we take the definition of participation to an offline event in this study as </w:t>
        </w:r>
        <w:r w:rsidRPr="00961391">
          <w:rPr>
            <w:lang w:val="en-GB"/>
          </w:rPr>
          <w:t>meeting face-to-face</w:t>
        </w:r>
        <w:r w:rsidRPr="00133133">
          <w:rPr>
            <w:lang w:val="en-GB"/>
          </w:rPr>
          <w:t xml:space="preserve">. </w:t>
        </w:r>
        <w:r>
          <w:rPr>
            <w:lang w:val="en-GB"/>
          </w:rPr>
          <w:t>In the survey, we used this definition by describing a situation where people attend an offline car-gathering organised by the brand from which they have bought a car. At this event, they can meet and interact with other car-owners driving the same brand.</w:t>
        </w:r>
      </w:ins>
    </w:p>
    <w:p w14:paraId="042ED263" w14:textId="77777777" w:rsidR="00983F7C" w:rsidRPr="00133133" w:rsidRDefault="00983F7C" w:rsidP="00983F7C">
      <w:pPr>
        <w:ind w:firstLine="720"/>
        <w:rPr>
          <w:ins w:id="1019" w:author="Luuk van de Ven" w:date="2020-06-05T09:48:00Z"/>
          <w:lang w:val="en-GB"/>
        </w:rPr>
      </w:pPr>
      <w:ins w:id="1020" w:author="Luuk van de Ven" w:date="2020-06-05T09:48:00Z">
        <w:r w:rsidRPr="00133133">
          <w:rPr>
            <w:lang w:val="en-GB"/>
          </w:rPr>
          <w:t xml:space="preserve">The moderating variable in the hypothesis consists of two concepts: </w:t>
        </w:r>
        <w:r w:rsidRPr="00A31249">
          <w:rPr>
            <w:bCs/>
            <w:lang w:val="en-GB"/>
          </w:rPr>
          <w:t>hedonic and utilitarian goods</w:t>
        </w:r>
        <w:r w:rsidRPr="00F15537">
          <w:rPr>
            <w:bCs/>
            <w:i/>
            <w:iCs/>
            <w:lang w:val="en-GB"/>
          </w:rPr>
          <w:t>.</w:t>
        </w:r>
        <w:r w:rsidRPr="00133133">
          <w:rPr>
            <w:lang w:val="en-GB"/>
          </w:rPr>
          <w:t xml:space="preserve"> Dhar and Wertenbroch (2000) describe the former as goods that 'provide more </w:t>
        </w:r>
        <w:r w:rsidRPr="00133133">
          <w:rPr>
            <w:lang w:val="en-GB"/>
          </w:rPr>
          <w:lastRenderedPageBreak/>
          <w:t>experiential consumption, fun, pleasure and excitement (designer clothes, sports cars, luxury watches, etcetera)'. On the other hand, utilitarian goods are described by them as being 'primarily instrumental and functional (microwaves, minivans, personal computers, etcetera)'. Okada (2005) buil</w:t>
        </w:r>
        <w:r>
          <w:rPr>
            <w:lang w:val="en-GB"/>
          </w:rPr>
          <w:t>ds</w:t>
        </w:r>
        <w:r w:rsidRPr="00133133">
          <w:rPr>
            <w:lang w:val="en-GB"/>
          </w:rPr>
          <w:t xml:space="preserve"> on these descriptions by stating that hedonism and utilitarianism are not necessarily two ends of a one-dimensional scale. Different products can be high or low in both hedonic and utilitarian attributes. Okada</w:t>
        </w:r>
        <w:r>
          <w:rPr>
            <w:lang w:val="en-GB"/>
          </w:rPr>
          <w:t xml:space="preserve"> (2005)</w:t>
        </w:r>
        <w:r w:rsidRPr="00133133">
          <w:rPr>
            <w:lang w:val="en-GB"/>
          </w:rPr>
          <w:t xml:space="preserve"> characterises hedonic (utilitarian) alternatives as being primarily or relatively more hedonic (utilitarian). </w:t>
        </w:r>
        <w:r w:rsidRPr="009955DC">
          <w:rPr>
            <w:lang w:val="en-GB"/>
          </w:rPr>
          <w:t xml:space="preserve">For this paper, we decided to take on similar definitions. Hedonic goods are supposed to be goods primarily providing experiential consumption and pleasure, whereas utilitarian goods are goods primarily providing instrumental and functional value. </w:t>
        </w:r>
      </w:ins>
    </w:p>
    <w:p w14:paraId="1349DDEF" w14:textId="77777777" w:rsidR="00983F7C" w:rsidRDefault="00983F7C" w:rsidP="00983F7C">
      <w:pPr>
        <w:ind w:firstLine="720"/>
        <w:rPr>
          <w:ins w:id="1021" w:author="Luuk van de Ven" w:date="2020-06-05T09:48:00Z"/>
          <w:lang w:val="en-GB"/>
        </w:rPr>
      </w:pPr>
      <w:ins w:id="1022" w:author="Luuk van de Ven" w:date="2020-06-05T09:48:00Z">
        <w:r w:rsidRPr="00133133">
          <w:rPr>
            <w:lang w:val="en-GB"/>
          </w:rPr>
          <w:t xml:space="preserve">Finally, we defined the dependent variable as </w:t>
        </w:r>
        <w:r w:rsidRPr="00EE2E11">
          <w:rPr>
            <w:bCs/>
            <w:lang w:val="en-GB"/>
          </w:rPr>
          <w:t>individual member participation in online brand communities</w:t>
        </w:r>
        <w:r w:rsidRPr="00EE2E11">
          <w:rPr>
            <w:lang w:val="en-GB"/>
          </w:rPr>
          <w:t xml:space="preserve">. </w:t>
        </w:r>
        <w:r>
          <w:rPr>
            <w:lang w:val="en-GB"/>
          </w:rPr>
          <w:t>From</w:t>
        </w:r>
        <w:r w:rsidRPr="00133133">
          <w:rPr>
            <w:lang w:val="en-GB"/>
          </w:rPr>
          <w:t xml:space="preserve"> all concepts discussed before, this is the most widely discussed concept in </w:t>
        </w:r>
        <w:r>
          <w:rPr>
            <w:lang w:val="en-GB"/>
          </w:rPr>
          <w:t>academic</w:t>
        </w:r>
        <w:r w:rsidRPr="00133133">
          <w:rPr>
            <w:lang w:val="en-GB"/>
          </w:rPr>
          <w:t xml:space="preserve"> literature. McCully et al. (2011) define online participation as 'contribution of content to the online community'. Pöyry et al. (2013) adopt a similar view when stating that online participation is 'producing content for the community (interactive, contributi</w:t>
        </w:r>
        <w:r>
          <w:rPr>
            <w:lang w:val="en-GB"/>
          </w:rPr>
          <w:t>ng</w:t>
        </w:r>
        <w:r w:rsidRPr="00133133">
          <w:rPr>
            <w:lang w:val="en-GB"/>
          </w:rPr>
          <w:t xml:space="preserve"> usage behaviour)'. Ardichvili et al. (2003) take a broader view on participation and describe participation as both the willingness to share knowledge and the willingness to use a platform as a source of knowledge as active participation. The same distinction is made by Koh et al. (2004), who distinguish active participation (posting) and passive participation (viewing). For this research, it is not feasible to focus on both sides of the equation. </w:t>
        </w:r>
        <w:r w:rsidRPr="002670FA">
          <w:rPr>
            <w:lang w:val="en-GB"/>
          </w:rPr>
          <w:t xml:space="preserve">Therefore, we will define individual member participation in online brand communities in line with earlier research as a </w:t>
        </w:r>
        <w:r w:rsidRPr="00337FD0">
          <w:rPr>
            <w:lang w:val="en-GB"/>
          </w:rPr>
          <w:t>contribution of content to the online community</w:t>
        </w:r>
        <w:r w:rsidRPr="002670FA">
          <w:rPr>
            <w:lang w:val="en-GB"/>
          </w:rPr>
          <w:t xml:space="preserve">. </w:t>
        </w:r>
        <w:r>
          <w:rPr>
            <w:lang w:val="en-GB"/>
          </w:rPr>
          <w:t xml:space="preserve">We measured this construct in the experiment, which is administered with the support of an online survey </w:t>
        </w:r>
        <w:r w:rsidRPr="00133133">
          <w:rPr>
            <w:lang w:val="en-GB"/>
          </w:rPr>
          <w:t>(see appendix 2)</w:t>
        </w:r>
        <w:r>
          <w:rPr>
            <w:lang w:val="en-GB"/>
          </w:rPr>
          <w:t xml:space="preserve">. </w:t>
        </w:r>
        <w:r>
          <w:rPr>
            <w:lang w:val="en-GB"/>
          </w:rPr>
          <w:lastRenderedPageBreak/>
          <w:t xml:space="preserve">In the survey, the construct of participation is measured by asking participants to rank their attitude to certain statements which are used in earlier research by Pöyry et al. (2013). </w:t>
        </w:r>
      </w:ins>
    </w:p>
    <w:p w14:paraId="13D3D59F" w14:textId="77777777" w:rsidR="00983F7C" w:rsidRPr="00133133" w:rsidRDefault="00983F7C" w:rsidP="00983F7C">
      <w:pPr>
        <w:ind w:firstLine="720"/>
        <w:rPr>
          <w:ins w:id="1023" w:author="Luuk van de Ven" w:date="2020-06-05T09:48:00Z"/>
          <w:lang w:val="en-GB"/>
        </w:rPr>
      </w:pPr>
      <w:ins w:id="1024" w:author="Luuk van de Ven" w:date="2020-06-05T09:48:00Z">
        <w:r>
          <w:rPr>
            <w:lang w:val="en-GB"/>
          </w:rPr>
          <w:t xml:space="preserve">By using Pöyry et al.'s (2013) way of measuring the construct of participation, as well as using their definition of participation, we made sure to measure the right concept. </w:t>
        </w:r>
        <w:r w:rsidRPr="00133133">
          <w:rPr>
            <w:lang w:val="en-GB"/>
          </w:rPr>
          <w:t xml:space="preserve">Still, it was necessary to evaluate the measurement model and adjust the items to fit the context. To evaluate the convergent validity of the items, we </w:t>
        </w:r>
        <w:r>
          <w:rPr>
            <w:lang w:val="en-GB"/>
          </w:rPr>
          <w:t>evaluated</w:t>
        </w:r>
        <w:r w:rsidRPr="00133133">
          <w:rPr>
            <w:lang w:val="en-GB"/>
          </w:rPr>
          <w:t xml:space="preserve"> the Cronbach's Alpha (a value between 0 and 1)</w:t>
        </w:r>
        <w:r>
          <w:rPr>
            <w:lang w:val="en-GB"/>
          </w:rPr>
          <w:t xml:space="preserve"> computed by Pöyry et al. (2013)</w:t>
        </w:r>
        <w:r w:rsidRPr="00133133">
          <w:rPr>
            <w:lang w:val="en-GB"/>
          </w:rPr>
          <w:t>. If the value is at least 0.7 for each item, it meets the minimum threshold. Once the value is lower than 0.7, we should discard the items should from the questionnaire (Bhattacharjee, 2019).</w:t>
        </w:r>
      </w:ins>
    </w:p>
    <w:p w14:paraId="40B6E64A" w14:textId="77777777" w:rsidR="00983F7C" w:rsidRPr="00133133" w:rsidRDefault="00983F7C" w:rsidP="00983F7C">
      <w:pPr>
        <w:ind w:firstLine="720"/>
        <w:rPr>
          <w:ins w:id="1025" w:author="Luuk van de Ven" w:date="2020-06-05T09:48:00Z"/>
          <w:lang w:val="en-GB"/>
        </w:rPr>
      </w:pPr>
      <w:ins w:id="1026" w:author="Luuk van de Ven" w:date="2020-06-05T09:48:00Z">
        <w:r w:rsidRPr="00133133">
          <w:rPr>
            <w:lang w:val="en-GB"/>
          </w:rPr>
          <w:t>Pöyry et al. (2013)</w:t>
        </w:r>
        <w:r>
          <w:rPr>
            <w:lang w:val="en-GB"/>
          </w:rPr>
          <w:t xml:space="preserve"> extensively discuss the validity of the constructs. </w:t>
        </w:r>
        <w:r w:rsidRPr="00133133">
          <w:rPr>
            <w:lang w:val="en-GB"/>
          </w:rPr>
          <w:t xml:space="preserve">They used Amos 19 software to calculate the loadings, which were equal to 0.911, 0.956, 0.920 and 0.796, respectively. The researchers used a threshold of 0.6, so they concluded that the items were measuring the same construct, participation. Despite our more conservative threshold of 0.7, we still conclude that the items are valid since they meet the minimum threshold. Furthermore, the composite reliability (CR) and average variance extracted (AVE), which measure the internal consistency, are 0.868 and 0.647, respectively. They are also higher than the suggested thresholds for these measures of 0.7 and 0.5. These thresholds are widely accepted in academics. Lastly, Casaló (2010) already validated the construct. To conclude, based on the validation by Casaló (2010) and Pöyry et al. (2013) and a critical review on their evaluation of the conceptualisation of participation, the suggested items are considered valid and </w:t>
        </w:r>
        <w:r>
          <w:rPr>
            <w:lang w:val="en-GB"/>
          </w:rPr>
          <w:t>are</w:t>
        </w:r>
        <w:r w:rsidRPr="00133133">
          <w:rPr>
            <w:lang w:val="en-GB"/>
          </w:rPr>
          <w:t xml:space="preserve"> </w:t>
        </w:r>
        <w:r>
          <w:rPr>
            <w:lang w:val="en-GB"/>
          </w:rPr>
          <w:t xml:space="preserve">in </w:t>
        </w:r>
        <w:r w:rsidRPr="00133133">
          <w:rPr>
            <w:lang w:val="en-GB"/>
          </w:rPr>
          <w:t>the questionnaire.</w:t>
        </w:r>
      </w:ins>
    </w:p>
    <w:p w14:paraId="43AD8132" w14:textId="77777777" w:rsidR="00983F7C" w:rsidRDefault="00983F7C" w:rsidP="00983F7C">
      <w:pPr>
        <w:ind w:firstLine="720"/>
        <w:rPr>
          <w:ins w:id="1027" w:author="Luuk van de Ven" w:date="2020-06-05T09:48:00Z"/>
          <w:lang w:val="en-GB"/>
        </w:rPr>
      </w:pPr>
      <w:ins w:id="1028" w:author="Luuk van de Ven" w:date="2020-06-05T09:48:00Z">
        <w:r>
          <w:rPr>
            <w:lang w:val="en-GB"/>
          </w:rPr>
          <w:t>Our</w:t>
        </w:r>
        <w:r w:rsidRPr="00133133">
          <w:rPr>
            <w:lang w:val="en-GB"/>
          </w:rPr>
          <w:t xml:space="preserve"> survey started with a scenario in which the respondent buys a car. The case description is concise to prevent respondents from losing focus. At the same time, it </w:t>
        </w:r>
        <w:r>
          <w:rPr>
            <w:lang w:val="en-GB"/>
          </w:rPr>
          <w:t>provides</w:t>
        </w:r>
        <w:r w:rsidRPr="00133133">
          <w:rPr>
            <w:lang w:val="en-GB"/>
          </w:rPr>
          <w:t xml:space="preserve"> enough </w:t>
        </w:r>
        <w:r>
          <w:rPr>
            <w:lang w:val="en-GB"/>
          </w:rPr>
          <w:t>information</w:t>
        </w:r>
        <w:r w:rsidRPr="00133133">
          <w:rPr>
            <w:lang w:val="en-GB"/>
          </w:rPr>
          <w:t xml:space="preserve"> to make sure respondents understand the situation and can imagine the </w:t>
        </w:r>
        <w:r w:rsidRPr="00133133">
          <w:rPr>
            <w:lang w:val="en-GB"/>
          </w:rPr>
          <w:lastRenderedPageBreak/>
          <w:t>scenario. The main action in all four scenarios is buying a car.</w:t>
        </w:r>
        <w:r>
          <w:rPr>
            <w:lang w:val="en-GB"/>
          </w:rPr>
          <w:t xml:space="preserve"> </w:t>
        </w:r>
        <w:r w:rsidRPr="00133133">
          <w:rPr>
            <w:lang w:val="en-GB"/>
          </w:rPr>
          <w:t>We assigned the participants of the survey randomly to the two levels of the condition (hedonic/utilitarian) and treatment (offline/online)</w:t>
        </w:r>
        <w:r>
          <w:rPr>
            <w:lang w:val="en-GB"/>
          </w:rPr>
          <w:t>. We told the participants that they would either buy a sports car (hedonic) or a regular car (utilitarian) and they would either go to an offline gathering or not</w:t>
        </w:r>
        <w:r w:rsidRPr="00133133">
          <w:rPr>
            <w:lang w:val="en-GB"/>
          </w:rPr>
          <w:t xml:space="preserve">. </w:t>
        </w:r>
        <w:r>
          <w:rPr>
            <w:lang w:val="en-GB"/>
          </w:rPr>
          <w:t xml:space="preserve">We chose a car as a product because it has clear distinct utilitarian (e.g. commuting) and hedonic (e.g. sports car) features. </w:t>
        </w:r>
        <w:r w:rsidRPr="00133133">
          <w:rPr>
            <w:lang w:val="en-GB"/>
          </w:rPr>
          <w:t>By using the same product category in all conditions, we kept other factors constant as much as possible.</w:t>
        </w:r>
        <w:r>
          <w:rPr>
            <w:lang w:val="en-GB"/>
          </w:rPr>
          <w:t xml:space="preserve"> </w:t>
        </w:r>
        <w:r w:rsidRPr="00133133">
          <w:rPr>
            <w:lang w:val="en-GB"/>
          </w:rPr>
          <w:t xml:space="preserve">If one were to use different products, people might feel more attracted to one product than the other. </w:t>
        </w:r>
        <w:r>
          <w:rPr>
            <w:lang w:val="en-GB"/>
          </w:rPr>
          <w:t>Next to that, this product allowed us to keep other factors, next to the hedonic-utilitarian distinction, constant. The</w:t>
        </w:r>
        <w:r w:rsidRPr="00133133">
          <w:rPr>
            <w:lang w:val="en-GB"/>
          </w:rPr>
          <w:t xml:space="preserve"> car is the same in every situation, except for the difference in hedonic or utilitarian attributes. Differences in brands, colour and other properties can influence the attractiveness of a product to a specific participant. Keeping these factors constant improves measurement reliability. To clarify the reason for buying a car, we printed the sentence stating whether it is for utilitarian or hedonic purposes in bold.</w:t>
        </w:r>
        <w:r>
          <w:rPr>
            <w:lang w:val="en-GB"/>
          </w:rPr>
          <w:t xml:space="preserve"> </w:t>
        </w:r>
        <w:r w:rsidRPr="00133133">
          <w:rPr>
            <w:lang w:val="en-GB"/>
          </w:rPr>
          <w:t>Images of a car show and an online brand community were added to the survey to visualise the described scenario</w:t>
        </w:r>
        <w:r>
          <w:rPr>
            <w:lang w:val="en-GB"/>
          </w:rPr>
          <w:t xml:space="preserve"> and increase the respondent’s ability to imagine the described situation.</w:t>
        </w:r>
        <w:r w:rsidRPr="00133133">
          <w:rPr>
            <w:lang w:val="en-GB"/>
          </w:rPr>
          <w:t xml:space="preserve"> </w:t>
        </w:r>
        <w:r>
          <w:rPr>
            <w:lang w:val="en-GB"/>
          </w:rPr>
          <w:t>Next to that, we removed</w:t>
        </w:r>
        <w:r w:rsidRPr="00133133">
          <w:rPr>
            <w:lang w:val="en-GB"/>
          </w:rPr>
          <w:t xml:space="preserve"> car brands from the image to prevent bias.</w:t>
        </w:r>
      </w:ins>
    </w:p>
    <w:p w14:paraId="72422C9C" w14:textId="77777777" w:rsidR="00983F7C" w:rsidRDefault="00983F7C" w:rsidP="00983F7C">
      <w:pPr>
        <w:ind w:firstLine="720"/>
        <w:rPr>
          <w:ins w:id="1029" w:author="Luuk van de Ven" w:date="2020-06-05T09:48:00Z"/>
          <w:lang w:val="en-GB"/>
        </w:rPr>
      </w:pPr>
      <w:ins w:id="1030" w:author="Luuk van de Ven" w:date="2020-06-05T09:48:00Z">
        <w:r>
          <w:rPr>
            <w:lang w:val="en-GB"/>
          </w:rPr>
          <w:t>Two</w:t>
        </w:r>
        <w:r w:rsidRPr="00133133">
          <w:rPr>
            <w:lang w:val="en-GB"/>
          </w:rPr>
          <w:t xml:space="preserve"> survey questions </w:t>
        </w:r>
        <w:r>
          <w:rPr>
            <w:lang w:val="en-GB"/>
          </w:rPr>
          <w:t>measured the construct participation, which was the</w:t>
        </w:r>
        <w:r w:rsidRPr="00133133">
          <w:rPr>
            <w:lang w:val="en-GB"/>
          </w:rPr>
          <w:t xml:space="preserve"> dependent variable in the hypothesis. </w:t>
        </w:r>
        <w:r>
          <w:rPr>
            <w:lang w:val="en-GB"/>
          </w:rPr>
          <w:t>In line with the research by Pöyry et al. (2013), the source of our survey items, w</w:t>
        </w:r>
        <w:r w:rsidRPr="00133133">
          <w:rPr>
            <w:lang w:val="en-GB"/>
          </w:rPr>
          <w:t xml:space="preserve">e based </w:t>
        </w:r>
        <w:r>
          <w:rPr>
            <w:lang w:val="en-GB"/>
          </w:rPr>
          <w:t xml:space="preserve">the </w:t>
        </w:r>
        <w:r w:rsidRPr="00133133">
          <w:rPr>
            <w:lang w:val="en-GB"/>
          </w:rPr>
          <w:t xml:space="preserve">answers on a 1-7 Likert scale ranging from 'completely disagree' to 'completely agree'. </w:t>
        </w:r>
      </w:ins>
    </w:p>
    <w:p w14:paraId="6FB64784" w14:textId="77777777" w:rsidR="00983F7C" w:rsidRPr="00133133" w:rsidRDefault="00983F7C" w:rsidP="00983F7C">
      <w:pPr>
        <w:ind w:firstLine="720"/>
        <w:rPr>
          <w:ins w:id="1031" w:author="Luuk van de Ven" w:date="2020-06-05T09:48:00Z"/>
          <w:lang w:val="en-GB"/>
        </w:rPr>
      </w:pPr>
      <w:ins w:id="1032" w:author="Luuk van de Ven" w:date="2020-06-05T09:48:00Z">
        <w:r w:rsidRPr="00133133">
          <w:rPr>
            <w:lang w:val="en-GB"/>
          </w:rPr>
          <w:t xml:space="preserve">After having received responses from all participants, we aggregated the scores for the two questions concerning participation per respondent by </w:t>
        </w:r>
        <w:r>
          <w:rPr>
            <w:lang w:val="en-GB"/>
          </w:rPr>
          <w:t>averaging them</w:t>
        </w:r>
        <w:r w:rsidRPr="00133133">
          <w:rPr>
            <w:lang w:val="en-GB"/>
          </w:rPr>
          <w:t xml:space="preserve">. We took the obtained scores as a measurement for the construct of participation, the dependent variable. Afterwards, we created a linear model in which we calculated beta-coefficients for all </w:t>
        </w:r>
        <w:r w:rsidRPr="00133133">
          <w:rPr>
            <w:lang w:val="en-GB"/>
          </w:rPr>
          <w:lastRenderedPageBreak/>
          <w:t xml:space="preserve">independent and control variables by using R-software. We compare these coefficients in the </w:t>
        </w:r>
        <w:r w:rsidRPr="00337FD0">
          <w:rPr>
            <w:lang w:val="en-GB"/>
          </w:rPr>
          <w:t>results</w:t>
        </w:r>
        <w:r w:rsidRPr="00133133">
          <w:rPr>
            <w:lang w:val="en-GB"/>
          </w:rPr>
          <w:t xml:space="preserve"> section.</w:t>
        </w:r>
      </w:ins>
    </w:p>
    <w:p w14:paraId="3EE2940E" w14:textId="77777777" w:rsidR="00983F7C" w:rsidRDefault="00983F7C" w:rsidP="00983F7C">
      <w:pPr>
        <w:ind w:firstLine="720"/>
        <w:rPr>
          <w:ins w:id="1033" w:author="Luuk van de Ven" w:date="2020-06-05T09:48:00Z"/>
          <w:lang w:val="en-GB"/>
        </w:rPr>
      </w:pPr>
      <w:commentRangeStart w:id="1034"/>
      <w:ins w:id="1035" w:author="Luuk van de Ven" w:date="2020-06-05T09:48:00Z">
        <w:r>
          <w:rPr>
            <w:lang w:val="en-GB"/>
          </w:rPr>
          <w:t>Next</w:t>
        </w:r>
        <w:commentRangeEnd w:id="1034"/>
        <w:r>
          <w:rPr>
            <w:rStyle w:val="CommentReference"/>
            <w:rFonts w:asciiTheme="minorHAnsi" w:hAnsiTheme="minorHAnsi" w:cstheme="minorBidi"/>
          </w:rPr>
          <w:commentReference w:id="1034"/>
        </w:r>
        <w:r>
          <w:rPr>
            <w:lang w:val="en-GB"/>
          </w:rPr>
          <w:t xml:space="preserve"> to the questions to test our hypothesis</w:t>
        </w:r>
        <w:r w:rsidRPr="00133133">
          <w:rPr>
            <w:lang w:val="en-GB"/>
          </w:rPr>
          <w:t>, the survey also include</w:t>
        </w:r>
        <w:r>
          <w:rPr>
            <w:lang w:val="en-GB"/>
          </w:rPr>
          <w:t>d</w:t>
        </w:r>
        <w:r w:rsidRPr="00133133">
          <w:rPr>
            <w:lang w:val="en-GB"/>
          </w:rPr>
          <w:t xml:space="preserve"> questions </w:t>
        </w:r>
        <w:r>
          <w:rPr>
            <w:lang w:val="en-GB"/>
          </w:rPr>
          <w:t>to</w:t>
        </w:r>
        <w:r w:rsidRPr="00133133">
          <w:rPr>
            <w:lang w:val="en-GB"/>
          </w:rPr>
          <w:t xml:space="preserve"> </w:t>
        </w:r>
        <w:r>
          <w:rPr>
            <w:lang w:val="en-GB"/>
          </w:rPr>
          <w:t>check the attention of participants and to gather</w:t>
        </w:r>
        <w:r w:rsidRPr="00133133">
          <w:rPr>
            <w:lang w:val="en-GB"/>
          </w:rPr>
          <w:t xml:space="preserve"> </w:t>
        </w:r>
        <w:r>
          <w:rPr>
            <w:lang w:val="en-GB"/>
          </w:rPr>
          <w:t xml:space="preserve">information on participants’ </w:t>
        </w:r>
        <w:r w:rsidRPr="00133133">
          <w:rPr>
            <w:lang w:val="en-GB"/>
          </w:rPr>
          <w:t xml:space="preserve">background and demographics. We added the </w:t>
        </w:r>
        <w:r>
          <w:rPr>
            <w:lang w:val="en-GB"/>
          </w:rPr>
          <w:t>attention-check questions</w:t>
        </w:r>
        <w:r w:rsidRPr="00133133">
          <w:rPr>
            <w:lang w:val="en-GB"/>
          </w:rPr>
          <w:t xml:space="preserve"> to check the validity of the scenario; whether the respondent understands the car is a hedonic or utilitarian good and whether they read the scenario</w:t>
        </w:r>
        <w:r>
          <w:rPr>
            <w:lang w:val="en-GB"/>
          </w:rPr>
          <w:t xml:space="preserve"> correctly</w:t>
        </w:r>
        <w:r w:rsidRPr="00133133">
          <w:rPr>
            <w:lang w:val="en-GB"/>
          </w:rPr>
          <w:t>. Furthermore, we used the background questions to see whether specific characteristics related to the scenario affected the respondent's behaviour</w:t>
        </w:r>
        <w:r>
          <w:rPr>
            <w:lang w:val="en-GB"/>
          </w:rPr>
          <w:t xml:space="preserve"> regarding the researched effect</w:t>
        </w:r>
        <w:r w:rsidRPr="00133133">
          <w:rPr>
            <w:lang w:val="en-GB"/>
          </w:rPr>
          <w:t xml:space="preserve">. </w:t>
        </w:r>
        <w:r>
          <w:rPr>
            <w:lang w:val="en-GB"/>
          </w:rPr>
          <w:t xml:space="preserve">We asked participants whether they were part of a brand community in real life to see whether results would differ between participants who are community members beyond the limits of the experiment and participants who are not. Besides that, we asked them to what extent they considered themselves to be car enthusiasts to account for the effect of the specific product we chose in the experiment. Furthermore, we asked participants to rate their internet proficiency to see whether this has an impact on the relationship we are investigating. </w:t>
        </w:r>
        <w:r w:rsidRPr="00133133">
          <w:rPr>
            <w:lang w:val="en-GB"/>
          </w:rPr>
          <w:t xml:space="preserve">Finally, we included demographics questions to increase managerial relevance. </w:t>
        </w:r>
        <w:r>
          <w:rPr>
            <w:lang w:val="en-GB"/>
          </w:rPr>
          <w:t>It</w:t>
        </w:r>
        <w:r w:rsidRPr="00133133">
          <w:rPr>
            <w:lang w:val="en-GB"/>
          </w:rPr>
          <w:t xml:space="preserve"> is relevant for managers to know whether the effect is different for different demographic groups. </w:t>
        </w:r>
      </w:ins>
    </w:p>
    <w:p w14:paraId="1556B5BB" w14:textId="77777777" w:rsidR="00983F7C" w:rsidRDefault="00983F7C" w:rsidP="00983F7C">
      <w:pPr>
        <w:rPr>
          <w:ins w:id="1036" w:author="Luuk van de Ven" w:date="2020-06-05T09:48:00Z"/>
        </w:rPr>
      </w:pPr>
      <w:ins w:id="1037" w:author="Luuk van de Ven" w:date="2020-06-05T09:48:00Z">
        <w:r>
          <w:rPr>
            <w:lang w:val="en-GB"/>
          </w:rPr>
          <w:t xml:space="preserve">Including these control variables in our linear model and running sub-group analyses has several benefits. Firstly, the attention-check questions make sure that participants were aware of the defining characteristics of their treatment group. We decided to remove participants who answered the question incorrectly. Next to that, by running sub-group analyses on the question on whether people are part of a brand community in real life we test whether the effect holds more or less for people who are part of a brand community in real life. The same holds for the questions on internet proficiency, enthusiasm about cars and demographics. By analysing the differences in results amongst the different groups, we make sure that the results can be used </w:t>
        </w:r>
        <w:r>
          <w:rPr>
            <w:lang w:val="en-GB"/>
          </w:rPr>
          <w:lastRenderedPageBreak/>
          <w:t xml:space="preserve">by </w:t>
        </w:r>
        <w:r w:rsidRPr="00133133">
          <w:rPr>
            <w:lang w:val="en-GB"/>
          </w:rPr>
          <w:t>managers to target the right</w:t>
        </w:r>
        <w:r>
          <w:rPr>
            <w:lang w:val="en-GB"/>
          </w:rPr>
          <w:t xml:space="preserve"> group of</w:t>
        </w:r>
        <w:r w:rsidRPr="00133133">
          <w:rPr>
            <w:lang w:val="en-GB"/>
          </w:rPr>
          <w:t xml:space="preserve"> people.</w:t>
        </w:r>
        <w:r>
          <w:rPr>
            <w:lang w:val="en-GB"/>
          </w:rPr>
          <w:t xml:space="preserve"> If the effect holds for one group but does not for another, managers know what people to target within the offline event.</w:t>
        </w:r>
      </w:ins>
    </w:p>
    <w:p w14:paraId="031F3554" w14:textId="0B5538FD" w:rsidR="002B0BD2" w:rsidRPr="00133133" w:rsidDel="00F80600" w:rsidRDefault="009D2E48" w:rsidP="00954E67">
      <w:pPr>
        <w:pStyle w:val="Heading1"/>
        <w:rPr>
          <w:del w:id="1038" w:author="Luuk van de Ven" w:date="2020-06-05T09:42:00Z"/>
          <w:lang w:val="en-GB"/>
        </w:rPr>
      </w:pPr>
      <w:del w:id="1039" w:author="Luuk van de Ven" w:date="2020-06-05T09:42:00Z">
        <w:r w:rsidRPr="00133133" w:rsidDel="00F80600">
          <w:rPr>
            <w:lang w:val="en-GB"/>
          </w:rPr>
          <w:delText xml:space="preserve">Chapter 5: </w:delText>
        </w:r>
        <w:r w:rsidR="00E42592" w:rsidRPr="00133133" w:rsidDel="00F80600">
          <w:rPr>
            <w:lang w:val="en-GB"/>
          </w:rPr>
          <w:delText>Methods</w:delText>
        </w:r>
      </w:del>
    </w:p>
    <w:p w14:paraId="5F4D806D" w14:textId="77777777" w:rsidR="009D2E48" w:rsidRPr="00133133" w:rsidDel="00F80600" w:rsidRDefault="009D2E48" w:rsidP="00AB1B4A">
      <w:pPr>
        <w:pStyle w:val="Heading2"/>
        <w:rPr>
          <w:del w:id="1040" w:author="Luuk van de Ven" w:date="2020-06-05T09:42:00Z"/>
          <w:lang w:val="en-GB"/>
        </w:rPr>
      </w:pPr>
    </w:p>
    <w:p w14:paraId="3B44B62F" w14:textId="77777777" w:rsidR="009D2E48" w:rsidRPr="00133133" w:rsidDel="00F80600" w:rsidRDefault="009D2E48" w:rsidP="00FA343D">
      <w:pPr>
        <w:pStyle w:val="Heading2"/>
        <w:rPr>
          <w:del w:id="1041" w:author="Luuk van de Ven" w:date="2020-06-05T09:42:00Z"/>
          <w:lang w:val="en-GB"/>
        </w:rPr>
      </w:pPr>
      <w:del w:id="1042" w:author="Luuk van de Ven" w:date="2020-06-05T09:42:00Z">
        <w:r w:rsidRPr="00133133" w:rsidDel="00F80600">
          <w:rPr>
            <w:lang w:val="en-GB"/>
          </w:rPr>
          <w:delText>5.1 Research strategy</w:delText>
        </w:r>
      </w:del>
    </w:p>
    <w:p w14:paraId="632B2B1C" w14:textId="56F4E739" w:rsidR="00CE2A6A" w:rsidDel="00F80600" w:rsidRDefault="00CE2A6A">
      <w:pPr>
        <w:ind w:firstLine="720"/>
        <w:rPr>
          <w:del w:id="1043" w:author="Luuk van de Ven" w:date="2020-06-05T09:42:00Z"/>
          <w:lang w:val="en-GB"/>
        </w:rPr>
      </w:pPr>
      <w:del w:id="1044" w:author="Luuk van de Ven" w:date="2020-06-05T09:42:00Z">
        <w:r w:rsidDel="00F80600">
          <w:rPr>
            <w:lang w:val="en-GB"/>
          </w:rPr>
          <w:delText>As discussed in the introduction chapter, t</w:delText>
        </w:r>
        <w:r w:rsidR="00D70A7F" w:rsidRPr="00133133" w:rsidDel="00F80600">
          <w:rPr>
            <w:lang w:val="en-GB"/>
          </w:rPr>
          <w:delText xml:space="preserve">he </w:delText>
        </w:r>
        <w:r w:rsidR="005B232A" w:rsidDel="00F80600">
          <w:rPr>
            <w:lang w:val="en-GB"/>
          </w:rPr>
          <w:delText xml:space="preserve">research question in </w:delText>
        </w:r>
        <w:r w:rsidR="00532AAE" w:rsidDel="00F80600">
          <w:rPr>
            <w:lang w:val="en-GB"/>
          </w:rPr>
          <w:delText>this paper is:</w:delText>
        </w:r>
        <w:r w:rsidR="00D70A7F" w:rsidRPr="00133133" w:rsidDel="00F80600">
          <w:rPr>
            <w:lang w:val="en-GB"/>
          </w:rPr>
          <w:delText xml:space="preserve"> </w:delText>
        </w:r>
        <w:r w:rsidR="00D70A7F" w:rsidRPr="005B49E1" w:rsidDel="00F80600">
          <w:rPr>
            <w:lang w:val="en-GB"/>
          </w:rPr>
          <w:delText>what is the effect of participation in offline events</w:delText>
        </w:r>
        <w:r w:rsidR="00D70A7F" w:rsidRPr="00F262DB" w:rsidDel="00F80600">
          <w:rPr>
            <w:lang w:val="en-GB"/>
          </w:rPr>
          <w:delText xml:space="preserve"> </w:delText>
        </w:r>
        <w:r w:rsidR="00165967" w:rsidRPr="005B49E1" w:rsidDel="00F80600">
          <w:rPr>
            <w:lang w:val="en-GB"/>
            <w:rPrChange w:id="1045" w:author="Guus van den Akker" w:date="2020-05-28T22:44:00Z">
              <w:rPr>
                <w:bCs/>
                <w:i/>
                <w:iCs/>
                <w:highlight w:val="yellow"/>
                <w:lang w:val="en-GB"/>
              </w:rPr>
            </w:rPrChange>
          </w:rPr>
          <w:delText>individual member participation in online brand communities</w:delText>
        </w:r>
        <w:r w:rsidR="00D70A7F" w:rsidRPr="005B49E1" w:rsidDel="00F80600">
          <w:rPr>
            <w:lang w:val="en-GB"/>
          </w:rPr>
          <w:delText xml:space="preserve"> and what is the effect of whether the product or service is hedonic on this relationship</w:delText>
        </w:r>
        <w:r w:rsidR="00D70A7F" w:rsidRPr="00F713BD" w:rsidDel="00F80600">
          <w:rPr>
            <w:lang w:val="en-GB"/>
            <w:rPrChange w:id="1046" w:author="Luuk van de Ven" w:date="2020-06-05T09:44:00Z">
              <w:rPr>
                <w:i/>
                <w:iCs/>
                <w:lang w:val="en-GB"/>
              </w:rPr>
            </w:rPrChange>
          </w:rPr>
          <w:delText>?</w:delText>
        </w:r>
        <w:r w:rsidDel="00F80600">
          <w:rPr>
            <w:lang w:val="en-GB"/>
          </w:rPr>
          <w:delText xml:space="preserve"> </w:delText>
        </w:r>
        <w:r w:rsidR="0072379A" w:rsidDel="00F80600">
          <w:rPr>
            <w:lang w:val="en-GB"/>
          </w:rPr>
          <w:delText>In line with</w:delText>
        </w:r>
        <w:r w:rsidDel="00F80600">
          <w:rPr>
            <w:lang w:val="en-GB"/>
          </w:rPr>
          <w:delText xml:space="preserve"> this question, our hypothesis is that, </w:delText>
        </w:r>
        <w:r w:rsidRPr="00133133" w:rsidDel="00F80600">
          <w:rPr>
            <w:lang w:val="en-GB"/>
          </w:rPr>
          <w:delText>on average, the individual member participation in offline gatherings has a positive effect on individual member participation in online brand communities which is intensified by the product or service being considered hedonic by the community.</w:delText>
        </w:r>
        <w:r w:rsidR="00532AAE" w:rsidDel="00F80600">
          <w:rPr>
            <w:lang w:val="en-GB"/>
          </w:rPr>
          <w:delText xml:space="preserve"> </w:delText>
        </w:r>
      </w:del>
    </w:p>
    <w:p w14:paraId="0FB637FE" w14:textId="25325D75" w:rsidR="00266918" w:rsidRPr="00133133" w:rsidDel="00F80600" w:rsidRDefault="00B16598">
      <w:pPr>
        <w:ind w:firstLine="720"/>
        <w:rPr>
          <w:del w:id="1047" w:author="Luuk van de Ven" w:date="2020-06-05T09:42:00Z"/>
          <w:lang w:val="en-GB"/>
        </w:rPr>
      </w:pPr>
      <w:del w:id="1048" w:author="Luuk van de Ven" w:date="2020-06-05T09:42:00Z">
        <w:r w:rsidRPr="00133133" w:rsidDel="00F80600">
          <w:rPr>
            <w:lang w:val="en-GB"/>
          </w:rPr>
          <w:delText>To collect empirical evidence for the claim formulated in the hypothesis, we chose a research strategy with the highest validity and reliability given the constraints regarding feasibility</w:delText>
        </w:r>
      </w:del>
      <w:ins w:id="1049" w:author="Guus van den Akker" w:date="2020-05-29T10:28:00Z">
        <w:del w:id="1050" w:author="Luuk van de Ven" w:date="2020-06-05T09:42:00Z">
          <w:r w:rsidR="00DA00F7" w:rsidDel="00F80600">
            <w:rPr>
              <w:lang w:val="en-GB"/>
            </w:rPr>
            <w:delText>, time and resources</w:delText>
          </w:r>
        </w:del>
      </w:ins>
      <w:del w:id="1051" w:author="Luuk van de Ven" w:date="2020-06-05T09:42:00Z">
        <w:r w:rsidRPr="00133133" w:rsidDel="00F80600">
          <w:rPr>
            <w:lang w:val="en-GB"/>
          </w:rPr>
          <w:delText xml:space="preserve">. We conducted an experimental study </w:delText>
        </w:r>
        <w:r w:rsidR="00CE2A6A" w:rsidDel="00F80600">
          <w:rPr>
            <w:lang w:val="en-GB"/>
          </w:rPr>
          <w:delText>supported by an online survey</w:delText>
        </w:r>
        <w:r w:rsidRPr="00133133" w:rsidDel="00F80600">
          <w:rPr>
            <w:lang w:val="en-GB"/>
          </w:rPr>
          <w:delText>. This type of research strategy typically makes direct links between manipulations and effects. Therefore, they have a high internal validity if other potential variables that could cause differences in the dependent variable are ruled out (Course Book - Research Training &amp; Bachelor Thesis Course, n.d.)</w:delText>
        </w:r>
        <w:r w:rsidDel="00F80600">
          <w:rPr>
            <w:lang w:val="en-GB"/>
          </w:rPr>
          <w:delText xml:space="preserve">. </w:delText>
        </w:r>
        <w:r w:rsidRPr="00133133" w:rsidDel="00F80600">
          <w:rPr>
            <w:lang w:val="en-GB"/>
          </w:rPr>
          <w:delText xml:space="preserve">The hypothesis tested does entail a causal claim. To increase the internal validity of the experimental study, we chose a 2 x 2 between-subject design using an online survey. By using this strategy, we studied the effect of attending an offline event (independent variable) on online participation (dependent variable). As described by </w:delText>
        </w:r>
        <w:r w:rsidRPr="00F713BD" w:rsidDel="00F80600">
          <w:rPr>
            <w:lang w:val="en-GB"/>
            <w:rPrChange w:id="1052" w:author="Luuk van de Ven" w:date="2020-06-05T09:44:00Z">
              <w:rPr>
                <w:color w:val="222222"/>
                <w:lang w:val="en-GB"/>
              </w:rPr>
            </w:rPrChange>
          </w:rPr>
          <w:delText>Żyminkowska (2018),</w:delText>
        </w:r>
        <w:r w:rsidRPr="00133133" w:rsidDel="00F80600">
          <w:rPr>
            <w:lang w:val="en-GB"/>
          </w:rPr>
          <w:delText xml:space="preserve"> the type of goods which a community is about</w:delText>
        </w:r>
      </w:del>
      <w:ins w:id="1053" w:author="Guus van den Akker" w:date="2020-05-29T10:33:00Z">
        <w:del w:id="1054" w:author="Luuk van de Ven" w:date="2020-06-05T09:42:00Z">
          <w:r w:rsidR="00317D21" w:rsidDel="00F80600">
            <w:rPr>
              <w:lang w:val="en-GB"/>
            </w:rPr>
            <w:delText>that a community is centr</w:delText>
          </w:r>
        </w:del>
      </w:ins>
      <w:ins w:id="1055" w:author="Guus van den Akker" w:date="2020-05-29T10:34:00Z">
        <w:del w:id="1056" w:author="Luuk van de Ven" w:date="2020-06-05T09:42:00Z">
          <w:r w:rsidR="00317D21" w:rsidDel="00F80600">
            <w:rPr>
              <w:lang w:val="en-GB"/>
            </w:rPr>
            <w:delText>ed around</w:delText>
          </w:r>
        </w:del>
      </w:ins>
      <w:del w:id="1057" w:author="Luuk van de Ven" w:date="2020-06-05T09:42:00Z">
        <w:r w:rsidRPr="00133133" w:rsidDel="00F80600">
          <w:rPr>
            <w:lang w:val="en-GB"/>
          </w:rPr>
          <w:delText xml:space="preserve"> moderates this relationship (utilitarian v</w:delText>
        </w:r>
      </w:del>
      <w:ins w:id="1058" w:author="Guus van den Akker" w:date="2020-05-29T10:31:00Z">
        <w:del w:id="1059" w:author="Luuk van de Ven" w:date="2020-06-05T09:42:00Z">
          <w:r w:rsidR="00A94393" w:rsidDel="00F80600">
            <w:rPr>
              <w:lang w:val="en-GB"/>
            </w:rPr>
            <w:delText>ersus</w:delText>
          </w:r>
        </w:del>
      </w:ins>
      <w:del w:id="1060" w:author="Luuk van de Ven" w:date="2020-06-05T09:42:00Z">
        <w:r w:rsidRPr="00133133" w:rsidDel="00F80600">
          <w:rPr>
            <w:lang w:val="en-GB"/>
          </w:rPr>
          <w:delText>s</w:delText>
        </w:r>
      </w:del>
      <w:ins w:id="1061" w:author="Ditte Selders" w:date="2020-06-05T09:23:00Z">
        <w:del w:id="1062" w:author="Luuk van de Ven" w:date="2020-06-05T09:42:00Z">
          <w:r w:rsidR="00EB2368" w:rsidDel="00F80600">
            <w:rPr>
              <w:lang w:val="en-GB"/>
            </w:rPr>
            <w:delText>or</w:delText>
          </w:r>
        </w:del>
      </w:ins>
      <w:del w:id="1063" w:author="Luuk van de Ven" w:date="2020-06-05T09:42:00Z">
        <w:r w:rsidRPr="00133133" w:rsidDel="00F80600">
          <w:rPr>
            <w:lang w:val="en-GB"/>
          </w:rPr>
          <w:delText xml:space="preserve"> hedonic). The independent variable is dichotomous, either yes or no, and </w:delText>
        </w:r>
      </w:del>
      <w:del w:id="1064" w:author="Luuk van de Ven" w:date="2020-05-30T17:10:00Z">
        <w:r w:rsidRPr="00133133" w:rsidDel="0071487C">
          <w:rPr>
            <w:lang w:val="en-GB"/>
          </w:rPr>
          <w:delText xml:space="preserve">the </w:delText>
        </w:r>
      </w:del>
      <w:del w:id="1065" w:author="Luuk van de Ven" w:date="2020-06-05T09:42:00Z">
        <w:r w:rsidRPr="00133133" w:rsidDel="00F80600">
          <w:rPr>
            <w:lang w:val="en-GB"/>
          </w:rPr>
          <w:delText>second condition</w:delText>
        </w:r>
      </w:del>
      <w:del w:id="1066" w:author="Luuk van de Ven" w:date="2020-05-30T17:10:00Z">
        <w:r w:rsidRPr="00133133" w:rsidDel="0071487C">
          <w:rPr>
            <w:lang w:val="en-GB"/>
          </w:rPr>
          <w:delText xml:space="preserve"> has two levels</w:delText>
        </w:r>
      </w:del>
      <w:del w:id="1067" w:author="Luuk van de Ven" w:date="2020-06-05T09:42:00Z">
        <w:r w:rsidRPr="00133133" w:rsidDel="00F80600">
          <w:rPr>
            <w:lang w:val="en-GB"/>
          </w:rPr>
          <w:delText>: the brand either sells a utilitarian or hedonic good. As a result, we created the following conditions and research paradigm</w:delText>
        </w:r>
      </w:del>
      <w:ins w:id="1068" w:author="Guus van den Akker" w:date="2020-05-29T10:34:00Z">
        <w:del w:id="1069" w:author="Luuk van de Ven" w:date="2020-06-05T09:42:00Z">
          <w:r w:rsidR="00C13947" w:rsidDel="00F80600">
            <w:rPr>
              <w:lang w:val="en-GB"/>
            </w:rPr>
            <w:delText xml:space="preserve"> displayed in table 3</w:delText>
          </w:r>
        </w:del>
      </w:ins>
      <w:del w:id="1070" w:author="Luuk van de Ven" w:date="2020-06-05T09:42:00Z">
        <w:r w:rsidR="00974780" w:rsidDel="00F80600">
          <w:rPr>
            <w:lang w:val="en-GB"/>
          </w:rPr>
          <w:delText>.</w:delText>
        </w:r>
      </w:del>
    </w:p>
    <w:p w14:paraId="32EDB41B" w14:textId="77777777" w:rsidR="009E1FA0" w:rsidDel="00F80600" w:rsidRDefault="009E1FA0">
      <w:pPr>
        <w:pStyle w:val="Caption"/>
        <w:rPr>
          <w:del w:id="1071" w:author="Luuk van de Ven" w:date="2020-06-05T09:42:00Z"/>
          <w:rFonts w:ascii="Times New Roman" w:hAnsi="Times New Roman" w:cs="Times New Roman"/>
          <w:lang w:val="en-GB"/>
        </w:rPr>
      </w:pPr>
    </w:p>
    <w:p w14:paraId="68DD62A8" w14:textId="1BEE5473" w:rsidR="009E1FA0" w:rsidRPr="009E1FA0" w:rsidDel="00F80600" w:rsidRDefault="009E1FA0">
      <w:pPr>
        <w:pStyle w:val="Caption"/>
        <w:spacing w:after="0"/>
        <w:rPr>
          <w:del w:id="1072" w:author="Luuk van de Ven" w:date="2020-06-05T09:42:00Z"/>
          <w:rFonts w:ascii="Times New Roman" w:hAnsi="Times New Roman" w:cs="Times New Roman"/>
          <w:lang w:val="en-GB"/>
        </w:rPr>
      </w:pPr>
      <w:del w:id="1073" w:author="Luuk van de Ven" w:date="2020-06-05T09:42:00Z">
        <w:r w:rsidRPr="008C532E" w:rsidDel="00F80600">
          <w:rPr>
            <w:rFonts w:ascii="Times New Roman" w:hAnsi="Times New Roman" w:cs="Times New Roman"/>
            <w:lang w:val="en-GB"/>
          </w:rPr>
          <w:delText>Table 3 - Paradigm research strategy</w:delText>
        </w:r>
      </w:del>
    </w:p>
    <w:tbl>
      <w:tblPr>
        <w:tblStyle w:val="TableGrid"/>
        <w:tblpPr w:leftFromText="141" w:rightFromText="141" w:vertAnchor="text" w:horzAnchor="margin" w:tblpXSpec="center" w:tblpY="158"/>
        <w:tblW w:w="9558" w:type="dxa"/>
        <w:tblLook w:val="04A0" w:firstRow="1" w:lastRow="0" w:firstColumn="1" w:lastColumn="0" w:noHBand="0" w:noVBand="1"/>
      </w:tblPr>
      <w:tblGrid>
        <w:gridCol w:w="3229"/>
        <w:gridCol w:w="3233"/>
        <w:gridCol w:w="3096"/>
      </w:tblGrid>
      <w:tr w:rsidR="00266918" w:rsidRPr="00F713BD" w:rsidDel="00F80600" w14:paraId="6C96E547" w14:textId="79DBC5F4" w:rsidTr="00316FFA">
        <w:trPr>
          <w:trHeight w:val="1125"/>
          <w:del w:id="1074" w:author="Luuk van de Ven" w:date="2020-06-05T09:42:00Z"/>
        </w:trPr>
        <w:tc>
          <w:tcPr>
            <w:tcW w:w="3229" w:type="dxa"/>
            <w:tcBorders>
              <w:top w:val="nil"/>
              <w:left w:val="nil"/>
              <w:bottom w:val="single" w:sz="4" w:space="0" w:color="auto"/>
              <w:right w:val="single" w:sz="4" w:space="0" w:color="auto"/>
            </w:tcBorders>
            <w:vAlign w:val="center"/>
          </w:tcPr>
          <w:p w14:paraId="5E52620A" w14:textId="475A1668" w:rsidR="00014EAB" w:rsidRPr="00014EAB" w:rsidDel="00F80600" w:rsidRDefault="007E371C" w:rsidP="005A42EC">
            <w:pPr>
              <w:rPr>
                <w:del w:id="1075" w:author="Luuk van de Ven" w:date="2020-06-05T09:42:00Z"/>
                <w:lang w:val="en-GB"/>
              </w:rPr>
            </w:pPr>
            <w:ins w:id="1076" w:author="Guus van den Akker" w:date="2020-06-05T09:48:00Z">
              <w:del w:id="1077" w:author="Luuk van de Ven" w:date="2020-06-05T09:48:00Z">
                <w:r w:rsidDel="00983F7C">
                  <w:rPr>
                    <w:lang w:val="en-GB"/>
                  </w:rPr>
                  <w:delText>.</w:delText>
                </w:r>
                <w:r w:rsidR="00F22B31" w:rsidDel="00983F7C">
                  <w:rPr>
                    <w:lang w:val="en-GB"/>
                  </w:rPr>
                  <w:delText>...</w:delText>
                </w:r>
              </w:del>
            </w:ins>
          </w:p>
          <w:p w14:paraId="5C8ED06E" w14:textId="77777777" w:rsidR="00266918" w:rsidRPr="00133133" w:rsidDel="00F80600" w:rsidRDefault="00266918" w:rsidP="00954E67">
            <w:pPr>
              <w:rPr>
                <w:del w:id="1078" w:author="Luuk van de Ven" w:date="2020-06-05T09:42:00Z"/>
                <w:lang w:val="en-GB"/>
              </w:rPr>
            </w:pPr>
          </w:p>
        </w:tc>
        <w:tc>
          <w:tcPr>
            <w:tcW w:w="3233" w:type="dxa"/>
            <w:tcBorders>
              <w:top w:val="single" w:sz="4" w:space="0" w:color="auto"/>
              <w:left w:val="single" w:sz="4" w:space="0" w:color="auto"/>
              <w:bottom w:val="single" w:sz="4" w:space="0" w:color="auto"/>
              <w:right w:val="single" w:sz="4" w:space="0" w:color="auto"/>
            </w:tcBorders>
            <w:vAlign w:val="center"/>
          </w:tcPr>
          <w:p w14:paraId="6DDEFEE6" w14:textId="77777777" w:rsidR="00266918" w:rsidRPr="00133133" w:rsidDel="00F80600" w:rsidRDefault="00266918" w:rsidP="00AB1B4A">
            <w:pPr>
              <w:rPr>
                <w:del w:id="1079" w:author="Luuk van de Ven" w:date="2020-06-05T09:42:00Z"/>
                <w:lang w:val="en-GB"/>
              </w:rPr>
            </w:pPr>
            <w:del w:id="1080" w:author="Luuk van de Ven" w:date="2020-06-05T09:42:00Z">
              <w:r w:rsidRPr="00133133" w:rsidDel="00F80600">
                <w:rPr>
                  <w:lang w:val="en-GB"/>
                </w:rPr>
                <w:delText>Utilitarian Good</w:delText>
              </w:r>
            </w:del>
          </w:p>
        </w:tc>
        <w:tc>
          <w:tcPr>
            <w:tcW w:w="3096" w:type="dxa"/>
            <w:tcBorders>
              <w:left w:val="single" w:sz="4" w:space="0" w:color="auto"/>
            </w:tcBorders>
            <w:vAlign w:val="center"/>
          </w:tcPr>
          <w:p w14:paraId="1EE5AFD3" w14:textId="77777777" w:rsidR="00266918" w:rsidRPr="00133133" w:rsidDel="00F80600" w:rsidRDefault="00266918" w:rsidP="00FA343D">
            <w:pPr>
              <w:rPr>
                <w:del w:id="1081" w:author="Luuk van de Ven" w:date="2020-06-05T09:42:00Z"/>
                <w:lang w:val="en-GB"/>
              </w:rPr>
            </w:pPr>
            <w:del w:id="1082" w:author="Luuk van de Ven" w:date="2020-06-05T09:42:00Z">
              <w:r w:rsidRPr="00133133" w:rsidDel="00F80600">
                <w:rPr>
                  <w:lang w:val="en-GB"/>
                </w:rPr>
                <w:delText>Hedonic Good</w:delText>
              </w:r>
            </w:del>
          </w:p>
        </w:tc>
      </w:tr>
      <w:tr w:rsidR="00266918" w:rsidRPr="00F713BD" w:rsidDel="00F80600" w14:paraId="1E9B72DF" w14:textId="5BB22106" w:rsidTr="00316FFA">
        <w:trPr>
          <w:trHeight w:val="1587"/>
          <w:del w:id="1083" w:author="Luuk van de Ven" w:date="2020-06-05T09:42:00Z"/>
        </w:trPr>
        <w:tc>
          <w:tcPr>
            <w:tcW w:w="3229" w:type="dxa"/>
            <w:tcBorders>
              <w:top w:val="single" w:sz="4" w:space="0" w:color="auto"/>
            </w:tcBorders>
            <w:vAlign w:val="center"/>
          </w:tcPr>
          <w:p w14:paraId="73E6B466" w14:textId="77777777" w:rsidR="00266918" w:rsidRPr="00133133" w:rsidDel="00F80600" w:rsidRDefault="00266918" w:rsidP="00954E67">
            <w:pPr>
              <w:rPr>
                <w:del w:id="1084" w:author="Luuk van de Ven" w:date="2020-06-05T09:42:00Z"/>
                <w:lang w:val="en-GB"/>
              </w:rPr>
            </w:pPr>
            <w:del w:id="1085" w:author="Luuk van de Ven" w:date="2020-06-05T09:42:00Z">
              <w:r w:rsidRPr="00133133" w:rsidDel="00F80600">
                <w:rPr>
                  <w:lang w:val="en-GB"/>
                </w:rPr>
                <w:delText>Participation in an offline event</w:delText>
              </w:r>
            </w:del>
          </w:p>
        </w:tc>
        <w:tc>
          <w:tcPr>
            <w:tcW w:w="3233" w:type="dxa"/>
            <w:tcBorders>
              <w:top w:val="single" w:sz="4" w:space="0" w:color="auto"/>
            </w:tcBorders>
          </w:tcPr>
          <w:p w14:paraId="74A3A490" w14:textId="77777777" w:rsidR="00266918" w:rsidRPr="00133133" w:rsidDel="00F80600" w:rsidRDefault="00266918" w:rsidP="00954E67">
            <w:pPr>
              <w:rPr>
                <w:del w:id="1086" w:author="Luuk van de Ven" w:date="2020-06-05T09:42:00Z"/>
                <w:lang w:val="en-GB"/>
              </w:rPr>
            </w:pPr>
          </w:p>
          <w:p w14:paraId="44ED1DBA" w14:textId="77777777" w:rsidR="00266918" w:rsidRPr="00133133" w:rsidDel="00F80600" w:rsidRDefault="00266918" w:rsidP="00AB1B4A">
            <w:pPr>
              <w:rPr>
                <w:del w:id="1087" w:author="Luuk van de Ven" w:date="2020-06-05T09:42:00Z"/>
                <w:lang w:val="en-GB"/>
              </w:rPr>
            </w:pPr>
            <w:del w:id="1088" w:author="Luuk van de Ven" w:date="2020-06-05T09:42:00Z">
              <w:r w:rsidRPr="00133133" w:rsidDel="00F80600">
                <w:rPr>
                  <w:lang w:val="en-GB"/>
                </w:rPr>
                <w:delText>Member participated in an offline event with a brand that sells a utilitarian good</w:delText>
              </w:r>
            </w:del>
          </w:p>
        </w:tc>
        <w:tc>
          <w:tcPr>
            <w:tcW w:w="3096" w:type="dxa"/>
          </w:tcPr>
          <w:p w14:paraId="579A3452" w14:textId="77777777" w:rsidR="00266918" w:rsidRPr="00133133" w:rsidDel="00F80600" w:rsidRDefault="00266918" w:rsidP="00FA343D">
            <w:pPr>
              <w:rPr>
                <w:del w:id="1089" w:author="Luuk van de Ven" w:date="2020-06-05T09:42:00Z"/>
                <w:lang w:val="en-GB"/>
              </w:rPr>
            </w:pPr>
          </w:p>
          <w:p w14:paraId="51D62021" w14:textId="77777777" w:rsidR="00266918" w:rsidRPr="00133133" w:rsidDel="00F80600" w:rsidRDefault="00266918" w:rsidP="005A42EC">
            <w:pPr>
              <w:rPr>
                <w:del w:id="1090" w:author="Luuk van de Ven" w:date="2020-06-05T09:42:00Z"/>
                <w:lang w:val="en-GB"/>
              </w:rPr>
            </w:pPr>
            <w:del w:id="1091" w:author="Luuk van de Ven" w:date="2020-06-05T09:42:00Z">
              <w:r w:rsidRPr="00133133" w:rsidDel="00F80600">
                <w:rPr>
                  <w:lang w:val="en-GB"/>
                </w:rPr>
                <w:delText>Member participated in an offline event with a brand that sells a hedonic good</w:delText>
              </w:r>
            </w:del>
          </w:p>
        </w:tc>
      </w:tr>
      <w:tr w:rsidR="00266918" w:rsidRPr="00F713BD" w:rsidDel="00F80600" w14:paraId="175F5E78" w14:textId="69C8683C" w:rsidTr="00266918">
        <w:trPr>
          <w:trHeight w:val="1553"/>
          <w:del w:id="1092" w:author="Luuk van de Ven" w:date="2020-06-05T09:42:00Z"/>
        </w:trPr>
        <w:tc>
          <w:tcPr>
            <w:tcW w:w="3229" w:type="dxa"/>
            <w:vAlign w:val="center"/>
          </w:tcPr>
          <w:p w14:paraId="4C92A988" w14:textId="77777777" w:rsidR="00266918" w:rsidRPr="00133133" w:rsidDel="00F80600" w:rsidRDefault="00266918" w:rsidP="00954E67">
            <w:pPr>
              <w:rPr>
                <w:del w:id="1093" w:author="Luuk van de Ven" w:date="2020-06-05T09:42:00Z"/>
                <w:lang w:val="en-GB"/>
              </w:rPr>
            </w:pPr>
            <w:del w:id="1094" w:author="Luuk van de Ven" w:date="2020-06-05T09:42:00Z">
              <w:r w:rsidRPr="00133133" w:rsidDel="00F80600">
                <w:rPr>
                  <w:lang w:val="en-GB"/>
                </w:rPr>
                <w:delText>No participation in an offline event</w:delText>
              </w:r>
            </w:del>
          </w:p>
        </w:tc>
        <w:tc>
          <w:tcPr>
            <w:tcW w:w="3233" w:type="dxa"/>
          </w:tcPr>
          <w:p w14:paraId="317E9C0D" w14:textId="77777777" w:rsidR="00266918" w:rsidRPr="00133133" w:rsidDel="00F80600" w:rsidRDefault="00266918" w:rsidP="00954E67">
            <w:pPr>
              <w:rPr>
                <w:del w:id="1095" w:author="Luuk van de Ven" w:date="2020-06-05T09:42:00Z"/>
                <w:lang w:val="en-GB"/>
              </w:rPr>
            </w:pPr>
          </w:p>
          <w:p w14:paraId="613569CD" w14:textId="77777777" w:rsidR="00266918" w:rsidRPr="00133133" w:rsidDel="00F80600" w:rsidRDefault="00266918" w:rsidP="00AB1B4A">
            <w:pPr>
              <w:rPr>
                <w:del w:id="1096" w:author="Luuk van de Ven" w:date="2020-06-05T09:42:00Z"/>
                <w:lang w:val="en-GB"/>
              </w:rPr>
            </w:pPr>
            <w:del w:id="1097" w:author="Luuk van de Ven" w:date="2020-06-05T09:42:00Z">
              <w:r w:rsidRPr="00133133" w:rsidDel="00F80600">
                <w:rPr>
                  <w:lang w:val="en-GB"/>
                </w:rPr>
                <w:delText>Member did not participate in an offline event with a brand that sells a utilitarian good</w:delText>
              </w:r>
            </w:del>
          </w:p>
        </w:tc>
        <w:tc>
          <w:tcPr>
            <w:tcW w:w="3096" w:type="dxa"/>
          </w:tcPr>
          <w:p w14:paraId="5928B776" w14:textId="77777777" w:rsidR="00266918" w:rsidRPr="00133133" w:rsidDel="00F80600" w:rsidRDefault="00266918" w:rsidP="00FA343D">
            <w:pPr>
              <w:rPr>
                <w:del w:id="1098" w:author="Luuk van de Ven" w:date="2020-06-05T09:42:00Z"/>
                <w:lang w:val="en-GB"/>
              </w:rPr>
            </w:pPr>
          </w:p>
          <w:p w14:paraId="0A13097B" w14:textId="77777777" w:rsidR="00266918" w:rsidRPr="00133133" w:rsidDel="00F80600" w:rsidRDefault="00266918" w:rsidP="005A42EC">
            <w:pPr>
              <w:rPr>
                <w:del w:id="1099" w:author="Luuk van de Ven" w:date="2020-06-05T09:42:00Z"/>
                <w:lang w:val="en-GB"/>
              </w:rPr>
            </w:pPr>
            <w:del w:id="1100" w:author="Luuk van de Ven" w:date="2020-06-05T09:42:00Z">
              <w:r w:rsidRPr="00133133" w:rsidDel="00F80600">
                <w:rPr>
                  <w:lang w:val="en-GB"/>
                </w:rPr>
                <w:delText>Member did not participate in an offline event with a brand that sells a hedonic good</w:delText>
              </w:r>
            </w:del>
          </w:p>
        </w:tc>
      </w:tr>
    </w:tbl>
    <w:p w14:paraId="37C66540" w14:textId="77777777" w:rsidR="00AC438C" w:rsidRDefault="00AC438C">
      <w:pPr>
        <w:spacing w:line="240" w:lineRule="auto"/>
        <w:jc w:val="left"/>
        <w:rPr>
          <w:ins w:id="1101" w:author="Luuk van de Ven" w:date="2020-06-05T09:47:00Z"/>
          <w:b/>
          <w:lang w:val="en-GB"/>
        </w:rPr>
      </w:pPr>
      <w:ins w:id="1102" w:author="Luuk van de Ven" w:date="2020-06-05T09:47:00Z">
        <w:r>
          <w:rPr>
            <w:lang w:val="en-GB"/>
          </w:rPr>
          <w:br w:type="page"/>
        </w:r>
      </w:ins>
    </w:p>
    <w:p w14:paraId="6A32AB59" w14:textId="77777777" w:rsidR="00316FFA" w:rsidDel="00F80600" w:rsidRDefault="00316FFA">
      <w:pPr>
        <w:rPr>
          <w:del w:id="1103" w:author="Luuk van de Ven" w:date="2020-06-05T09:42:00Z"/>
          <w:lang w:val="en-GB"/>
        </w:rPr>
        <w:pPrChange w:id="1104" w:author="Luuk van de Ven" w:date="2020-06-05T09:43:00Z">
          <w:pPr>
            <w:ind w:firstLine="720"/>
          </w:pPr>
        </w:pPrChange>
      </w:pPr>
    </w:p>
    <w:p w14:paraId="68776F5D" w14:textId="3C264DCF" w:rsidR="00B16598" w:rsidRPr="00133133" w:rsidDel="00F80600" w:rsidRDefault="00F73B03">
      <w:pPr>
        <w:rPr>
          <w:del w:id="1105" w:author="Luuk van de Ven" w:date="2020-06-05T09:42:00Z"/>
          <w:lang w:val="en-GB"/>
        </w:rPr>
        <w:pPrChange w:id="1106" w:author="Luuk van de Ven" w:date="2020-06-05T09:43:00Z">
          <w:pPr>
            <w:ind w:firstLine="720"/>
          </w:pPr>
        </w:pPrChange>
      </w:pPr>
      <w:del w:id="1107" w:author="Luuk van de Ven" w:date="2020-06-05T09:42:00Z">
        <w:r w:rsidRPr="00133133" w:rsidDel="00F80600">
          <w:rPr>
            <w:lang w:val="en-GB"/>
          </w:rPr>
          <w:delText>A</w:delText>
        </w:r>
        <w:r w:rsidR="00B16598" w:rsidRPr="00133133" w:rsidDel="00F80600">
          <w:rPr>
            <w:lang w:val="en-GB"/>
          </w:rPr>
          <w:delText xml:space="preserve"> </w:delText>
        </w:r>
        <w:r w:rsidDel="00F80600">
          <w:rPr>
            <w:lang w:val="en-GB"/>
          </w:rPr>
          <w:delText>research strategy concerning a lab-experiment</w:delText>
        </w:r>
        <w:r w:rsidR="00B16598" w:rsidRPr="00133133" w:rsidDel="00F80600">
          <w:rPr>
            <w:lang w:val="en-GB"/>
          </w:rPr>
          <w:delText>, which has a higher internal validity, was not feasible for this research. For an experiment, the researchers need to recruit participants, isolate them in cubicles to manipulate conditions and let them participate in a survey while keeping all other variables constant. Finally</w:delText>
        </w:r>
      </w:del>
      <w:ins w:id="1108" w:author="Guus van den Akker" w:date="2020-05-29T10:35:00Z">
        <w:del w:id="1109" w:author="Luuk van de Ven" w:date="2020-06-05T09:42:00Z">
          <w:r w:rsidR="00FF689A" w:rsidDel="00F80600">
            <w:rPr>
              <w:lang w:val="en-GB"/>
            </w:rPr>
            <w:delText>Moreover</w:delText>
          </w:r>
        </w:del>
      </w:ins>
      <w:del w:id="1110" w:author="Luuk van de Ven" w:date="2020-06-05T09:42:00Z">
        <w:r w:rsidR="00B16598" w:rsidRPr="00133133" w:rsidDel="00F80600">
          <w:rPr>
            <w:lang w:val="en-GB"/>
          </w:rPr>
          <w:delText>, the researcher might also need to pay the participants or provide them with another incentive.</w:delText>
        </w:r>
        <w:r w:rsidR="0047171B" w:rsidRPr="0047171B" w:rsidDel="00F80600">
          <w:rPr>
            <w:lang w:val="en-GB"/>
          </w:rPr>
          <w:delText xml:space="preserve"> </w:delText>
        </w:r>
        <w:r w:rsidR="0047171B" w:rsidRPr="00133133" w:rsidDel="00F80600">
          <w:rPr>
            <w:lang w:val="en-GB"/>
          </w:rPr>
          <w:delText xml:space="preserve">It was impossible to follow all the steps necessary to adequately conduct a </w:delText>
        </w:r>
        <w:r w:rsidR="0047171B" w:rsidDel="00F80600">
          <w:rPr>
            <w:lang w:val="en-GB"/>
          </w:rPr>
          <w:delText>lab-</w:delText>
        </w:r>
        <w:r w:rsidR="0047171B" w:rsidRPr="00133133" w:rsidDel="00F80600">
          <w:rPr>
            <w:lang w:val="en-GB"/>
          </w:rPr>
          <w:delText>experiment within the given time frame and available resources.</w:delText>
        </w:r>
      </w:del>
    </w:p>
    <w:p w14:paraId="48F840D0" w14:textId="7C0B45A3" w:rsidR="00B16598" w:rsidRPr="00133133" w:rsidDel="00F80600" w:rsidRDefault="00B16598" w:rsidP="00954E67">
      <w:pPr>
        <w:rPr>
          <w:del w:id="1111" w:author="Luuk van de Ven" w:date="2020-06-05T09:42:00Z"/>
          <w:lang w:val="en-GB"/>
        </w:rPr>
      </w:pPr>
    </w:p>
    <w:p w14:paraId="76DB5954" w14:textId="7C0B45A3" w:rsidR="00B16598" w:rsidRPr="00133133" w:rsidDel="00F80600" w:rsidRDefault="00B16598" w:rsidP="00AB1B4A">
      <w:pPr>
        <w:pStyle w:val="Heading2"/>
        <w:rPr>
          <w:del w:id="1112" w:author="Luuk van de Ven" w:date="2020-06-05T09:42:00Z"/>
          <w:lang w:val="en-GB"/>
        </w:rPr>
      </w:pPr>
      <w:del w:id="1113" w:author="Luuk van de Ven" w:date="2020-06-05T09:42:00Z">
        <w:r w:rsidRPr="00133133" w:rsidDel="00F80600">
          <w:rPr>
            <w:lang w:val="en-GB"/>
          </w:rPr>
          <w:delText>5.2 Population</w:delText>
        </w:r>
      </w:del>
    </w:p>
    <w:p w14:paraId="6A3E1CA9" w14:textId="7C0B45A3" w:rsidR="00B16598" w:rsidRPr="00133133" w:rsidDel="00F80600" w:rsidRDefault="00B16598">
      <w:pPr>
        <w:rPr>
          <w:del w:id="1114" w:author="Luuk van de Ven" w:date="2020-06-05T09:42:00Z"/>
          <w:lang w:val="en-GB"/>
        </w:rPr>
        <w:pPrChange w:id="1115" w:author="Luuk van de Ven" w:date="2020-06-05T09:43:00Z">
          <w:pPr>
            <w:ind w:firstLine="720"/>
          </w:pPr>
        </w:pPrChange>
      </w:pPr>
      <w:del w:id="1116" w:author="Luuk van de Ven" w:date="2020-06-05T09:42:00Z">
        <w:r w:rsidRPr="00133133" w:rsidDel="00F80600">
          <w:rPr>
            <w:lang w:val="en-GB"/>
          </w:rPr>
          <w:delText>Due to time and resource constraints, it was not possible to</w:delText>
        </w:r>
        <w:r w:rsidR="0099183F" w:rsidDel="00F80600">
          <w:rPr>
            <w:lang w:val="en-GB"/>
          </w:rPr>
          <w:delText xml:space="preserve"> do</w:delText>
        </w:r>
        <w:r w:rsidRPr="00133133" w:rsidDel="00F80600">
          <w:rPr>
            <w:lang w:val="en-GB"/>
          </w:rPr>
          <w:delText xml:space="preserve"> research</w:delText>
        </w:r>
        <w:r w:rsidR="0099183F" w:rsidDel="00F80600">
          <w:rPr>
            <w:lang w:val="en-GB"/>
          </w:rPr>
          <w:delText xml:space="preserve"> on</w:delText>
        </w:r>
        <w:r w:rsidRPr="00133133" w:rsidDel="00F80600">
          <w:rPr>
            <w:lang w:val="en-GB"/>
          </w:rPr>
          <w:delText xml:space="preserve"> a real brand community. Instead, we took internet users exposed to online communities</w:delText>
        </w:r>
        <w:r w:rsidR="00545CA2" w:rsidDel="00F80600">
          <w:rPr>
            <w:lang w:val="en-GB"/>
          </w:rPr>
          <w:delText xml:space="preserve"> as a population.</w:delText>
        </w:r>
        <w:r w:rsidRPr="00133133" w:rsidDel="00F80600">
          <w:rPr>
            <w:lang w:val="en-GB"/>
          </w:rPr>
          <w:delText xml:space="preserve"> </w:delText>
        </w:r>
        <w:r w:rsidR="00545CA2" w:rsidDel="00F80600">
          <w:rPr>
            <w:lang w:val="en-GB"/>
          </w:rPr>
          <w:delText>To be more specific, the population consisted of</w:delText>
        </w:r>
        <w:r w:rsidRPr="00133133" w:rsidDel="00F80600">
          <w:rPr>
            <w:lang w:val="en-GB"/>
          </w:rPr>
          <w:delText xml:space="preserve"> the users of the 'SampleSize: Where your opinions actually matter!' Reddit community and of the Amazon Mechanical Turk community. These people are not necessarily a member of a brand community and are therefore not directly part of the theoretical domain. However, as a scenario has been described (see measurement protocol</w:delText>
        </w:r>
        <w:r w:rsidR="00882CCF" w:rsidDel="00F80600">
          <w:rPr>
            <w:lang w:val="en-GB"/>
          </w:rPr>
          <w:delText xml:space="preserve"> in section 5.3</w:delText>
        </w:r>
        <w:r w:rsidRPr="00133133" w:rsidDel="00F80600">
          <w:rPr>
            <w:lang w:val="en-GB"/>
          </w:rPr>
          <w:delText>), the respondents were subject to one of the created brand communities</w:delText>
        </w:r>
        <w:r w:rsidR="00E9145C" w:rsidDel="00F80600">
          <w:rPr>
            <w:lang w:val="en-GB"/>
          </w:rPr>
          <w:delText>.</w:delText>
        </w:r>
        <w:r w:rsidRPr="00133133" w:rsidDel="00F80600">
          <w:rPr>
            <w:lang w:val="en-GB"/>
          </w:rPr>
          <w:delText xml:space="preserve"> </w:delText>
        </w:r>
        <w:r w:rsidR="00E9145C" w:rsidDel="00F80600">
          <w:rPr>
            <w:lang w:val="en-GB"/>
          </w:rPr>
          <w:delText>As</w:delText>
        </w:r>
        <w:r w:rsidRPr="00133133" w:rsidDel="00F80600">
          <w:rPr>
            <w:lang w:val="en-GB"/>
          </w:rPr>
          <w:delText xml:space="preserve"> a result, </w:delText>
        </w:r>
        <w:r w:rsidR="00E9145C" w:rsidDel="00F80600">
          <w:rPr>
            <w:lang w:val="en-GB"/>
          </w:rPr>
          <w:delText xml:space="preserve">they </w:delText>
        </w:r>
        <w:r w:rsidRPr="00133133" w:rsidDel="00F80600">
          <w:rPr>
            <w:lang w:val="en-GB"/>
          </w:rPr>
          <w:delText>were part of the theoretical domain</w:delText>
        </w:r>
        <w:r w:rsidR="00651833" w:rsidDel="00F80600">
          <w:rPr>
            <w:lang w:val="en-GB"/>
          </w:rPr>
          <w:delText xml:space="preserve"> within the context of the experiment</w:delText>
        </w:r>
        <w:r w:rsidRPr="00133133" w:rsidDel="00F80600">
          <w:rPr>
            <w:lang w:val="en-GB"/>
          </w:rPr>
          <w:delText>.</w:delText>
        </w:r>
      </w:del>
    </w:p>
    <w:p w14:paraId="6BDE648C" w14:textId="12199B10" w:rsidR="00B16598" w:rsidRPr="00F713BD" w:rsidDel="00F80600" w:rsidRDefault="00B16598">
      <w:pPr>
        <w:rPr>
          <w:del w:id="1117" w:author="Luuk van de Ven" w:date="2020-06-05T09:42:00Z"/>
          <w:lang w:val="en-GB"/>
          <w:rPrChange w:id="1118" w:author="Luuk van de Ven" w:date="2020-06-05T09:44:00Z">
            <w:rPr>
              <w:del w:id="1119" w:author="Luuk van de Ven" w:date="2020-06-05T09:42:00Z"/>
              <w:b/>
              <w:lang w:val="en-GB"/>
            </w:rPr>
          </w:rPrChange>
        </w:rPr>
        <w:pPrChange w:id="1120" w:author="Luuk van de Ven" w:date="2020-06-05T09:43:00Z">
          <w:pPr>
            <w:ind w:firstLine="720"/>
          </w:pPr>
        </w:pPrChange>
      </w:pPr>
      <w:del w:id="1121" w:author="Luuk van de Ven" w:date="2020-06-05T09:42:00Z">
        <w:r w:rsidRPr="00133133" w:rsidDel="00F80600">
          <w:rPr>
            <w:lang w:val="en-GB"/>
          </w:rPr>
          <w:delText xml:space="preserve">Of course, we could not survey all </w:delText>
        </w:r>
        <w:r w:rsidR="00DE58A0" w:rsidDel="00F80600">
          <w:rPr>
            <w:lang w:val="en-GB"/>
          </w:rPr>
          <w:delText xml:space="preserve">users of the communities named </w:delText>
        </w:r>
      </w:del>
      <w:ins w:id="1122" w:author="Guus van den Akker" w:date="2020-05-29T10:38:00Z">
        <w:del w:id="1123" w:author="Luuk van de Ven" w:date="2020-06-05T09:42:00Z">
          <w:r w:rsidR="00C95E4E" w:rsidDel="00F80600">
            <w:rPr>
              <w:lang w:val="en-GB"/>
            </w:rPr>
            <w:delText xml:space="preserve">mentioned </w:delText>
          </w:r>
        </w:del>
      </w:ins>
      <w:del w:id="1124" w:author="Luuk van de Ven" w:date="2020-06-05T09:42:00Z">
        <w:r w:rsidR="00DE58A0" w:rsidDel="00F80600">
          <w:rPr>
            <w:lang w:val="en-GB"/>
          </w:rPr>
          <w:delText>above.</w:delText>
        </w:r>
        <w:r w:rsidRPr="00133133" w:rsidDel="00F80600">
          <w:rPr>
            <w:lang w:val="en-GB"/>
          </w:rPr>
          <w:delText xml:space="preserve"> Therefore, we took a sample instead. </w:delText>
        </w:r>
        <w:r w:rsidR="00B83CCB" w:rsidDel="00F80600">
          <w:rPr>
            <w:lang w:val="en-GB"/>
          </w:rPr>
          <w:delText>By means of convenience sampling, specific members</w:delText>
        </w:r>
        <w:r w:rsidRPr="00133133" w:rsidDel="00F80600">
          <w:rPr>
            <w:lang w:val="en-GB"/>
          </w:rPr>
          <w:delText xml:space="preserve"> of the Reddit Sample Size and Amazon Mechanical Turk community </w:delText>
        </w:r>
        <w:r w:rsidR="00B83CCB" w:rsidDel="00F80600">
          <w:rPr>
            <w:lang w:val="en-GB"/>
          </w:rPr>
          <w:delText>have taken part in our research</w:delText>
        </w:r>
        <w:r w:rsidRPr="00133133" w:rsidDel="00F80600">
          <w:rPr>
            <w:lang w:val="en-GB"/>
          </w:rPr>
          <w:delText xml:space="preserve">. As all members of the communities are part of the population, we </w:delText>
        </w:r>
        <w:r w:rsidR="005C41EC" w:rsidDel="00F80600">
          <w:rPr>
            <w:lang w:val="en-GB"/>
          </w:rPr>
          <w:delText>did not encounter any</w:delText>
        </w:r>
        <w:r w:rsidRPr="00133133" w:rsidDel="00F80600">
          <w:rPr>
            <w:lang w:val="en-GB"/>
          </w:rPr>
          <w:delText xml:space="preserve"> problems in gathering data from this population</w:delText>
        </w:r>
        <w:r w:rsidR="005C41EC" w:rsidDel="00F80600">
          <w:rPr>
            <w:lang w:val="en-GB"/>
          </w:rPr>
          <w:delText>.</w:delText>
        </w:r>
      </w:del>
    </w:p>
    <w:p w14:paraId="4DC430F1" w14:textId="77777777" w:rsidR="00B95E14" w:rsidRPr="00133133" w:rsidDel="00F80600" w:rsidRDefault="00B95E14" w:rsidP="00954E67">
      <w:pPr>
        <w:rPr>
          <w:del w:id="1125" w:author="Luuk van de Ven" w:date="2020-06-05T09:42:00Z"/>
          <w:lang w:val="en-GB"/>
        </w:rPr>
      </w:pPr>
    </w:p>
    <w:p w14:paraId="7A965E8C" w14:textId="77777777" w:rsidR="002B0BD2" w:rsidRPr="00133133" w:rsidDel="00F80600" w:rsidRDefault="009D2E48" w:rsidP="00954E67">
      <w:pPr>
        <w:pStyle w:val="Heading2"/>
        <w:rPr>
          <w:del w:id="1126" w:author="Luuk van de Ven" w:date="2020-06-05T09:42:00Z"/>
          <w:lang w:val="en-GB"/>
        </w:rPr>
      </w:pPr>
      <w:del w:id="1127" w:author="Luuk van de Ven" w:date="2020-06-05T09:42:00Z">
        <w:r w:rsidRPr="00133133" w:rsidDel="00F80600">
          <w:rPr>
            <w:lang w:val="en-GB"/>
          </w:rPr>
          <w:delText xml:space="preserve">5.3 </w:delText>
        </w:r>
        <w:r w:rsidR="005907C6" w:rsidRPr="00133133" w:rsidDel="00F80600">
          <w:rPr>
            <w:lang w:val="en-GB"/>
          </w:rPr>
          <w:delText>Measurement protocol</w:delText>
        </w:r>
      </w:del>
    </w:p>
    <w:p w14:paraId="6367BF4A" w14:textId="1F7153AD" w:rsidR="00B16598" w:rsidRPr="00133133" w:rsidDel="00F80600" w:rsidRDefault="00B16598">
      <w:pPr>
        <w:rPr>
          <w:del w:id="1128" w:author="Luuk van de Ven" w:date="2020-06-05T09:42:00Z"/>
          <w:lang w:val="en-GB"/>
        </w:rPr>
        <w:pPrChange w:id="1129" w:author="Luuk van de Ven" w:date="2020-06-05T09:43:00Z">
          <w:pPr>
            <w:ind w:firstLine="720"/>
          </w:pPr>
        </w:pPrChange>
      </w:pPr>
      <w:del w:id="1130" w:author="Luuk van de Ven" w:date="2020-06-05T09:42:00Z">
        <w:r w:rsidRPr="00133133" w:rsidDel="00F80600">
          <w:rPr>
            <w:lang w:val="en-GB"/>
          </w:rPr>
          <w:delText xml:space="preserve">In this section, we give precise definitions of the variables used in the hypothesis. </w:delText>
        </w:r>
        <w:r w:rsidR="000E79DD" w:rsidDel="00F80600">
          <w:rPr>
            <w:lang w:val="en-GB"/>
          </w:rPr>
          <w:delText xml:space="preserve">Firstly, </w:delText>
        </w:r>
        <w:r w:rsidRPr="00133133" w:rsidDel="00F80600">
          <w:rPr>
            <w:lang w:val="en-GB"/>
          </w:rPr>
          <w:delText>the independent variable</w:delText>
        </w:r>
        <w:r w:rsidR="000E79DD" w:rsidDel="00F80600">
          <w:rPr>
            <w:lang w:val="en-GB"/>
          </w:rPr>
          <w:delText xml:space="preserve"> is defined as</w:delText>
        </w:r>
        <w:r w:rsidRPr="00133133" w:rsidDel="00F80600">
          <w:rPr>
            <w:lang w:val="en-GB"/>
          </w:rPr>
          <w:delText xml:space="preserve"> </w:delText>
        </w:r>
        <w:r w:rsidR="00434CDF" w:rsidRPr="00F262DB" w:rsidDel="00F80600">
          <w:rPr>
            <w:lang w:val="en-GB"/>
          </w:rPr>
          <w:delText>individual member p</w:delText>
        </w:r>
        <w:r w:rsidRPr="00F262DB" w:rsidDel="00F80600">
          <w:rPr>
            <w:lang w:val="en-GB"/>
          </w:rPr>
          <w:delText xml:space="preserve">articipation in offline </w:delText>
        </w:r>
        <w:r w:rsidR="00434CDF" w:rsidRPr="00F262DB" w:rsidDel="00F80600">
          <w:rPr>
            <w:lang w:val="en-GB"/>
          </w:rPr>
          <w:delText>gatherings</w:delText>
        </w:r>
        <w:r w:rsidRPr="00133133" w:rsidDel="00F80600">
          <w:rPr>
            <w:lang w:val="en-GB"/>
          </w:rPr>
          <w:delText xml:space="preserve">. Sessions (2010) described such events as 'local, face-to-face gatherings of online community members.' Later in the article, she describes people meeting offline as people who 'meet in person'. McCully et al. (2011) used similar terminology when describing offline meetings as 'face-to-face meetings.' From these definitions, we take the definition of participation to an offline event in this study as </w:delText>
        </w:r>
        <w:r w:rsidRPr="00961391" w:rsidDel="00F80600">
          <w:rPr>
            <w:lang w:val="en-GB"/>
          </w:rPr>
          <w:delText>meeting face-to-face</w:delText>
        </w:r>
        <w:r w:rsidRPr="00133133" w:rsidDel="00F80600">
          <w:rPr>
            <w:lang w:val="en-GB"/>
          </w:rPr>
          <w:delText xml:space="preserve">. </w:delText>
        </w:r>
        <w:r w:rsidR="008B2350" w:rsidDel="00F80600">
          <w:rPr>
            <w:lang w:val="en-GB"/>
          </w:rPr>
          <w:delText xml:space="preserve">In the survey, this is done by describing the </w:delText>
        </w:r>
      </w:del>
      <w:ins w:id="1131" w:author="Guus van den Akker" w:date="2020-05-29T10:40:00Z">
        <w:del w:id="1132" w:author="Luuk van de Ven" w:date="2020-06-05T09:42:00Z">
          <w:r w:rsidR="004037A3" w:rsidDel="00F80600">
            <w:rPr>
              <w:lang w:val="en-GB"/>
            </w:rPr>
            <w:delText xml:space="preserve">a </w:delText>
          </w:r>
        </w:del>
      </w:ins>
      <w:del w:id="1133" w:author="Luuk van de Ven" w:date="2020-06-05T09:42:00Z">
        <w:r w:rsidR="008B2350" w:rsidDel="00F80600">
          <w:rPr>
            <w:lang w:val="en-GB"/>
          </w:rPr>
          <w:delText xml:space="preserve">situation that </w:delText>
        </w:r>
      </w:del>
      <w:ins w:id="1134" w:author="Guus van den Akker" w:date="2020-05-29T10:40:00Z">
        <w:del w:id="1135" w:author="Luuk van de Ven" w:date="2020-06-05T09:42:00Z">
          <w:r w:rsidR="004037A3" w:rsidDel="00F80600">
            <w:rPr>
              <w:lang w:val="en-GB"/>
            </w:rPr>
            <w:delText xml:space="preserve">where </w:delText>
          </w:r>
        </w:del>
      </w:ins>
      <w:del w:id="1136" w:author="Luuk van de Ven" w:date="2020-06-05T09:42:00Z">
        <w:r w:rsidR="00303B06" w:rsidDel="00F80600">
          <w:rPr>
            <w:lang w:val="en-GB"/>
          </w:rPr>
          <w:delText xml:space="preserve">people attend an offline car-gathering organised by the brand from which they </w:delText>
        </w:r>
      </w:del>
      <w:ins w:id="1137" w:author="Guus van den Akker" w:date="2020-05-29T10:41:00Z">
        <w:del w:id="1138" w:author="Luuk van de Ven" w:date="2020-06-05T09:42:00Z">
          <w:r w:rsidR="00703777" w:rsidDel="00F80600">
            <w:rPr>
              <w:lang w:val="en-GB"/>
            </w:rPr>
            <w:delText xml:space="preserve">have </w:delText>
          </w:r>
        </w:del>
      </w:ins>
      <w:del w:id="1139" w:author="Luuk van de Ven" w:date="2020-06-05T09:42:00Z">
        <w:r w:rsidR="00303B06" w:rsidDel="00F80600">
          <w:rPr>
            <w:lang w:val="en-GB"/>
          </w:rPr>
          <w:delText>bought a car</w:delText>
        </w:r>
      </w:del>
      <w:ins w:id="1140" w:author="Guus van den Akker" w:date="2020-05-29T10:41:00Z">
        <w:del w:id="1141" w:author="Luuk van de Ven" w:date="2020-06-05T09:42:00Z">
          <w:r w:rsidR="005B4FEE" w:rsidDel="00F80600">
            <w:rPr>
              <w:lang w:val="en-GB"/>
            </w:rPr>
            <w:delText>. At this event</w:delText>
          </w:r>
        </w:del>
      </w:ins>
      <w:del w:id="1142" w:author="Luuk van de Ven" w:date="2020-06-05T09:42:00Z">
        <w:r w:rsidR="003805A3" w:rsidDel="00F80600">
          <w:rPr>
            <w:lang w:val="en-GB"/>
          </w:rPr>
          <w:delText xml:space="preserve"> on which they</w:delText>
        </w:r>
      </w:del>
      <w:ins w:id="1143" w:author="Guus van den Akker" w:date="2020-05-29T10:41:00Z">
        <w:del w:id="1144" w:author="Luuk van de Ven" w:date="2020-06-05T09:42:00Z">
          <w:r w:rsidR="003805A3" w:rsidDel="00F80600">
            <w:rPr>
              <w:lang w:val="en-GB"/>
            </w:rPr>
            <w:delText xml:space="preserve"> </w:delText>
          </w:r>
          <w:r w:rsidR="005B4FEE" w:rsidDel="00F80600">
            <w:rPr>
              <w:lang w:val="en-GB"/>
            </w:rPr>
            <w:delText>can</w:delText>
          </w:r>
        </w:del>
      </w:ins>
      <w:del w:id="1145" w:author="Luuk van de Ven" w:date="2020-06-05T09:42:00Z">
        <w:r w:rsidR="003805A3" w:rsidDel="00F80600">
          <w:rPr>
            <w:lang w:val="en-GB"/>
          </w:rPr>
          <w:delText xml:space="preserve"> meet and interact with other car-owners</w:delText>
        </w:r>
      </w:del>
      <w:ins w:id="1146" w:author="Guus van den Akker" w:date="2020-05-29T10:42:00Z">
        <w:del w:id="1147" w:author="Luuk van de Ven" w:date="2020-06-05T09:42:00Z">
          <w:r w:rsidR="00C53333" w:rsidDel="00F80600">
            <w:rPr>
              <w:lang w:val="en-GB"/>
            </w:rPr>
            <w:delText xml:space="preserve"> driving the same brand</w:delText>
          </w:r>
        </w:del>
      </w:ins>
      <w:del w:id="1148" w:author="Luuk van de Ven" w:date="2020-06-05T09:42:00Z">
        <w:r w:rsidR="00303B06" w:rsidDel="00F80600">
          <w:rPr>
            <w:lang w:val="en-GB"/>
          </w:rPr>
          <w:delText xml:space="preserve">. </w:delText>
        </w:r>
      </w:del>
    </w:p>
    <w:p w14:paraId="29178DAB" w14:textId="5B4852DB" w:rsidR="00B16598" w:rsidRPr="00133133" w:rsidDel="00F80600" w:rsidRDefault="00B16598">
      <w:pPr>
        <w:rPr>
          <w:del w:id="1149" w:author="Luuk van de Ven" w:date="2020-06-05T09:42:00Z"/>
          <w:lang w:val="en-GB"/>
        </w:rPr>
        <w:pPrChange w:id="1150" w:author="Luuk van de Ven" w:date="2020-06-05T09:43:00Z">
          <w:pPr>
            <w:ind w:firstLine="720"/>
          </w:pPr>
        </w:pPrChange>
      </w:pPr>
      <w:del w:id="1151" w:author="Luuk van de Ven" w:date="2020-06-05T09:42:00Z">
        <w:r w:rsidRPr="00133133" w:rsidDel="00F80600">
          <w:rPr>
            <w:lang w:val="en-GB"/>
          </w:rPr>
          <w:delText xml:space="preserve">The moderating variable in the studied hypothesis consists of two concepts: </w:delText>
        </w:r>
        <w:r w:rsidRPr="00F262DB" w:rsidDel="00F80600">
          <w:rPr>
            <w:lang w:val="en-GB"/>
          </w:rPr>
          <w:delText>hedonic and utilitarian goods</w:delText>
        </w:r>
        <w:r w:rsidRPr="00F713BD" w:rsidDel="00F80600">
          <w:rPr>
            <w:lang w:val="en-GB"/>
            <w:rPrChange w:id="1152" w:author="Luuk van de Ven" w:date="2020-06-05T09:44:00Z">
              <w:rPr>
                <w:bCs/>
                <w:i/>
                <w:iCs/>
                <w:lang w:val="en-GB"/>
              </w:rPr>
            </w:rPrChange>
          </w:rPr>
          <w:delText>.</w:delText>
        </w:r>
        <w:r w:rsidRPr="00133133" w:rsidDel="00F80600">
          <w:rPr>
            <w:lang w:val="en-GB"/>
          </w:rPr>
          <w:delText xml:space="preserve"> Dhar and Wertenbroch (2000) describe the former as goods that 'provide more experiential consumption, fun, pleasure and excitement (designer clothes, sports cars, luxury watches, etcetera)'. On the other hand, utilitarian goods are described by them as being 'primarily instrumental and functional (microwaves, minivans, personal computers, etcetera)'. Okada (2005) buil</w:delText>
        </w:r>
      </w:del>
      <w:ins w:id="1153" w:author="Ditte Selders" w:date="2020-05-29T15:08:00Z">
        <w:del w:id="1154" w:author="Luuk van de Ven" w:date="2020-06-05T09:42:00Z">
          <w:r w:rsidR="00F4708C" w:rsidDel="00F80600">
            <w:rPr>
              <w:lang w:val="en-GB"/>
            </w:rPr>
            <w:delText>d</w:delText>
          </w:r>
        </w:del>
      </w:ins>
      <w:del w:id="1155" w:author="Luuk van de Ven" w:date="2020-06-05T09:42:00Z">
        <w:r w:rsidRPr="00133133" w:rsidDel="00F80600">
          <w:rPr>
            <w:lang w:val="en-GB"/>
          </w:rPr>
          <w:delText>t</w:delText>
        </w:r>
      </w:del>
      <w:ins w:id="1156" w:author="Guus van den Akker" w:date="2020-05-29T11:02:00Z">
        <w:del w:id="1157" w:author="Luuk van de Ven" w:date="2020-06-05T09:42:00Z">
          <w:r w:rsidR="00A95E33" w:rsidDel="00F80600">
            <w:rPr>
              <w:lang w:val="en-GB"/>
            </w:rPr>
            <w:delText>s</w:delText>
          </w:r>
        </w:del>
      </w:ins>
      <w:del w:id="1158" w:author="Luuk van de Ven" w:date="2020-06-05T09:42:00Z">
        <w:r w:rsidRPr="00133133" w:rsidDel="00F80600">
          <w:rPr>
            <w:lang w:val="en-GB"/>
          </w:rPr>
          <w:delText xml:space="preserve"> on further on these descriptions by stating that hedonism and utilitarianism are not necessarily two ends of a one-dimensional scale. Different products can be high or low in both hedonic and utilitarian attributes. Okada</w:delText>
        </w:r>
        <w:r w:rsidR="00524EB0" w:rsidDel="00F80600">
          <w:rPr>
            <w:lang w:val="en-GB"/>
          </w:rPr>
          <w:delText xml:space="preserve"> (2005)</w:delText>
        </w:r>
        <w:r w:rsidRPr="00133133" w:rsidDel="00F80600">
          <w:rPr>
            <w:lang w:val="en-GB"/>
          </w:rPr>
          <w:delText xml:space="preserve"> characterizes hedonic (utilitarian) alternatives as being primarily or relatively more hedonic (utilitarian). </w:delText>
        </w:r>
        <w:r w:rsidRPr="009955DC" w:rsidDel="00F80600">
          <w:rPr>
            <w:lang w:val="en-GB"/>
          </w:rPr>
          <w:delText xml:space="preserve">For this paper, we decided to take on similar definitions. Hedonic goods are supposed to be goods primarily providing experiential consumption and pleasure, whereas utilitarian goods are goods primarily providing instrumental and functional value. </w:delText>
        </w:r>
      </w:del>
    </w:p>
    <w:p w14:paraId="34C3C07A" w14:textId="1FB3DAEE" w:rsidR="003E18C4" w:rsidDel="00F80600" w:rsidRDefault="00B16598">
      <w:pPr>
        <w:rPr>
          <w:del w:id="1159" w:author="Luuk van de Ven" w:date="2020-06-05T09:42:00Z"/>
          <w:lang w:val="en-GB"/>
        </w:rPr>
        <w:pPrChange w:id="1160" w:author="Luuk van de Ven" w:date="2020-06-05T09:43:00Z">
          <w:pPr>
            <w:ind w:firstLine="720"/>
          </w:pPr>
        </w:pPrChange>
      </w:pPr>
      <w:del w:id="1161" w:author="Luuk van de Ven" w:date="2020-06-05T09:42:00Z">
        <w:r w:rsidRPr="00133133" w:rsidDel="00F80600">
          <w:rPr>
            <w:lang w:val="en-GB"/>
          </w:rPr>
          <w:delText xml:space="preserve">Finally, we defined the dependent variable as </w:delText>
        </w:r>
        <w:r w:rsidR="00434CDF" w:rsidRPr="00F262DB" w:rsidDel="00F80600">
          <w:rPr>
            <w:lang w:val="en-GB"/>
          </w:rPr>
          <w:delText xml:space="preserve">individual member participation in online brand </w:delText>
        </w:r>
        <w:r w:rsidR="007B7640" w:rsidRPr="00F262DB" w:rsidDel="00F80600">
          <w:rPr>
            <w:lang w:val="en-GB"/>
          </w:rPr>
          <w:delText>communities</w:delText>
        </w:r>
        <w:r w:rsidRPr="00EE2E11" w:rsidDel="00F80600">
          <w:rPr>
            <w:lang w:val="en-GB"/>
          </w:rPr>
          <w:delText xml:space="preserve">. </w:delText>
        </w:r>
        <w:r w:rsidRPr="00133133" w:rsidDel="00F80600">
          <w:rPr>
            <w:lang w:val="en-GB"/>
          </w:rPr>
          <w:delText>Out of</w:delText>
        </w:r>
      </w:del>
      <w:ins w:id="1162" w:author="Guus van den Akker" w:date="2020-05-29T11:05:00Z">
        <w:del w:id="1163" w:author="Luuk van de Ven" w:date="2020-06-05T09:42:00Z">
          <w:r w:rsidR="00B23B68" w:rsidDel="00F80600">
            <w:rPr>
              <w:lang w:val="en-GB"/>
            </w:rPr>
            <w:delText>From</w:delText>
          </w:r>
        </w:del>
      </w:ins>
      <w:del w:id="1164" w:author="Luuk van de Ven" w:date="2020-06-05T09:42:00Z">
        <w:r w:rsidRPr="00133133" w:rsidDel="00F80600">
          <w:rPr>
            <w:lang w:val="en-GB"/>
          </w:rPr>
          <w:delText xml:space="preserve"> all concepts discussed before, this is the most widely discussed concept in the scientific </w:delText>
        </w:r>
      </w:del>
      <w:ins w:id="1165" w:author="Guus van den Akker" w:date="2020-05-29T11:05:00Z">
        <w:del w:id="1166" w:author="Luuk van de Ven" w:date="2020-06-05T09:42:00Z">
          <w:r w:rsidR="00BB5B18" w:rsidDel="00F80600">
            <w:rPr>
              <w:lang w:val="en-GB"/>
            </w:rPr>
            <w:delText>academic</w:delText>
          </w:r>
          <w:r w:rsidR="00BB5B18" w:rsidRPr="00133133" w:rsidDel="00F80600">
            <w:rPr>
              <w:lang w:val="en-GB"/>
            </w:rPr>
            <w:delText xml:space="preserve"> </w:delText>
          </w:r>
        </w:del>
      </w:ins>
      <w:del w:id="1167" w:author="Luuk van de Ven" w:date="2020-06-05T09:42:00Z">
        <w:r w:rsidRPr="00133133" w:rsidDel="00F80600">
          <w:rPr>
            <w:lang w:val="en-GB"/>
          </w:rPr>
          <w:delText>literature. McCully et al. (2011) define online participation as 'contribution of content to the online community'. Pöyry et al. (2013) adopt a similar view when stating that online participation is 'producing content for the community (interactive, contributi</w:delText>
        </w:r>
        <w:r w:rsidDel="00F80600">
          <w:rPr>
            <w:lang w:val="en-GB"/>
          </w:rPr>
          <w:delText>ng</w:delText>
        </w:r>
        <w:r w:rsidRPr="00133133" w:rsidDel="00F80600">
          <w:rPr>
            <w:lang w:val="en-GB"/>
          </w:rPr>
          <w:delText xml:space="preserve"> usage behaviour)'. Ardichvili et al. (2003) take a broader view on participation and describe participation as both the willingness to share knowledge and the willingness to use a platform as a source of knowledge as active participation. The same distinction is made by Koh et al. (2004), who distinguish active participation (posting) and passive participation (viewing). For this research, it is not feasible to focus on both sides of the equation. </w:delText>
        </w:r>
        <w:r w:rsidRPr="002670FA" w:rsidDel="00F80600">
          <w:rPr>
            <w:lang w:val="en-GB"/>
          </w:rPr>
          <w:delText xml:space="preserve">Therefore, we will define </w:delText>
        </w:r>
        <w:r w:rsidR="00C009E7" w:rsidRPr="002670FA" w:rsidDel="00F80600">
          <w:rPr>
            <w:lang w:val="en-GB"/>
          </w:rPr>
          <w:delText xml:space="preserve">individual member participation in online brand communities </w:delText>
        </w:r>
        <w:r w:rsidRPr="002670FA" w:rsidDel="00F80600">
          <w:rPr>
            <w:lang w:val="en-GB"/>
          </w:rPr>
          <w:delText xml:space="preserve">in line with earlier research as a </w:delText>
        </w:r>
        <w:r w:rsidRPr="0086275C" w:rsidDel="00F80600">
          <w:rPr>
            <w:lang w:val="en-GB"/>
            <w:rPrChange w:id="1168" w:author="Ditte Selders" w:date="2020-05-30T17:07:00Z">
              <w:rPr>
                <w:i/>
                <w:lang w:val="en-GB"/>
              </w:rPr>
            </w:rPrChange>
          </w:rPr>
          <w:delText>contribution of content to the online community</w:delText>
        </w:r>
        <w:r w:rsidRPr="002670FA" w:rsidDel="00F80600">
          <w:rPr>
            <w:lang w:val="en-GB"/>
          </w:rPr>
          <w:delText xml:space="preserve">. </w:delText>
        </w:r>
        <w:r w:rsidR="00934652" w:rsidDel="00F80600">
          <w:rPr>
            <w:lang w:val="en-GB"/>
          </w:rPr>
          <w:delText xml:space="preserve">This construct is measured in the experiment, which is administered with the support of an online survey </w:delText>
        </w:r>
        <w:r w:rsidR="00934652" w:rsidRPr="00133133" w:rsidDel="00F80600">
          <w:rPr>
            <w:lang w:val="en-GB"/>
          </w:rPr>
          <w:delText>(see appendix 2)</w:delText>
        </w:r>
        <w:r w:rsidR="00934652" w:rsidDel="00F80600">
          <w:rPr>
            <w:lang w:val="en-GB"/>
          </w:rPr>
          <w:delText xml:space="preserve">. </w:delText>
        </w:r>
        <w:r w:rsidR="002670FA" w:rsidDel="00F80600">
          <w:rPr>
            <w:lang w:val="en-GB"/>
          </w:rPr>
          <w:delText>In the survey, this is done</w:delText>
        </w:r>
      </w:del>
      <w:ins w:id="1169" w:author="Guus van den Akker" w:date="2020-05-29T11:07:00Z">
        <w:del w:id="1170" w:author="Luuk van de Ven" w:date="2020-06-05T09:42:00Z">
          <w:r w:rsidR="000C1EEF" w:rsidDel="00F80600">
            <w:rPr>
              <w:lang w:val="en-GB"/>
            </w:rPr>
            <w:delText>the construct of participation is measured</w:delText>
          </w:r>
        </w:del>
      </w:ins>
      <w:del w:id="1171" w:author="Luuk van de Ven" w:date="2020-06-05T09:42:00Z">
        <w:r w:rsidR="002670FA" w:rsidDel="00F80600">
          <w:rPr>
            <w:lang w:val="en-GB"/>
          </w:rPr>
          <w:delText xml:space="preserve"> by </w:delText>
        </w:r>
        <w:r w:rsidR="006E1596" w:rsidDel="00F80600">
          <w:rPr>
            <w:lang w:val="en-GB"/>
          </w:rPr>
          <w:delText>asking participants to rank their attitude to certain</w:delText>
        </w:r>
        <w:r w:rsidR="002670FA" w:rsidDel="00F80600">
          <w:rPr>
            <w:lang w:val="en-GB"/>
          </w:rPr>
          <w:delText xml:space="preserve"> </w:delText>
        </w:r>
        <w:r w:rsidR="006E1596" w:rsidDel="00F80600">
          <w:rPr>
            <w:lang w:val="en-GB"/>
          </w:rPr>
          <w:delText>statements which are used</w:delText>
        </w:r>
        <w:r w:rsidR="00771943" w:rsidDel="00F80600">
          <w:rPr>
            <w:lang w:val="en-GB"/>
          </w:rPr>
          <w:delText xml:space="preserve"> in earlier research</w:delText>
        </w:r>
        <w:r w:rsidR="006E1596" w:rsidDel="00F80600">
          <w:rPr>
            <w:lang w:val="en-GB"/>
          </w:rPr>
          <w:delText xml:space="preserve"> </w:delText>
        </w:r>
        <w:r w:rsidR="00771943" w:rsidDel="00F80600">
          <w:rPr>
            <w:lang w:val="en-GB"/>
          </w:rPr>
          <w:delText xml:space="preserve">by Pöyry et al. (2013). </w:delText>
        </w:r>
      </w:del>
    </w:p>
    <w:p w14:paraId="71CD6096" w14:textId="4B3B3C32" w:rsidR="003E18C4" w:rsidRPr="00133133" w:rsidDel="00F80600" w:rsidRDefault="00BD111F">
      <w:pPr>
        <w:rPr>
          <w:del w:id="1172" w:author="Luuk van de Ven" w:date="2020-06-05T09:42:00Z"/>
          <w:lang w:val="en-GB"/>
        </w:rPr>
        <w:pPrChange w:id="1173" w:author="Luuk van de Ven" w:date="2020-06-05T09:43:00Z">
          <w:pPr>
            <w:ind w:firstLine="720"/>
          </w:pPr>
        </w:pPrChange>
      </w:pPr>
      <w:del w:id="1174" w:author="Luuk van de Ven" w:date="2020-06-05T09:42:00Z">
        <w:r w:rsidDel="00F80600">
          <w:rPr>
            <w:lang w:val="en-GB"/>
          </w:rPr>
          <w:delText xml:space="preserve">By using </w:delText>
        </w:r>
      </w:del>
      <w:ins w:id="1175" w:author="Guus van den Akker" w:date="2020-05-29T11:11:00Z">
        <w:del w:id="1176" w:author="Luuk van de Ven" w:date="2020-06-05T09:42:00Z">
          <w:r w:rsidR="0082242B" w:rsidDel="00F80600">
            <w:rPr>
              <w:lang w:val="en-GB"/>
            </w:rPr>
            <w:delText>Pöyry et al.'s (2013)</w:delText>
          </w:r>
        </w:del>
      </w:ins>
      <w:del w:id="1177" w:author="Luuk van de Ven" w:date="2020-06-05T09:42:00Z">
        <w:r w:rsidDel="00F80600">
          <w:rPr>
            <w:lang w:val="en-GB"/>
          </w:rPr>
          <w:delText>their</w:delText>
        </w:r>
        <w:r w:rsidR="007D2DF4" w:rsidDel="00F80600">
          <w:rPr>
            <w:lang w:val="en-GB"/>
          </w:rPr>
          <w:delText xml:space="preserve"> </w:delText>
        </w:r>
        <w:r w:rsidDel="00F80600">
          <w:rPr>
            <w:lang w:val="en-GB"/>
          </w:rPr>
          <w:delText>way of measuring the construct of participation</w:delText>
        </w:r>
        <w:r w:rsidR="007D2DF4" w:rsidDel="00F80600">
          <w:rPr>
            <w:lang w:val="en-GB"/>
          </w:rPr>
          <w:delText>, as well as</w:delText>
        </w:r>
      </w:del>
      <w:ins w:id="1178" w:author="Guus van den Akker" w:date="2020-05-29T11:11:00Z">
        <w:del w:id="1179" w:author="Luuk van de Ven" w:date="2020-06-05T09:42:00Z">
          <w:r w:rsidR="007D2DF4" w:rsidDel="00F80600">
            <w:rPr>
              <w:lang w:val="en-GB"/>
            </w:rPr>
            <w:delText xml:space="preserve"> </w:delText>
          </w:r>
          <w:r w:rsidR="00CB01BB" w:rsidDel="00F80600">
            <w:rPr>
              <w:lang w:val="en-GB"/>
            </w:rPr>
            <w:delText>using</w:delText>
          </w:r>
        </w:del>
      </w:ins>
      <w:del w:id="1180" w:author="Luuk van de Ven" w:date="2020-06-05T09:42:00Z">
        <w:r w:rsidR="007D2DF4" w:rsidDel="00F80600">
          <w:rPr>
            <w:lang w:val="en-GB"/>
          </w:rPr>
          <w:delText xml:space="preserve"> their definition of participation we made sure to measure the right concept.</w:delText>
        </w:r>
        <w:r w:rsidR="003E18C4" w:rsidDel="00F80600">
          <w:rPr>
            <w:lang w:val="en-GB"/>
          </w:rPr>
          <w:delText xml:space="preserve"> </w:delText>
        </w:r>
        <w:r w:rsidR="003E18C4" w:rsidRPr="00133133" w:rsidDel="00F80600">
          <w:rPr>
            <w:lang w:val="en-GB"/>
          </w:rPr>
          <w:delText>Still, it was necessary to evaluate the measurement model and adjust the items to fit the context. To evaluate the convergent validity of the items, we should calculate</w:delText>
        </w:r>
      </w:del>
      <w:ins w:id="1181" w:author="Guus van den Akker" w:date="2020-05-29T11:11:00Z">
        <w:del w:id="1182" w:author="Luuk van de Ven" w:date="2020-06-05T09:42:00Z">
          <w:r w:rsidR="007639A4" w:rsidDel="00F80600">
            <w:rPr>
              <w:lang w:val="en-GB"/>
            </w:rPr>
            <w:delText>evaluat</w:delText>
          </w:r>
        </w:del>
      </w:ins>
      <w:ins w:id="1183" w:author="Guus van den Akker" w:date="2020-05-29T11:12:00Z">
        <w:del w:id="1184" w:author="Luuk van de Ven" w:date="2020-06-05T09:42:00Z">
          <w:r w:rsidR="007639A4" w:rsidDel="00F80600">
            <w:rPr>
              <w:lang w:val="en-GB"/>
            </w:rPr>
            <w:delText>ed</w:delText>
          </w:r>
        </w:del>
      </w:ins>
      <w:del w:id="1185" w:author="Luuk van de Ven" w:date="2020-06-05T09:42:00Z">
        <w:r w:rsidR="003E18C4" w:rsidRPr="00133133" w:rsidDel="00F80600">
          <w:rPr>
            <w:lang w:val="en-GB"/>
          </w:rPr>
          <w:delText xml:space="preserve"> the Cronbach's Alpha (a value between 0 and 1)</w:delText>
        </w:r>
      </w:del>
      <w:ins w:id="1186" w:author="Guus van den Akker" w:date="2020-05-29T11:12:00Z">
        <w:del w:id="1187" w:author="Luuk van de Ven" w:date="2020-06-05T09:42:00Z">
          <w:r w:rsidR="00ED2DBA" w:rsidDel="00F80600">
            <w:rPr>
              <w:lang w:val="en-GB"/>
            </w:rPr>
            <w:delText xml:space="preserve"> computed by Pöyry et al. (2013)</w:delText>
          </w:r>
        </w:del>
      </w:ins>
      <w:del w:id="1188" w:author="Luuk van de Ven" w:date="2020-06-05T09:42:00Z">
        <w:r w:rsidR="003E18C4" w:rsidRPr="00133133" w:rsidDel="00F80600">
          <w:rPr>
            <w:lang w:val="en-GB"/>
          </w:rPr>
          <w:delText>. If the value is at least 0.7 for each item, it meets the minimum threshold. Once the value is lower than 0.7, we should discard the items should from the questionnaire (Bhattacharjee, 2019).</w:delText>
        </w:r>
      </w:del>
    </w:p>
    <w:p w14:paraId="3686F0B7" w14:textId="2384A4BA" w:rsidR="003E18C4" w:rsidRPr="00133133" w:rsidDel="00F80600" w:rsidRDefault="003E18C4">
      <w:pPr>
        <w:rPr>
          <w:del w:id="1189" w:author="Luuk van de Ven" w:date="2020-06-05T09:42:00Z"/>
          <w:lang w:val="en-GB"/>
        </w:rPr>
        <w:pPrChange w:id="1190" w:author="Luuk van de Ven" w:date="2020-06-05T09:43:00Z">
          <w:pPr>
            <w:ind w:firstLine="720"/>
          </w:pPr>
        </w:pPrChange>
      </w:pPr>
      <w:del w:id="1191" w:author="Luuk van de Ven" w:date="2020-06-05T09:42:00Z">
        <w:r w:rsidRPr="00133133" w:rsidDel="00F80600">
          <w:rPr>
            <w:lang w:val="en-GB"/>
          </w:rPr>
          <w:delText>Pöyry et al. (2013)</w:delText>
        </w:r>
        <w:r w:rsidR="006618CA" w:rsidDel="00F80600">
          <w:rPr>
            <w:lang w:val="en-GB"/>
          </w:rPr>
          <w:delText xml:space="preserve"> extensively discuss </w:delText>
        </w:r>
        <w:r w:rsidR="003F607C" w:rsidDel="00F80600">
          <w:rPr>
            <w:lang w:val="en-GB"/>
          </w:rPr>
          <w:delText xml:space="preserve">the validity of the constructs. </w:delText>
        </w:r>
        <w:r w:rsidRPr="00133133" w:rsidDel="00F80600">
          <w:rPr>
            <w:lang w:val="en-GB"/>
          </w:rPr>
          <w:delText xml:space="preserve">They used Amos 19 software to calculate the loadings, which were equal to 0.911, 0.956, 0.920 and 0.796, respectively. The researchers used a threshold of 0.6, so they concluded that the items were measuring the same construct, participation. Despite our more conservative threshold of 0.7, we still conclude that the items are valid since they meet the minimum threshold. Furthermore, the composite reliability (CR) and average variance extracted (AVE), which measure the internal consistency, are 0.868 and 0.647, respectively. They are also higher than the suggested thresholds for these measures of 0.7 and 0.5. These thresholds are widely accepted in academics. Lastly, Casaló (2010) already validated the construct. To conclude, based on the validation by Casaló (2010) and Pöyry et al. (2013) and a critical review on their evaluation of the conceptualization of participation, the suggested items are considered to be valid and </w:delText>
        </w:r>
      </w:del>
      <w:ins w:id="1192" w:author="Guus van den Akker" w:date="2020-05-29T11:13:00Z">
        <w:del w:id="1193" w:author="Luuk van de Ven" w:date="2020-06-05T09:42:00Z">
          <w:r w:rsidR="00E91F65" w:rsidDel="00F80600">
            <w:rPr>
              <w:lang w:val="en-GB"/>
            </w:rPr>
            <w:delText xml:space="preserve">can be </w:delText>
          </w:r>
        </w:del>
      </w:ins>
      <w:del w:id="1194" w:author="Luuk van de Ven" w:date="2020-06-05T09:42:00Z">
        <w:r w:rsidRPr="00133133" w:rsidDel="00F80600">
          <w:rPr>
            <w:lang w:val="en-GB"/>
          </w:rPr>
          <w:delText xml:space="preserve">included </w:delText>
        </w:r>
      </w:del>
      <w:ins w:id="1195" w:author="Guus van den Akker" w:date="2020-05-29T11:13:00Z">
        <w:del w:id="1196" w:author="Luuk van de Ven" w:date="2020-06-05T09:42:00Z">
          <w:r w:rsidR="00320D50" w:rsidDel="00F80600">
            <w:rPr>
              <w:lang w:val="en-GB"/>
            </w:rPr>
            <w:delText xml:space="preserve">in </w:delText>
          </w:r>
        </w:del>
      </w:ins>
      <w:del w:id="1197" w:author="Luuk van de Ven" w:date="2020-06-05T09:42:00Z">
        <w:r w:rsidRPr="00133133" w:rsidDel="00F80600">
          <w:rPr>
            <w:lang w:val="en-GB"/>
          </w:rPr>
          <w:delText>the questionnaire.</w:delText>
        </w:r>
      </w:del>
    </w:p>
    <w:p w14:paraId="09368115" w14:textId="7BC25E86" w:rsidR="00B16598" w:rsidDel="00F80600" w:rsidRDefault="003F607C">
      <w:pPr>
        <w:rPr>
          <w:del w:id="1198" w:author="Luuk van de Ven" w:date="2020-06-05T09:42:00Z"/>
          <w:lang w:val="en-GB"/>
        </w:rPr>
        <w:pPrChange w:id="1199" w:author="Luuk van de Ven" w:date="2020-06-05T09:43:00Z">
          <w:pPr>
            <w:ind w:firstLine="720"/>
          </w:pPr>
        </w:pPrChange>
      </w:pPr>
      <w:del w:id="1200" w:author="Luuk van de Ven" w:date="2020-06-05T09:42:00Z">
        <w:r w:rsidDel="00F80600">
          <w:rPr>
            <w:lang w:val="en-GB"/>
          </w:rPr>
          <w:delText>Our</w:delText>
        </w:r>
        <w:r w:rsidR="00B16598" w:rsidRPr="00133133" w:rsidDel="00F80600">
          <w:rPr>
            <w:lang w:val="en-GB"/>
          </w:rPr>
          <w:delText xml:space="preserve"> survey started with a description of a scenario in which the respondent buys a car. The case description is concise to prevent respondents from losing focus. At the same time, it elaborates </w:delText>
        </w:r>
      </w:del>
      <w:ins w:id="1201" w:author="Guus van den Akker" w:date="2020-05-29T11:14:00Z">
        <w:del w:id="1202" w:author="Luuk van de Ven" w:date="2020-06-05T09:42:00Z">
          <w:r w:rsidR="0093596B" w:rsidDel="00F80600">
            <w:rPr>
              <w:lang w:val="en-GB"/>
            </w:rPr>
            <w:delText>provides</w:delText>
          </w:r>
          <w:r w:rsidR="0093596B" w:rsidRPr="00133133" w:rsidDel="00F80600">
            <w:rPr>
              <w:lang w:val="en-GB"/>
            </w:rPr>
            <w:delText xml:space="preserve"> </w:delText>
          </w:r>
        </w:del>
      </w:ins>
      <w:del w:id="1203" w:author="Luuk van de Ven" w:date="2020-06-05T09:42:00Z">
        <w:r w:rsidR="00B16598" w:rsidRPr="00133133" w:rsidDel="00F80600">
          <w:rPr>
            <w:lang w:val="en-GB"/>
          </w:rPr>
          <w:delText xml:space="preserve">enough </w:delText>
        </w:r>
      </w:del>
      <w:ins w:id="1204" w:author="Ditte Selders" w:date="2020-05-29T15:12:00Z">
        <w:del w:id="1205" w:author="Luuk van de Ven" w:date="2020-06-05T09:42:00Z">
          <w:r w:rsidR="00231909" w:rsidDel="00F80600">
            <w:rPr>
              <w:lang w:val="en-GB"/>
            </w:rPr>
            <w:delText>information</w:delText>
          </w:r>
          <w:r w:rsidR="00B16598" w:rsidRPr="00133133" w:rsidDel="00F80600">
            <w:rPr>
              <w:lang w:val="en-GB"/>
            </w:rPr>
            <w:delText xml:space="preserve"> </w:delText>
          </w:r>
        </w:del>
      </w:ins>
      <w:del w:id="1206" w:author="Luuk van de Ven" w:date="2020-06-05T09:42:00Z">
        <w:r w:rsidR="00B16598" w:rsidRPr="00133133" w:rsidDel="00F80600">
          <w:rPr>
            <w:lang w:val="en-GB"/>
          </w:rPr>
          <w:delText>to make sure respondents understand the situation and can imagine the scenario. The main action in all four scenarios is buying a car.</w:delText>
        </w:r>
        <w:r w:rsidR="00525CBB" w:rsidDel="00F80600">
          <w:rPr>
            <w:lang w:val="en-GB"/>
          </w:rPr>
          <w:delText xml:space="preserve"> </w:delText>
        </w:r>
        <w:r w:rsidR="00525CBB" w:rsidRPr="00133133" w:rsidDel="00F80600">
          <w:rPr>
            <w:lang w:val="en-GB"/>
          </w:rPr>
          <w:delText>We assigned the participants of the survey randomly to the two levels of the condition (hedonic/utilitarian) and treatment (offline/online)</w:delText>
        </w:r>
      </w:del>
      <w:ins w:id="1207" w:author="Guus van den Akker" w:date="2020-05-29T11:18:00Z">
        <w:del w:id="1208" w:author="Luuk van de Ven" w:date="2020-06-05T09:42:00Z">
          <w:r w:rsidR="0045291B" w:rsidDel="00F80600">
            <w:rPr>
              <w:lang w:val="en-GB"/>
            </w:rPr>
            <w:delText>. The participants were told that they would</w:delText>
          </w:r>
        </w:del>
      </w:ins>
      <w:del w:id="1209" w:author="Luuk van de Ven" w:date="2020-06-05T09:42:00Z">
        <w:r w:rsidR="00525CBB" w:rsidDel="00F80600">
          <w:rPr>
            <w:lang w:val="en-GB"/>
          </w:rPr>
          <w:delText xml:space="preserve"> by describing that they either bought </w:delText>
        </w:r>
      </w:del>
      <w:ins w:id="1210" w:author="Guus van den Akker" w:date="2020-05-29T11:19:00Z">
        <w:del w:id="1211" w:author="Luuk van de Ven" w:date="2020-06-05T09:42:00Z">
          <w:r w:rsidR="002D0535" w:rsidDel="00F80600">
            <w:rPr>
              <w:lang w:val="en-GB"/>
            </w:rPr>
            <w:delText xml:space="preserve">buy </w:delText>
          </w:r>
        </w:del>
      </w:ins>
      <w:del w:id="1212" w:author="Luuk van de Ven" w:date="2020-06-05T09:42:00Z">
        <w:r w:rsidR="00525CBB" w:rsidDel="00F80600">
          <w:rPr>
            <w:lang w:val="en-GB"/>
          </w:rPr>
          <w:delText xml:space="preserve">a sports car </w:delText>
        </w:r>
      </w:del>
      <w:ins w:id="1213" w:author="Guus van den Akker" w:date="2020-05-29T11:19:00Z">
        <w:del w:id="1214" w:author="Luuk van de Ven" w:date="2020-06-05T09:42:00Z">
          <w:r w:rsidR="00590C8D" w:rsidDel="00F80600">
            <w:rPr>
              <w:lang w:val="en-GB"/>
            </w:rPr>
            <w:delText xml:space="preserve">(hedonic) </w:delText>
          </w:r>
        </w:del>
      </w:ins>
      <w:del w:id="1215" w:author="Luuk van de Ven" w:date="2020-06-05T09:42:00Z">
        <w:r w:rsidR="00525CBB" w:rsidDel="00F80600">
          <w:rPr>
            <w:lang w:val="en-GB"/>
          </w:rPr>
          <w:delText xml:space="preserve">or a regular car </w:delText>
        </w:r>
      </w:del>
      <w:ins w:id="1216" w:author="Guus van den Akker" w:date="2020-05-29T11:19:00Z">
        <w:del w:id="1217" w:author="Luuk van de Ven" w:date="2020-06-05T09:42:00Z">
          <w:r w:rsidR="00590C8D" w:rsidDel="00F80600">
            <w:rPr>
              <w:lang w:val="en-GB"/>
            </w:rPr>
            <w:delText>(uti</w:delText>
          </w:r>
        </w:del>
      </w:ins>
      <w:ins w:id="1218" w:author="Guus van den Akker" w:date="2020-05-29T11:20:00Z">
        <w:del w:id="1219" w:author="Luuk van de Ven" w:date="2020-06-05T09:42:00Z">
          <w:r w:rsidR="00590C8D" w:rsidDel="00F80600">
            <w:rPr>
              <w:lang w:val="en-GB"/>
            </w:rPr>
            <w:delText>litarian)</w:delText>
          </w:r>
          <w:r w:rsidR="00682A58" w:rsidDel="00F80600">
            <w:rPr>
              <w:lang w:val="en-GB"/>
            </w:rPr>
            <w:delText xml:space="preserve"> </w:delText>
          </w:r>
        </w:del>
      </w:ins>
      <w:del w:id="1220" w:author="Luuk van de Ven" w:date="2020-06-05T09:42:00Z">
        <w:r w:rsidR="00525CBB" w:rsidDel="00F80600">
          <w:rPr>
            <w:lang w:val="en-GB"/>
          </w:rPr>
          <w:delText>for commuting to work and</w:delText>
        </w:r>
      </w:del>
      <w:ins w:id="1221" w:author="Guus van den Akker" w:date="2020-05-29T11:20:00Z">
        <w:del w:id="1222" w:author="Luuk van de Ven" w:date="2020-06-05T09:42:00Z">
          <w:r w:rsidR="00525CBB" w:rsidDel="00F80600">
            <w:rPr>
              <w:lang w:val="en-GB"/>
            </w:rPr>
            <w:delText xml:space="preserve"> </w:delText>
          </w:r>
          <w:r w:rsidR="00191013" w:rsidDel="00F80600">
            <w:rPr>
              <w:lang w:val="en-GB"/>
            </w:rPr>
            <w:delText>they would</w:delText>
          </w:r>
        </w:del>
      </w:ins>
      <w:del w:id="1223" w:author="Luuk van de Ven" w:date="2020-06-05T09:42:00Z">
        <w:r w:rsidR="00525CBB" w:rsidDel="00F80600">
          <w:rPr>
            <w:lang w:val="en-GB"/>
          </w:rPr>
          <w:delText xml:space="preserve"> either went </w:delText>
        </w:r>
      </w:del>
      <w:ins w:id="1224" w:author="Guus van den Akker" w:date="2020-05-29T11:21:00Z">
        <w:del w:id="1225" w:author="Luuk van de Ven" w:date="2020-06-05T09:42:00Z">
          <w:r w:rsidR="00191013" w:rsidDel="00F80600">
            <w:rPr>
              <w:lang w:val="en-GB"/>
            </w:rPr>
            <w:delText xml:space="preserve">go </w:delText>
          </w:r>
        </w:del>
      </w:ins>
      <w:del w:id="1226" w:author="Luuk van de Ven" w:date="2020-06-05T09:42:00Z">
        <w:r w:rsidR="00525CBB" w:rsidDel="00F80600">
          <w:rPr>
            <w:lang w:val="en-GB"/>
          </w:rPr>
          <w:delText>to an offline gathering or did not</w:delText>
        </w:r>
        <w:r w:rsidR="00525CBB" w:rsidRPr="00133133" w:rsidDel="00F80600">
          <w:rPr>
            <w:lang w:val="en-GB"/>
          </w:rPr>
          <w:delText>.</w:delText>
        </w:r>
        <w:r w:rsidR="00B16598" w:rsidRPr="00133133" w:rsidDel="00F80600">
          <w:rPr>
            <w:lang w:val="en-GB"/>
          </w:rPr>
          <w:delText xml:space="preserve"> </w:delText>
        </w:r>
        <w:r w:rsidR="00571E93" w:rsidDel="00F80600">
          <w:rPr>
            <w:lang w:val="en-GB"/>
          </w:rPr>
          <w:delText>We chose a car as a product because it has clear distinct utilitarian (e.g. transport</w:delText>
        </w:r>
      </w:del>
      <w:ins w:id="1227" w:author="Guus van den Akker" w:date="2020-05-29T11:21:00Z">
        <w:del w:id="1228" w:author="Luuk van de Ven" w:date="2020-06-05T09:42:00Z">
          <w:r w:rsidR="00F1459F" w:rsidDel="00F80600">
            <w:rPr>
              <w:lang w:val="en-GB"/>
            </w:rPr>
            <w:delText>commuting</w:delText>
          </w:r>
        </w:del>
      </w:ins>
      <w:del w:id="1229" w:author="Luuk van de Ven" w:date="2020-06-05T09:42:00Z">
        <w:r w:rsidR="00571E93" w:rsidDel="00F80600">
          <w:rPr>
            <w:lang w:val="en-GB"/>
          </w:rPr>
          <w:delText xml:space="preserve">) and </w:delText>
        </w:r>
        <w:r w:rsidR="006D7E1A" w:rsidDel="00F80600">
          <w:rPr>
            <w:lang w:val="en-GB"/>
          </w:rPr>
          <w:delText xml:space="preserve">hedonic (e.g. sports car) features. </w:delText>
        </w:r>
        <w:r w:rsidR="0059631A" w:rsidRPr="00133133" w:rsidDel="00F80600">
          <w:rPr>
            <w:lang w:val="en-GB"/>
          </w:rPr>
          <w:delText>By using the same product category in all conditions, factors were kept constant as much as possible.</w:delText>
        </w:r>
        <w:r w:rsidR="0059631A" w:rsidDel="00F80600">
          <w:rPr>
            <w:lang w:val="en-GB"/>
          </w:rPr>
          <w:delText xml:space="preserve"> </w:delText>
        </w:r>
        <w:r w:rsidR="00B16598" w:rsidRPr="00133133" w:rsidDel="00F80600">
          <w:rPr>
            <w:lang w:val="en-GB"/>
          </w:rPr>
          <w:delText xml:space="preserve">If one were to use different products, people might feel more attracted to one product than the other. </w:delText>
        </w:r>
        <w:r w:rsidR="00A01B11" w:rsidDel="00F80600">
          <w:rPr>
            <w:lang w:val="en-GB"/>
          </w:rPr>
          <w:delText>Next to that, this product allowed us to keep other factors, next to the hedonic-utilitarian distinction, constant. The</w:delText>
        </w:r>
        <w:r w:rsidR="00A01B11" w:rsidRPr="00133133" w:rsidDel="00F80600">
          <w:rPr>
            <w:lang w:val="en-GB"/>
          </w:rPr>
          <w:delText xml:space="preserve"> car is the same in every situation, but with a different description including either hedonic or utilitarian attributes. </w:delText>
        </w:r>
        <w:r w:rsidR="00B16598" w:rsidRPr="00133133" w:rsidDel="00F80600">
          <w:rPr>
            <w:lang w:val="en-GB"/>
          </w:rPr>
          <w:delText xml:space="preserve">Differences in brands, colour and other properties can influence the attractiveness of a product to a specific participant. Keeping these factors constant improves measurement reliability. </w:delText>
        </w:r>
        <w:r w:rsidR="00AB6A15" w:rsidRPr="00133133" w:rsidDel="00F80600">
          <w:rPr>
            <w:lang w:val="en-GB"/>
          </w:rPr>
          <w:delText>To clarify the reason for buying a car, we printed the sentence stating whether it is for utilitarian or hedonic purposes in bold.</w:delText>
        </w:r>
        <w:r w:rsidR="00AB6A15" w:rsidDel="00F80600">
          <w:rPr>
            <w:lang w:val="en-GB"/>
          </w:rPr>
          <w:delText xml:space="preserve"> </w:delText>
        </w:r>
        <w:r w:rsidR="00B16598" w:rsidRPr="00133133" w:rsidDel="00F80600">
          <w:rPr>
            <w:lang w:val="en-GB"/>
          </w:rPr>
          <w:delText>Images of a car show and an online brand community were added to the survey to visualize the described scenario</w:delText>
        </w:r>
      </w:del>
      <w:ins w:id="1230" w:author="Guus van den Akker" w:date="2020-05-29T11:23:00Z">
        <w:del w:id="1231" w:author="Luuk van de Ven" w:date="2020-06-05T09:42:00Z">
          <w:r w:rsidR="00C654B6" w:rsidDel="00F80600">
            <w:rPr>
              <w:lang w:val="en-GB"/>
            </w:rPr>
            <w:delText xml:space="preserve"> and increase the respondent’s ability to imagine the </w:delText>
          </w:r>
          <w:r w:rsidR="00BD5058" w:rsidDel="00F80600">
            <w:rPr>
              <w:lang w:val="en-GB"/>
            </w:rPr>
            <w:delText>desc</w:delText>
          </w:r>
        </w:del>
      </w:ins>
      <w:ins w:id="1232" w:author="Guus van den Akker" w:date="2020-05-29T11:24:00Z">
        <w:del w:id="1233" w:author="Luuk van de Ven" w:date="2020-06-05T09:42:00Z">
          <w:r w:rsidR="00BD5058" w:rsidDel="00F80600">
            <w:rPr>
              <w:lang w:val="en-GB"/>
            </w:rPr>
            <w:delText>ribed situation</w:delText>
          </w:r>
        </w:del>
      </w:ins>
      <w:del w:id="1234" w:author="Luuk van de Ven" w:date="2020-06-05T09:42:00Z">
        <w:r w:rsidR="00892C87" w:rsidDel="00F80600">
          <w:rPr>
            <w:lang w:val="en-GB"/>
          </w:rPr>
          <w:delText>.</w:delText>
        </w:r>
        <w:r w:rsidR="00B16598" w:rsidRPr="00133133" w:rsidDel="00F80600">
          <w:rPr>
            <w:lang w:val="en-GB"/>
          </w:rPr>
          <w:delText xml:space="preserve"> </w:delText>
        </w:r>
        <w:r w:rsidR="00892C87" w:rsidDel="00F80600">
          <w:rPr>
            <w:lang w:val="en-GB"/>
          </w:rPr>
          <w:delText>Next to that, we removed</w:delText>
        </w:r>
        <w:r w:rsidR="00B16598" w:rsidRPr="00133133" w:rsidDel="00F80600">
          <w:rPr>
            <w:lang w:val="en-GB"/>
          </w:rPr>
          <w:delText xml:space="preserve"> car brands from the image to prevent bias. The image increased the respondent's ability to imagine the situation </w:delText>
        </w:r>
        <w:commentRangeStart w:id="1235"/>
        <w:r w:rsidR="00B16598" w:rsidRPr="00133133" w:rsidDel="00F80600">
          <w:rPr>
            <w:lang w:val="en-GB"/>
          </w:rPr>
          <w:delText>described</w:delText>
        </w:r>
        <w:commentRangeEnd w:id="1235"/>
        <w:r w:rsidR="005D4AC8" w:rsidRPr="00F713BD" w:rsidDel="00F80600">
          <w:rPr>
            <w:lang w:val="en-GB"/>
            <w:rPrChange w:id="1236" w:author="Luuk van de Ven" w:date="2020-06-05T09:44:00Z">
              <w:rPr>
                <w:rStyle w:val="CommentReference"/>
                <w:rFonts w:asciiTheme="minorHAnsi" w:hAnsiTheme="minorHAnsi" w:cstheme="minorBidi"/>
              </w:rPr>
            </w:rPrChange>
          </w:rPr>
          <w:commentReference w:id="1235"/>
        </w:r>
        <w:r w:rsidR="00B16598" w:rsidRPr="00133133" w:rsidDel="00F80600">
          <w:rPr>
            <w:lang w:val="en-GB"/>
          </w:rPr>
          <w:delText>.</w:delText>
        </w:r>
      </w:del>
    </w:p>
    <w:p w14:paraId="46EF5A2B" w14:textId="611D6B57" w:rsidR="005D4AC8" w:rsidDel="00F80600" w:rsidRDefault="00B16598">
      <w:pPr>
        <w:rPr>
          <w:del w:id="1237" w:author="Luuk van de Ven" w:date="2020-06-05T09:42:00Z"/>
          <w:lang w:val="en-GB"/>
        </w:rPr>
        <w:pPrChange w:id="1238" w:author="Luuk van de Ven" w:date="2020-06-05T09:43:00Z">
          <w:pPr>
            <w:ind w:firstLine="720"/>
          </w:pPr>
        </w:pPrChange>
      </w:pPr>
      <w:del w:id="1239" w:author="Luuk van de Ven" w:date="2020-06-05T09:42:00Z">
        <w:r w:rsidRPr="00133133" w:rsidDel="00F80600">
          <w:rPr>
            <w:lang w:val="en-GB"/>
          </w:rPr>
          <w:delText>The two</w:delText>
        </w:r>
      </w:del>
      <w:ins w:id="1240" w:author="Guus van den Akker" w:date="2020-05-29T11:47:00Z">
        <w:del w:id="1241" w:author="Luuk van de Ven" w:date="2020-06-05T09:42:00Z">
          <w:r w:rsidR="006F5E03" w:rsidDel="00F80600">
            <w:rPr>
              <w:lang w:val="en-GB"/>
            </w:rPr>
            <w:delText>Two</w:delText>
          </w:r>
        </w:del>
      </w:ins>
      <w:del w:id="1242" w:author="Luuk van de Ven" w:date="2020-06-05T09:42:00Z">
        <w:r w:rsidRPr="00133133" w:rsidDel="00F80600">
          <w:rPr>
            <w:lang w:val="en-GB"/>
          </w:rPr>
          <w:delText xml:space="preserve"> survey questions </w:delText>
        </w:r>
      </w:del>
      <w:ins w:id="1243" w:author="Guus van den Akker" w:date="2020-05-29T11:47:00Z">
        <w:del w:id="1244" w:author="Luuk van de Ven" w:date="2020-06-05T09:42:00Z">
          <w:r w:rsidR="004702DA" w:rsidDel="00F80600">
            <w:rPr>
              <w:lang w:val="en-GB"/>
            </w:rPr>
            <w:delText>measured the construct participation</w:delText>
          </w:r>
        </w:del>
      </w:ins>
      <w:ins w:id="1245" w:author="Ditte Selders" w:date="2020-05-29T15:14:00Z">
        <w:del w:id="1246" w:author="Luuk van de Ven" w:date="2020-06-05T09:42:00Z">
          <w:r w:rsidR="004B311B" w:rsidDel="00F80600">
            <w:rPr>
              <w:lang w:val="en-GB"/>
            </w:rPr>
            <w:delText xml:space="preserve">; </w:delText>
          </w:r>
        </w:del>
      </w:ins>
      <w:ins w:id="1247" w:author="Guus van den Akker" w:date="2020-05-29T11:47:00Z">
        <w:del w:id="1248" w:author="Luuk van de Ven" w:date="2020-06-05T09:42:00Z">
          <w:r w:rsidR="004702DA" w:rsidDel="00F80600">
            <w:rPr>
              <w:lang w:val="en-GB"/>
            </w:rPr>
            <w:delText>, the</w:delText>
          </w:r>
          <w:r w:rsidRPr="00133133" w:rsidDel="00F80600">
            <w:rPr>
              <w:lang w:val="en-GB"/>
            </w:rPr>
            <w:delText xml:space="preserve"> </w:delText>
          </w:r>
        </w:del>
      </w:ins>
      <w:del w:id="1249" w:author="Luuk van de Ven" w:date="2020-06-05T09:42:00Z">
        <w:r w:rsidRPr="00133133" w:rsidDel="00F80600">
          <w:rPr>
            <w:lang w:val="en-GB"/>
          </w:rPr>
          <w:delText xml:space="preserve">concerning the dependent variable in the hypothesis measured the construct participation. </w:delText>
        </w:r>
        <w:r w:rsidR="00B65BAD" w:rsidDel="00F80600">
          <w:rPr>
            <w:lang w:val="en-GB"/>
          </w:rPr>
          <w:delText xml:space="preserve">In line with </w:delText>
        </w:r>
        <w:r w:rsidR="00D8217C" w:rsidDel="00F80600">
          <w:rPr>
            <w:lang w:val="en-GB"/>
          </w:rPr>
          <w:delText>the research</w:delText>
        </w:r>
        <w:r w:rsidR="00B65BAD" w:rsidDel="00F80600">
          <w:rPr>
            <w:lang w:val="en-GB"/>
          </w:rPr>
          <w:delText xml:space="preserve"> by Pöyry et al. (2013),</w:delText>
        </w:r>
        <w:r w:rsidR="00D8217C" w:rsidDel="00F80600">
          <w:rPr>
            <w:lang w:val="en-GB"/>
          </w:rPr>
          <w:delText xml:space="preserve"> the source of our survey items,</w:delText>
        </w:r>
        <w:r w:rsidR="00B65BAD" w:rsidDel="00F80600">
          <w:rPr>
            <w:lang w:val="en-GB"/>
          </w:rPr>
          <w:delText xml:space="preserve"> w</w:delText>
        </w:r>
        <w:r w:rsidRPr="00133133" w:rsidDel="00F80600">
          <w:rPr>
            <w:lang w:val="en-GB"/>
          </w:rPr>
          <w:delText xml:space="preserve">e based </w:delText>
        </w:r>
        <w:r w:rsidR="00B65BAD" w:rsidDel="00F80600">
          <w:rPr>
            <w:lang w:val="en-GB"/>
          </w:rPr>
          <w:delText xml:space="preserve">the </w:delText>
        </w:r>
        <w:r w:rsidRPr="00133133" w:rsidDel="00F80600">
          <w:rPr>
            <w:lang w:val="en-GB"/>
          </w:rPr>
          <w:delText xml:space="preserve">answers on a 1-7 Likert scale ranging from 'completely disagree' to 'completely agree'. </w:delText>
        </w:r>
      </w:del>
    </w:p>
    <w:p w14:paraId="4B6C9F2B" w14:textId="67EC4EEB" w:rsidR="00F76A27" w:rsidRPr="00133133" w:rsidDel="00F80600" w:rsidRDefault="00F76A27">
      <w:pPr>
        <w:rPr>
          <w:del w:id="1250" w:author="Luuk van de Ven" w:date="2020-06-05T09:42:00Z"/>
          <w:lang w:val="en-GB"/>
        </w:rPr>
        <w:pPrChange w:id="1251" w:author="Luuk van de Ven" w:date="2020-06-05T09:43:00Z">
          <w:pPr>
            <w:ind w:firstLine="720"/>
          </w:pPr>
        </w:pPrChange>
      </w:pPr>
      <w:del w:id="1252" w:author="Luuk van de Ven" w:date="2020-06-05T09:42:00Z">
        <w:r w:rsidRPr="00133133" w:rsidDel="00F80600">
          <w:rPr>
            <w:lang w:val="en-GB"/>
          </w:rPr>
          <w:delText xml:space="preserve">After having received responses from all participants, we aggregated the scores for the two questions concerning participation per respondent by </w:delText>
        </w:r>
        <w:r w:rsidDel="00F80600">
          <w:rPr>
            <w:lang w:val="en-GB"/>
          </w:rPr>
          <w:delText>averaging them</w:delText>
        </w:r>
        <w:r w:rsidRPr="00133133" w:rsidDel="00F80600">
          <w:rPr>
            <w:lang w:val="en-GB"/>
          </w:rPr>
          <w:delText xml:space="preserve">. We took the obtained scores as a measurement for the construct of participation, the dependent variable. Afterwards, we created a linear model in which we calculated beta-coefficients for all independent and control variables by using R-software. We compare these coefficients in the </w:delText>
        </w:r>
        <w:r w:rsidRPr="00D55AC8" w:rsidDel="00F80600">
          <w:rPr>
            <w:lang w:val="en-GB"/>
            <w:rPrChange w:id="1253" w:author="Ditte Selders" w:date="2020-05-30T17:07:00Z">
              <w:rPr>
                <w:i/>
                <w:lang w:val="en-GB"/>
              </w:rPr>
            </w:rPrChange>
          </w:rPr>
          <w:delText>results</w:delText>
        </w:r>
        <w:r w:rsidRPr="00133133" w:rsidDel="00F80600">
          <w:rPr>
            <w:lang w:val="en-GB"/>
          </w:rPr>
          <w:delText xml:space="preserve"> section.</w:delText>
        </w:r>
      </w:del>
    </w:p>
    <w:p w14:paraId="226F06CA" w14:textId="5AD0B545" w:rsidR="009F00D4" w:rsidDel="00F80600" w:rsidRDefault="00C36241">
      <w:pPr>
        <w:rPr>
          <w:del w:id="1254" w:author="Luuk van de Ven" w:date="2020-06-05T09:42:00Z"/>
          <w:lang w:val="en-GB"/>
        </w:rPr>
        <w:pPrChange w:id="1255" w:author="Luuk van de Ven" w:date="2020-06-05T09:43:00Z">
          <w:pPr>
            <w:ind w:firstLine="720"/>
          </w:pPr>
        </w:pPrChange>
      </w:pPr>
      <w:commentRangeStart w:id="1256"/>
      <w:del w:id="1257" w:author="Luuk van de Ven" w:date="2020-06-05T09:42:00Z">
        <w:r w:rsidDel="00F80600">
          <w:rPr>
            <w:lang w:val="en-GB"/>
          </w:rPr>
          <w:delText>Next</w:delText>
        </w:r>
        <w:commentRangeEnd w:id="1256"/>
        <w:r w:rsidR="00B67515" w:rsidRPr="00F713BD" w:rsidDel="00F80600">
          <w:rPr>
            <w:lang w:val="en-GB"/>
            <w:rPrChange w:id="1258" w:author="Luuk van de Ven" w:date="2020-06-05T09:44:00Z">
              <w:rPr>
                <w:rStyle w:val="CommentReference"/>
                <w:rFonts w:asciiTheme="minorHAnsi" w:hAnsiTheme="minorHAnsi" w:cstheme="minorBidi"/>
              </w:rPr>
            </w:rPrChange>
          </w:rPr>
          <w:commentReference w:id="1256"/>
        </w:r>
        <w:r w:rsidDel="00F80600">
          <w:rPr>
            <w:lang w:val="en-GB"/>
          </w:rPr>
          <w:delText xml:space="preserve"> to </w:delText>
        </w:r>
        <w:r w:rsidR="00B67515" w:rsidDel="00F80600">
          <w:rPr>
            <w:lang w:val="en-GB"/>
          </w:rPr>
          <w:delText>the questions to test our hypothesis</w:delText>
        </w:r>
        <w:r w:rsidR="00B16598" w:rsidRPr="00133133" w:rsidDel="00F80600">
          <w:rPr>
            <w:lang w:val="en-GB"/>
          </w:rPr>
          <w:delText>, the survey also include</w:delText>
        </w:r>
        <w:r w:rsidR="00B67515" w:rsidDel="00F80600">
          <w:rPr>
            <w:lang w:val="en-GB"/>
          </w:rPr>
          <w:delText>d</w:delText>
        </w:r>
        <w:r w:rsidR="00B16598" w:rsidRPr="00133133" w:rsidDel="00F80600">
          <w:rPr>
            <w:lang w:val="en-GB"/>
          </w:rPr>
          <w:delText xml:space="preserve"> questions </w:delText>
        </w:r>
      </w:del>
      <w:del w:id="1259" w:author="Luuk van de Ven" w:date="2020-05-31T20:01:00Z">
        <w:r w:rsidR="00B16598" w:rsidRPr="00133133" w:rsidDel="00382742">
          <w:rPr>
            <w:lang w:val="en-GB"/>
          </w:rPr>
          <w:delText xml:space="preserve">concerning </w:delText>
        </w:r>
      </w:del>
      <w:del w:id="1260" w:author="Luuk van de Ven" w:date="2020-06-05T09:42:00Z">
        <w:r w:rsidR="00500ED2" w:rsidDel="00F80600">
          <w:rPr>
            <w:lang w:val="en-GB"/>
          </w:rPr>
          <w:delText>check the attention of participants and to gather</w:delText>
        </w:r>
        <w:r w:rsidR="00B16598" w:rsidRPr="00133133" w:rsidDel="00F80600">
          <w:rPr>
            <w:lang w:val="en-GB"/>
          </w:rPr>
          <w:delText xml:space="preserve"> </w:delText>
        </w:r>
        <w:r w:rsidR="00500ED2" w:rsidDel="00F80600">
          <w:rPr>
            <w:lang w:val="en-GB"/>
          </w:rPr>
          <w:delText xml:space="preserve">information on </w:delText>
        </w:r>
        <w:r w:rsidR="00B16598" w:rsidRPr="00133133" w:rsidDel="00F80600">
          <w:rPr>
            <w:lang w:val="en-GB"/>
          </w:rPr>
          <w:delText xml:space="preserve">background and demographics. We added the </w:delText>
        </w:r>
        <w:r w:rsidR="00500ED2" w:rsidDel="00F80600">
          <w:rPr>
            <w:lang w:val="en-GB"/>
          </w:rPr>
          <w:delText>attention-check questions</w:delText>
        </w:r>
        <w:r w:rsidR="00B16598" w:rsidRPr="00133133" w:rsidDel="00F80600">
          <w:rPr>
            <w:lang w:val="en-GB"/>
          </w:rPr>
          <w:delText xml:space="preserve"> to check the validity of the scenario; whether the respondent understands the car is a hedonic or utilitarian good and whether they correctly read the scenario</w:delText>
        </w:r>
      </w:del>
      <w:ins w:id="1261" w:author="Guus van den Akker" w:date="2020-06-01T10:58:00Z">
        <w:del w:id="1262" w:author="Luuk van de Ven" w:date="2020-06-05T09:42:00Z">
          <w:r w:rsidR="002414B1" w:rsidDel="00F80600">
            <w:rPr>
              <w:lang w:val="en-GB"/>
            </w:rPr>
            <w:delText xml:space="preserve"> correctly</w:delText>
          </w:r>
        </w:del>
      </w:ins>
      <w:del w:id="1263" w:author="Luuk van de Ven" w:date="2020-06-05T09:42:00Z">
        <w:r w:rsidR="00B16598" w:rsidRPr="00133133" w:rsidDel="00F80600">
          <w:rPr>
            <w:lang w:val="en-GB"/>
          </w:rPr>
          <w:delText xml:space="preserve">. Furthermore, we used the background questions to see whether specific characteristics related to the scenario affected the respondent's behaviour. </w:delText>
        </w:r>
        <w:r w:rsidR="00A008E9" w:rsidDel="00F80600">
          <w:rPr>
            <w:lang w:val="en-GB"/>
          </w:rPr>
          <w:delText>We chose to ask</w:delText>
        </w:r>
      </w:del>
      <w:ins w:id="1264" w:author="Guus van den Akker" w:date="2020-05-29T11:50:00Z">
        <w:del w:id="1265" w:author="Luuk van de Ven" w:date="2020-06-05T09:42:00Z">
          <w:r w:rsidR="00A556A7" w:rsidDel="00F80600">
            <w:rPr>
              <w:lang w:val="en-GB"/>
            </w:rPr>
            <w:delText>asked</w:delText>
          </w:r>
        </w:del>
      </w:ins>
      <w:del w:id="1266" w:author="Luuk van de Ven" w:date="2020-06-05T09:42:00Z">
        <w:r w:rsidR="00A008E9" w:rsidDel="00F80600">
          <w:rPr>
            <w:lang w:val="en-GB"/>
          </w:rPr>
          <w:delText xml:space="preserve"> participant</w:delText>
        </w:r>
      </w:del>
      <w:ins w:id="1267" w:author="Ditte Selders" w:date="2020-05-29T15:16:00Z">
        <w:del w:id="1268" w:author="Luuk van de Ven" w:date="2020-06-05T09:42:00Z">
          <w:r w:rsidR="004C2215" w:rsidDel="00F80600">
            <w:rPr>
              <w:lang w:val="en-GB"/>
            </w:rPr>
            <w:delText>s</w:delText>
          </w:r>
        </w:del>
      </w:ins>
      <w:del w:id="1269" w:author="Luuk van de Ven" w:date="2020-06-05T09:42:00Z">
        <w:r w:rsidR="00A008E9" w:rsidDel="00F80600">
          <w:rPr>
            <w:lang w:val="en-GB"/>
          </w:rPr>
          <w:delText xml:space="preserve"> whether they were part of a </w:delText>
        </w:r>
      </w:del>
      <w:del w:id="1270" w:author="Luuk van de Ven" w:date="2020-05-31T20:02:00Z">
        <w:r w:rsidR="00A008E9" w:rsidDel="001A4054">
          <w:rPr>
            <w:lang w:val="en-GB"/>
          </w:rPr>
          <w:delText xml:space="preserve">real </w:delText>
        </w:r>
      </w:del>
      <w:del w:id="1271" w:author="Luuk van de Ven" w:date="2020-06-05T09:42:00Z">
        <w:r w:rsidR="00A008E9" w:rsidDel="00F80600">
          <w:rPr>
            <w:lang w:val="en-GB"/>
          </w:rPr>
          <w:delText>brand community</w:delText>
        </w:r>
        <w:r w:rsidR="00BB0043" w:rsidDel="00F80600">
          <w:rPr>
            <w:lang w:val="en-GB"/>
          </w:rPr>
          <w:delText xml:space="preserve"> to see whether results within the survey </w:delText>
        </w:r>
      </w:del>
      <w:ins w:id="1272" w:author="Guus van den Akker" w:date="2020-05-29T11:50:00Z">
        <w:del w:id="1273" w:author="Luuk van de Ven" w:date="2020-06-05T09:42:00Z">
          <w:r w:rsidR="00811639" w:rsidDel="00F80600">
            <w:rPr>
              <w:lang w:val="en-GB"/>
            </w:rPr>
            <w:delText xml:space="preserve">would </w:delText>
          </w:r>
        </w:del>
      </w:ins>
      <w:del w:id="1274" w:author="Luuk van de Ven" w:date="2020-06-05T09:42:00Z">
        <w:r w:rsidR="00BB0043" w:rsidDel="00F80600">
          <w:rPr>
            <w:lang w:val="en-GB"/>
          </w:rPr>
          <w:delText>differed between participants who are community members beyond the limits of the experiment and participants who are not. Nex</w:delText>
        </w:r>
        <w:r w:rsidR="00461EC4" w:rsidDel="00F80600">
          <w:rPr>
            <w:lang w:val="en-GB"/>
          </w:rPr>
          <w:delText>t to that</w:delText>
        </w:r>
      </w:del>
      <w:ins w:id="1275" w:author="Guus van den Akker" w:date="2020-05-29T11:51:00Z">
        <w:del w:id="1276" w:author="Luuk van de Ven" w:date="2020-06-05T09:42:00Z">
          <w:r w:rsidR="00D4426A" w:rsidDel="00F80600">
            <w:rPr>
              <w:lang w:val="en-GB"/>
            </w:rPr>
            <w:delText xml:space="preserve">Besides </w:delText>
          </w:r>
          <w:r w:rsidR="00461EC4" w:rsidDel="00F80600">
            <w:rPr>
              <w:lang w:val="en-GB"/>
            </w:rPr>
            <w:delText>that</w:delText>
          </w:r>
        </w:del>
      </w:ins>
      <w:del w:id="1277" w:author="Luuk van de Ven" w:date="2020-06-05T09:42:00Z">
        <w:r w:rsidR="00461EC4" w:rsidDel="00F80600">
          <w:rPr>
            <w:lang w:val="en-GB"/>
          </w:rPr>
          <w:delText>, we asked them</w:delText>
        </w:r>
        <w:r w:rsidR="00BB0043" w:rsidDel="00F80600">
          <w:rPr>
            <w:lang w:val="en-GB"/>
          </w:rPr>
          <w:delText xml:space="preserve"> </w:delText>
        </w:r>
        <w:r w:rsidR="00574703" w:rsidDel="00F80600">
          <w:rPr>
            <w:lang w:val="en-GB"/>
          </w:rPr>
          <w:delText>to what extent</w:delText>
        </w:r>
        <w:r w:rsidR="00A008E9" w:rsidDel="00F80600">
          <w:rPr>
            <w:lang w:val="en-GB"/>
          </w:rPr>
          <w:delText xml:space="preserve"> they considered themselves to be car enthusiasts to </w:delText>
        </w:r>
        <w:r w:rsidR="00574703" w:rsidDel="00F80600">
          <w:rPr>
            <w:lang w:val="en-GB"/>
          </w:rPr>
          <w:delText>account for the effect of the specific product we chose in the experiment</w:delText>
        </w:r>
        <w:r w:rsidR="008C0A07" w:rsidDel="00F80600">
          <w:rPr>
            <w:lang w:val="en-GB"/>
          </w:rPr>
          <w:delText xml:space="preserve">. </w:delText>
        </w:r>
        <w:r w:rsidR="00190C96" w:rsidDel="00F80600">
          <w:rPr>
            <w:lang w:val="en-GB"/>
          </w:rPr>
          <w:delText>Furthermore, we asked participant</w:delText>
        </w:r>
      </w:del>
      <w:ins w:id="1278" w:author="Ditte Selders" w:date="2020-05-29T15:16:00Z">
        <w:del w:id="1279" w:author="Luuk van de Ven" w:date="2020-06-05T09:42:00Z">
          <w:r w:rsidR="005552BB" w:rsidDel="00F80600">
            <w:rPr>
              <w:lang w:val="en-GB"/>
            </w:rPr>
            <w:delText>s</w:delText>
          </w:r>
        </w:del>
      </w:ins>
      <w:del w:id="1280" w:author="Luuk van de Ven" w:date="2020-06-05T09:42:00Z">
        <w:r w:rsidR="00190C96" w:rsidDel="00F80600">
          <w:rPr>
            <w:lang w:val="en-GB"/>
          </w:rPr>
          <w:delText xml:space="preserve"> to rate their internet proficiency to see whether this</w:delText>
        </w:r>
      </w:del>
      <w:ins w:id="1281" w:author="Guus van den Akker" w:date="2020-05-29T11:52:00Z">
        <w:del w:id="1282" w:author="Luuk van de Ven" w:date="2020-06-05T09:42:00Z">
          <w:r w:rsidR="00190C96" w:rsidDel="00F80600">
            <w:rPr>
              <w:lang w:val="en-GB"/>
            </w:rPr>
            <w:delText xml:space="preserve"> </w:delText>
          </w:r>
          <w:r w:rsidR="005C08FB" w:rsidDel="00F80600">
            <w:rPr>
              <w:lang w:val="en-GB"/>
            </w:rPr>
            <w:delText>has</w:delText>
          </w:r>
        </w:del>
      </w:ins>
      <w:del w:id="1283" w:author="Luuk van de Ven" w:date="2020-06-05T09:42:00Z">
        <w:r w:rsidR="00190C96" w:rsidDel="00F80600">
          <w:rPr>
            <w:lang w:val="en-GB"/>
          </w:rPr>
          <w:delText xml:space="preserve"> impact</w:delText>
        </w:r>
      </w:del>
      <w:ins w:id="1284" w:author="Guus van den Akker" w:date="2020-05-29T11:52:00Z">
        <w:del w:id="1285" w:author="Luuk van de Ven" w:date="2020-06-05T09:42:00Z">
          <w:r w:rsidR="005C08FB" w:rsidDel="00F80600">
            <w:rPr>
              <w:lang w:val="en-GB"/>
            </w:rPr>
            <w:delText xml:space="preserve"> on</w:delText>
          </w:r>
        </w:del>
      </w:ins>
      <w:del w:id="1286" w:author="Luuk van de Ven" w:date="2020-06-05T09:42:00Z">
        <w:r w:rsidR="0012750D" w:rsidDel="00F80600">
          <w:rPr>
            <w:lang w:val="en-GB"/>
          </w:rPr>
          <w:delText xml:space="preserve"> the effect </w:delText>
        </w:r>
      </w:del>
      <w:ins w:id="1287" w:author="Guus van den Akker" w:date="2020-05-29T11:52:00Z">
        <w:del w:id="1288" w:author="Luuk van de Ven" w:date="2020-06-05T09:42:00Z">
          <w:r w:rsidR="00F72A5A" w:rsidDel="00F80600">
            <w:rPr>
              <w:lang w:val="en-GB"/>
            </w:rPr>
            <w:delText xml:space="preserve">relationship </w:delText>
          </w:r>
        </w:del>
      </w:ins>
      <w:del w:id="1289" w:author="Luuk van de Ven" w:date="2020-06-05T09:42:00Z">
        <w:r w:rsidR="0012750D" w:rsidDel="00F80600">
          <w:rPr>
            <w:lang w:val="en-GB"/>
          </w:rPr>
          <w:delText xml:space="preserve">we are investigating. </w:delText>
        </w:r>
        <w:r w:rsidR="00B16598" w:rsidRPr="00133133" w:rsidDel="00F80600">
          <w:rPr>
            <w:lang w:val="en-GB"/>
          </w:rPr>
          <w:delText>Finally, we included demographics questions to increase managerial relevance. If it appears that online participation increases after offline participation, it</w:delText>
        </w:r>
      </w:del>
      <w:ins w:id="1290" w:author="Guus van den Akker" w:date="2020-05-29T11:53:00Z">
        <w:del w:id="1291" w:author="Luuk van de Ven" w:date="2020-06-05T09:42:00Z">
          <w:r w:rsidR="00EE152A" w:rsidDel="00F80600">
            <w:rPr>
              <w:lang w:val="en-GB"/>
            </w:rPr>
            <w:delText>It</w:delText>
          </w:r>
        </w:del>
      </w:ins>
      <w:del w:id="1292" w:author="Luuk van de Ven" w:date="2020-06-05T09:42:00Z">
        <w:r w:rsidR="00B16598" w:rsidRPr="00133133" w:rsidDel="00F80600">
          <w:rPr>
            <w:lang w:val="en-GB"/>
          </w:rPr>
          <w:delText xml:space="preserve"> is relevant for managers to know whether the effect is different for different demographic groups. </w:delText>
        </w:r>
      </w:del>
    </w:p>
    <w:p w14:paraId="014204CC" w14:textId="74072902" w:rsidR="00B16598" w:rsidRPr="00133133" w:rsidDel="00BC1938" w:rsidRDefault="00E56D35">
      <w:pPr>
        <w:rPr>
          <w:del w:id="1293" w:author="Luuk van de Ven" w:date="2020-06-05T09:43:00Z"/>
          <w:lang w:val="en-GB"/>
        </w:rPr>
        <w:pPrChange w:id="1294" w:author="Luuk van de Ven" w:date="2020-06-05T09:43:00Z">
          <w:pPr>
            <w:ind w:firstLine="720"/>
          </w:pPr>
        </w:pPrChange>
      </w:pPr>
      <w:del w:id="1295" w:author="Luuk van de Ven" w:date="2020-06-05T09:42:00Z">
        <w:r w:rsidDel="00F80600">
          <w:rPr>
            <w:lang w:val="en-GB"/>
          </w:rPr>
          <w:delText>Including these control</w:delText>
        </w:r>
      </w:del>
      <w:ins w:id="1296" w:author="Guus van den Akker" w:date="2020-05-29T11:53:00Z">
        <w:del w:id="1297" w:author="Luuk van de Ven" w:date="2020-06-05T09:42:00Z">
          <w:r w:rsidR="00D56EDC" w:rsidDel="00F80600">
            <w:rPr>
              <w:lang w:val="en-GB"/>
            </w:rPr>
            <w:delText xml:space="preserve"> variables</w:delText>
          </w:r>
        </w:del>
      </w:ins>
      <w:del w:id="1298" w:author="Luuk van de Ven" w:date="2020-06-05T09:42:00Z">
        <w:r w:rsidDel="00F80600">
          <w:rPr>
            <w:lang w:val="en-GB"/>
          </w:rPr>
          <w:delText xml:space="preserve">s in our linear model </w:delText>
        </w:r>
        <w:r w:rsidR="00EE0C07" w:rsidDel="00F80600">
          <w:rPr>
            <w:lang w:val="en-GB"/>
          </w:rPr>
          <w:delText xml:space="preserve">and running sub-group analyses </w:delText>
        </w:r>
        <w:r w:rsidDel="00F80600">
          <w:rPr>
            <w:lang w:val="en-GB"/>
          </w:rPr>
          <w:delText xml:space="preserve">has several </w:delText>
        </w:r>
        <w:r w:rsidR="00EE0C07" w:rsidDel="00F80600">
          <w:rPr>
            <w:lang w:val="en-GB"/>
          </w:rPr>
          <w:delText xml:space="preserve">benefits. Firstly, </w:delText>
        </w:r>
        <w:r w:rsidR="00B66281" w:rsidDel="00F80600">
          <w:rPr>
            <w:lang w:val="en-GB"/>
          </w:rPr>
          <w:delText xml:space="preserve">the </w:delText>
        </w:r>
        <w:r w:rsidR="00FC4E4D" w:rsidDel="00F80600">
          <w:rPr>
            <w:lang w:val="en-GB"/>
          </w:rPr>
          <w:delText>attention-check questions</w:delText>
        </w:r>
        <w:r w:rsidR="00B66281" w:rsidDel="00F80600">
          <w:rPr>
            <w:lang w:val="en-GB"/>
          </w:rPr>
          <w:delText xml:space="preserve"> make sure that participants were actually aware of t</w:delText>
        </w:r>
        <w:r w:rsidR="006F27D5" w:rsidDel="00F80600">
          <w:rPr>
            <w:lang w:val="en-GB"/>
          </w:rPr>
          <w:delText>he defining characteristics of their treatment grou</w:delText>
        </w:r>
        <w:r w:rsidR="00070E7E" w:rsidDel="00F80600">
          <w:rPr>
            <w:lang w:val="en-GB"/>
          </w:rPr>
          <w:delText>p</w:delText>
        </w:r>
        <w:r w:rsidR="006F27D5" w:rsidDel="00F80600">
          <w:rPr>
            <w:lang w:val="en-GB"/>
          </w:rPr>
          <w:delText xml:space="preserve">. </w:delText>
        </w:r>
        <w:r w:rsidR="003A2DE5" w:rsidDel="00F80600">
          <w:rPr>
            <w:lang w:val="en-GB"/>
          </w:rPr>
          <w:delText>We decided to</w:delText>
        </w:r>
        <w:r w:rsidR="00070E7E" w:rsidDel="00F80600">
          <w:rPr>
            <w:lang w:val="en-GB"/>
          </w:rPr>
          <w:delText xml:space="preserve"> remov</w:delText>
        </w:r>
        <w:r w:rsidR="003A2DE5" w:rsidDel="00F80600">
          <w:rPr>
            <w:lang w:val="en-GB"/>
          </w:rPr>
          <w:delText>e</w:delText>
        </w:r>
        <w:r w:rsidR="00070E7E" w:rsidDel="00F80600">
          <w:rPr>
            <w:lang w:val="en-GB"/>
          </w:rPr>
          <w:delText xml:space="preserve"> participants which answered the </w:delText>
        </w:r>
        <w:r w:rsidR="003A2DE5" w:rsidDel="00F80600">
          <w:rPr>
            <w:lang w:val="en-GB"/>
          </w:rPr>
          <w:delText>question wrongly</w:delText>
        </w:r>
      </w:del>
      <w:ins w:id="1299" w:author="Guus van den Akker" w:date="2020-05-29T11:54:00Z">
        <w:del w:id="1300" w:author="Luuk van de Ven" w:date="2020-06-05T09:42:00Z">
          <w:r w:rsidR="003A41F9" w:rsidDel="00F80600">
            <w:rPr>
              <w:lang w:val="en-GB"/>
            </w:rPr>
            <w:delText>incorrectly</w:delText>
          </w:r>
        </w:del>
      </w:ins>
      <w:del w:id="1301" w:author="Luuk van de Ven" w:date="2020-06-05T09:42:00Z">
        <w:r w:rsidR="003A2DE5" w:rsidDel="00F80600">
          <w:rPr>
            <w:lang w:val="en-GB"/>
          </w:rPr>
          <w:delText xml:space="preserve">. </w:delText>
        </w:r>
        <w:r w:rsidR="00E50435" w:rsidDel="00F80600">
          <w:rPr>
            <w:lang w:val="en-GB"/>
          </w:rPr>
          <w:delText>Next to that, by running sub-group analyses on the question</w:delText>
        </w:r>
        <w:r w:rsidR="004F5420" w:rsidDel="00F80600">
          <w:rPr>
            <w:lang w:val="en-GB"/>
          </w:rPr>
          <w:delText xml:space="preserve"> on whether people are part of a brand community in real life we test whether the effect holds </w:delText>
        </w:r>
        <w:r w:rsidR="00B1781F" w:rsidDel="00F80600">
          <w:rPr>
            <w:lang w:val="en-GB"/>
          </w:rPr>
          <w:delText xml:space="preserve">more or less for people who are part of a brand community in real life. The same </w:delText>
        </w:r>
        <w:r w:rsidR="00A23A19" w:rsidDel="00F80600">
          <w:rPr>
            <w:lang w:val="en-GB"/>
          </w:rPr>
          <w:delText>holds for the questions on internet proficiency</w:delText>
        </w:r>
        <w:r w:rsidR="000E426B" w:rsidDel="00F80600">
          <w:rPr>
            <w:lang w:val="en-GB"/>
          </w:rPr>
          <w:delText xml:space="preserve">, </w:delText>
        </w:r>
        <w:r w:rsidR="00A23A19" w:rsidDel="00F80600">
          <w:rPr>
            <w:lang w:val="en-GB"/>
          </w:rPr>
          <w:delText>enthusiasm about cars</w:delText>
        </w:r>
        <w:r w:rsidR="000E426B" w:rsidDel="00F80600">
          <w:rPr>
            <w:lang w:val="en-GB"/>
          </w:rPr>
          <w:delText xml:space="preserve"> and </w:delText>
        </w:r>
        <w:r w:rsidR="00EE0C07" w:rsidDel="00F80600">
          <w:rPr>
            <w:lang w:val="en-GB"/>
          </w:rPr>
          <w:delText>demographic</w:delText>
        </w:r>
        <w:r w:rsidR="000E426B" w:rsidDel="00F80600">
          <w:rPr>
            <w:lang w:val="en-GB"/>
          </w:rPr>
          <w:delText>s.</w:delText>
        </w:r>
        <w:r w:rsidR="00EE0C07" w:rsidDel="00F80600">
          <w:rPr>
            <w:lang w:val="en-GB"/>
          </w:rPr>
          <w:delText xml:space="preserve"> </w:delText>
        </w:r>
        <w:r w:rsidR="00B05B0E" w:rsidDel="00F80600">
          <w:rPr>
            <w:lang w:val="en-GB"/>
          </w:rPr>
          <w:delText xml:space="preserve">By analysing the differences in results amongst </w:delText>
        </w:r>
        <w:r w:rsidR="00D008DD" w:rsidDel="00F80600">
          <w:rPr>
            <w:lang w:val="en-GB"/>
          </w:rPr>
          <w:delText xml:space="preserve">the different groups, </w:delText>
        </w:r>
        <w:r w:rsidR="00EE0C07" w:rsidDel="00F80600">
          <w:rPr>
            <w:lang w:val="en-GB"/>
          </w:rPr>
          <w:delText xml:space="preserve">we make sure </w:delText>
        </w:r>
        <w:r w:rsidR="00933243" w:rsidDel="00F80600">
          <w:rPr>
            <w:lang w:val="en-GB"/>
          </w:rPr>
          <w:delText xml:space="preserve">that the results can be used by </w:delText>
        </w:r>
        <w:r w:rsidR="00B16598" w:rsidRPr="00133133" w:rsidDel="00F80600">
          <w:rPr>
            <w:lang w:val="en-GB"/>
          </w:rPr>
          <w:delText>managers to target the right</w:delText>
        </w:r>
        <w:r w:rsidR="00933243" w:rsidDel="00F80600">
          <w:rPr>
            <w:lang w:val="en-GB"/>
          </w:rPr>
          <w:delText xml:space="preserve"> group of</w:delText>
        </w:r>
        <w:r w:rsidR="00B16598" w:rsidRPr="00133133" w:rsidDel="00F80600">
          <w:rPr>
            <w:lang w:val="en-GB"/>
          </w:rPr>
          <w:delText xml:space="preserve"> people.</w:delText>
        </w:r>
        <w:r w:rsidR="00933243" w:rsidDel="00F80600">
          <w:rPr>
            <w:lang w:val="en-GB"/>
          </w:rPr>
          <w:delText xml:space="preserve"> If the </w:delText>
        </w:r>
        <w:r w:rsidR="0000436D" w:rsidDel="00F80600">
          <w:rPr>
            <w:lang w:val="en-GB"/>
          </w:rPr>
          <w:delText xml:space="preserve">effect holds for one group but does not for another, managers know which </w:delText>
        </w:r>
      </w:del>
      <w:ins w:id="1302" w:author="Ditte Selders" w:date="2020-05-29T15:17:00Z">
        <w:del w:id="1303" w:author="Luuk van de Ven" w:date="2020-06-05T09:42:00Z">
          <w:r w:rsidR="00085920" w:rsidDel="00F80600">
            <w:rPr>
              <w:lang w:val="en-GB"/>
            </w:rPr>
            <w:delText xml:space="preserve">what </w:delText>
          </w:r>
        </w:del>
      </w:ins>
      <w:del w:id="1304" w:author="Luuk van de Ven" w:date="2020-06-05T09:42:00Z">
        <w:r w:rsidR="0000436D" w:rsidDel="00F80600">
          <w:rPr>
            <w:lang w:val="en-GB"/>
          </w:rPr>
          <w:delText>people to target within the offline event.</w:delText>
        </w:r>
      </w:del>
      <w:del w:id="1305" w:author="Luuk van de Ven" w:date="2020-06-05T09:43:00Z">
        <w:r w:rsidR="0000436D" w:rsidDel="00BC1938">
          <w:rPr>
            <w:lang w:val="en-GB"/>
          </w:rPr>
          <w:delText xml:space="preserve"> </w:delText>
        </w:r>
      </w:del>
    </w:p>
    <w:p w14:paraId="54C9296B" w14:textId="64967F0C" w:rsidR="006C571D" w:rsidRPr="00133133" w:rsidDel="00BC1938" w:rsidRDefault="006C571D" w:rsidP="00954E67">
      <w:pPr>
        <w:rPr>
          <w:del w:id="1306" w:author="Luuk van de Ven" w:date="2020-06-05T09:43:00Z"/>
          <w:lang w:val="en-GB"/>
        </w:rPr>
      </w:pPr>
    </w:p>
    <w:p w14:paraId="741FA7C4" w14:textId="77777777" w:rsidR="0088771A" w:rsidRPr="00F713BD" w:rsidDel="00AC438C" w:rsidRDefault="0088771A">
      <w:pPr>
        <w:rPr>
          <w:del w:id="1307" w:author="Luuk van de Ven" w:date="2020-06-05T09:47:00Z"/>
          <w:lang w:val="en-GB"/>
          <w:rPrChange w:id="1308" w:author="Luuk van de Ven" w:date="2020-06-05T09:44:00Z">
            <w:rPr>
              <w:del w:id="1309" w:author="Luuk van de Ven" w:date="2020-06-05T09:47:00Z"/>
              <w:b/>
              <w:lang w:val="en-GB"/>
            </w:rPr>
          </w:rPrChange>
        </w:rPr>
        <w:pPrChange w:id="1310" w:author="Guus van den Akker" w:date="2020-06-05T09:46:00Z">
          <w:pPr>
            <w:spacing w:line="240" w:lineRule="auto"/>
            <w:jc w:val="left"/>
          </w:pPr>
        </w:pPrChange>
      </w:pPr>
      <w:del w:id="1311" w:author="Luuk van de Ven" w:date="2020-06-05T09:47:00Z">
        <w:r w:rsidDel="00AC438C">
          <w:rPr>
            <w:lang w:val="en-GB"/>
          </w:rPr>
          <w:br w:type="page"/>
        </w:r>
      </w:del>
    </w:p>
    <w:p w14:paraId="69996C19" w14:textId="75F7563D" w:rsidR="007D55D6" w:rsidRDefault="007D55D6" w:rsidP="00FF6DFE">
      <w:pPr>
        <w:pStyle w:val="Heading1"/>
        <w:rPr>
          <w:ins w:id="1312" w:author="Ditte Selders" w:date="2020-05-29T15:18:00Z"/>
          <w:lang w:val="en-GB"/>
        </w:rPr>
      </w:pPr>
      <w:bookmarkStart w:id="1313" w:name="_Toc42335558"/>
      <w:r w:rsidRPr="00133133">
        <w:rPr>
          <w:lang w:val="en-GB"/>
        </w:rPr>
        <w:t>Chapter 6: Results</w:t>
      </w:r>
      <w:bookmarkEnd w:id="1313"/>
    </w:p>
    <w:p w14:paraId="2CB447EA" w14:textId="77777777" w:rsidR="009F275B" w:rsidRPr="009F275B" w:rsidRDefault="009F275B">
      <w:pPr>
        <w:rPr>
          <w:ins w:id="1314" w:author="Luuk van de Ven" w:date="2020-05-28T18:12:00Z"/>
          <w:lang w:val="en-GB"/>
        </w:rPr>
        <w:pPrChange w:id="1315" w:author="Ditte Selders" w:date="2020-05-29T15:18:00Z">
          <w:pPr>
            <w:pStyle w:val="Heading1"/>
          </w:pPr>
        </w:pPrChange>
      </w:pPr>
    </w:p>
    <w:p w14:paraId="48569E48" w14:textId="66BE0993" w:rsidR="002A2495" w:rsidRPr="002A2495" w:rsidRDefault="002A2495">
      <w:pPr>
        <w:pStyle w:val="Heading2"/>
        <w:rPr>
          <w:lang w:val="en-GB"/>
        </w:rPr>
        <w:pPrChange w:id="1316" w:author="Luuk van de Ven" w:date="2020-05-28T18:13:00Z">
          <w:pPr>
            <w:pStyle w:val="Heading1"/>
          </w:pPr>
        </w:pPrChange>
      </w:pPr>
      <w:bookmarkStart w:id="1317" w:name="_Toc42335559"/>
      <w:ins w:id="1318" w:author="Luuk van de Ven" w:date="2020-05-28T18:13:00Z">
        <w:r>
          <w:rPr>
            <w:lang w:val="en-GB"/>
          </w:rPr>
          <w:t xml:space="preserve">6.1 </w:t>
        </w:r>
      </w:ins>
      <w:ins w:id="1319" w:author="Luuk van de Ven" w:date="2020-05-28T18:12:00Z">
        <w:r>
          <w:rPr>
            <w:lang w:val="en-GB"/>
          </w:rPr>
          <w:t>General info</w:t>
        </w:r>
      </w:ins>
      <w:ins w:id="1320" w:author="Guus van den Akker" w:date="2020-05-29T11:55:00Z">
        <w:r w:rsidR="00481CC7">
          <w:rPr>
            <w:lang w:val="en-GB"/>
          </w:rPr>
          <w:t>rmation</w:t>
        </w:r>
      </w:ins>
      <w:bookmarkEnd w:id="1317"/>
    </w:p>
    <w:p w14:paraId="10839E26" w14:textId="77777777" w:rsidR="006635BC" w:rsidRPr="000B0C7B" w:rsidRDefault="006635BC" w:rsidP="006635BC">
      <w:pPr>
        <w:ind w:firstLine="720"/>
        <w:rPr>
          <w:ins w:id="1321" w:author="Luuk van de Ven" w:date="2020-06-05T10:06:00Z"/>
          <w:lang w:val="en-GB"/>
        </w:rPr>
      </w:pPr>
      <w:ins w:id="1322" w:author="Luuk van de Ven" w:date="2020-06-05T10:06:00Z">
        <w:r>
          <w:rPr>
            <w:lang w:val="en-GB"/>
          </w:rPr>
          <w:t>Following the research strategy described in chapter 5</w:t>
        </w:r>
        <w:r w:rsidRPr="000B0C7B">
          <w:rPr>
            <w:lang w:val="en-GB"/>
          </w:rPr>
          <w:t>, we have obtained the results and will discuss them in this section. In total, we have collected 280 responses. We have not used 51 responses since these respondents did not answer the attention check question correctly. Additionally, we have taken out eight answers as there was at least one value missing (e.g. gender and age). These adjustments left 221 responses we could use in the data analysis. As the proportion of missing data did not exceed 5%, we did not conduct a worst-case analysis. </w:t>
        </w:r>
      </w:ins>
    </w:p>
    <w:p w14:paraId="2456E043" w14:textId="77777777" w:rsidR="006635BC" w:rsidRPr="000B0C7B" w:rsidRDefault="006635BC" w:rsidP="006635BC">
      <w:pPr>
        <w:ind w:firstLine="720"/>
        <w:rPr>
          <w:ins w:id="1323" w:author="Luuk van de Ven" w:date="2020-06-05T10:06:00Z"/>
          <w:lang w:val="en-GB"/>
        </w:rPr>
      </w:pPr>
      <w:ins w:id="1324" w:author="Luuk van de Ven" w:date="2020-06-05T10:06:00Z">
        <w:r w:rsidRPr="000B0C7B">
          <w:rPr>
            <w:lang w:val="en-GB"/>
          </w:rPr>
          <w:t>We have quantified the scores for the participation questions (1-7) and calculated an average to create a score for participation per participant (ranging from 1-7). We have standardised the final scores for participation using the scale() function in R-software. All treatment and demographic variables were</w:t>
        </w:r>
        <w:r>
          <w:rPr>
            <w:lang w:val="en-GB"/>
          </w:rPr>
          <w:t xml:space="preserve"> standardised and</w:t>
        </w:r>
        <w:r w:rsidRPr="000B0C7B">
          <w:rPr>
            <w:lang w:val="en-GB"/>
          </w:rPr>
          <w:t xml:space="preserve"> put together in a linear model to measure their effect on average participation which is the dependent variable in the model. The individual scores for each participant are accessible in the data matrix in appendix 3. Figure </w:t>
        </w:r>
        <w:r>
          <w:rPr>
            <w:lang w:val="en-GB"/>
          </w:rPr>
          <w:t>4</w:t>
        </w:r>
        <w:r w:rsidRPr="000B0C7B">
          <w:rPr>
            <w:lang w:val="en-GB"/>
          </w:rPr>
          <w:t xml:space="preserve"> presents a summary of the data. This boxplot indicates that the hedonic conditions result in a higher score for average participation than the utilitarian conditions. Furthermore, we can indicate that within the hedonic and utilitarian treatments, the group which 'attended' an offline event score higher on average participation than their counterparts who did not. By constructing the linear model, we </w:t>
        </w:r>
        <w:r>
          <w:rPr>
            <w:lang w:val="en-GB"/>
          </w:rPr>
          <w:t>tested</w:t>
        </w:r>
        <w:r w:rsidRPr="000B0C7B">
          <w:rPr>
            <w:lang w:val="en-GB"/>
          </w:rPr>
          <w:t xml:space="preserve"> these indications thoroughly.</w:t>
        </w:r>
      </w:ins>
    </w:p>
    <w:p w14:paraId="2D20C38F" w14:textId="557637B3" w:rsidR="007D55D6" w:rsidRPr="001962E9" w:rsidDel="006635BC" w:rsidRDefault="006635BC" w:rsidP="00FA343D">
      <w:pPr>
        <w:ind w:firstLine="720"/>
        <w:rPr>
          <w:del w:id="1325" w:author="Luuk van de Ven" w:date="2020-06-05T10:06:00Z"/>
          <w:rPrChange w:id="1326" w:author="Luuk van de Ven" w:date="2020-06-05T10:07:00Z">
            <w:rPr>
              <w:del w:id="1327" w:author="Luuk van de Ven" w:date="2020-06-05T10:06:00Z"/>
              <w:lang w:val="en-GB"/>
            </w:rPr>
          </w:rPrChange>
        </w:rPr>
      </w:pPr>
      <w:ins w:id="1328" w:author="Luuk van de Ven" w:date="2020-06-05T10:06:00Z">
        <w:r w:rsidRPr="000B0C7B">
          <w:rPr>
            <w:lang w:val="en-GB"/>
          </w:rPr>
          <w:t xml:space="preserve">Please note that sample sizes differ slightly between the groups due to the removal of responses in the survey. They range from 47 respondents </w:t>
        </w:r>
        <w:r>
          <w:rPr>
            <w:lang w:val="en-GB"/>
          </w:rPr>
          <w:t xml:space="preserve">for the </w:t>
        </w:r>
        <w:r w:rsidRPr="000B0C7B">
          <w:rPr>
            <w:lang w:val="en-GB"/>
          </w:rPr>
          <w:t xml:space="preserve">online-hedonic condition to 66 respondents for the online-utilitarian condition. </w:t>
        </w:r>
        <w:r>
          <w:rPr>
            <w:lang w:val="en-GB"/>
          </w:rPr>
          <w:t xml:space="preserve">For the offline conditions, we had 49 participants in the hedonic treatment group, and 59 in the utilitarian treatment group. </w:t>
        </w:r>
        <w:r w:rsidRPr="000B0C7B">
          <w:rPr>
            <w:lang w:val="en-GB"/>
          </w:rPr>
          <w:t xml:space="preserve">As the </w:t>
        </w:r>
        <w:r w:rsidRPr="000B0C7B">
          <w:rPr>
            <w:lang w:val="en-GB"/>
          </w:rPr>
          <w:lastRenderedPageBreak/>
          <w:t xml:space="preserve">sample sizes for all conditions are exceeding the threshold value of N=30, we have not identified problems in running the linear regression. </w:t>
        </w:r>
        <w:r w:rsidRPr="00ED167D">
          <w:t>Socio-demographics also slightly vary between the treatment groups. </w:t>
        </w:r>
      </w:ins>
      <w:del w:id="1329" w:author="Luuk van de Ven" w:date="2020-06-05T10:06:00Z">
        <w:r w:rsidR="00F029E3" w:rsidDel="006635BC">
          <w:rPr>
            <w:lang w:val="en-GB"/>
          </w:rPr>
          <w:delText>Following the research strategy described in chapter 5</w:delText>
        </w:r>
        <w:r w:rsidR="007D55D6" w:rsidRPr="000B0C7B" w:rsidDel="006635BC">
          <w:rPr>
            <w:lang w:val="en-GB"/>
          </w:rPr>
          <w:delText>, we have obtained the results and will discuss them in this section. In total, we have collected 280 responses. We have not used 51 responses since these respondents did not answer the attention check question correctly. Additionally, we have taken out eight answers as there was at least one value missing (e.g. gender and age). These adjustments left 221 responses we could use in the data analysis. As the proportion of missing data did not exceed 5%, we did not conduct a worst-case analysis. </w:delText>
        </w:r>
      </w:del>
    </w:p>
    <w:p w14:paraId="247DAF3C" w14:textId="6ADB7A0E" w:rsidR="007D55D6" w:rsidRPr="000B0C7B" w:rsidDel="006635BC" w:rsidRDefault="007D55D6">
      <w:pPr>
        <w:rPr>
          <w:del w:id="1330" w:author="Luuk van de Ven" w:date="2020-06-05T10:06:00Z"/>
          <w:lang w:val="en-GB"/>
        </w:rPr>
        <w:pPrChange w:id="1331" w:author="Luuk van de Ven" w:date="2020-06-05T10:07:00Z">
          <w:pPr>
            <w:ind w:firstLine="720"/>
          </w:pPr>
        </w:pPrChange>
      </w:pPr>
      <w:del w:id="1332" w:author="Luuk van de Ven" w:date="2020-06-05T10:06:00Z">
        <w:r w:rsidRPr="000B0C7B" w:rsidDel="006635BC">
          <w:rPr>
            <w:lang w:val="en-GB"/>
          </w:rPr>
          <w:delText>We have quantified the scores for the participation questions (1-7) and calculated an average to create a score for participation per participant (ranging from 1-7). We have standardised the final scores for participation using the scale() function in R-software. All treatment and demographic variables were</w:delText>
        </w:r>
        <w:r w:rsidR="00724D47" w:rsidDel="006635BC">
          <w:rPr>
            <w:lang w:val="en-GB"/>
          </w:rPr>
          <w:delText xml:space="preserve"> standardized and</w:delText>
        </w:r>
        <w:r w:rsidRPr="000B0C7B" w:rsidDel="006635BC">
          <w:rPr>
            <w:lang w:val="en-GB"/>
          </w:rPr>
          <w:delText xml:space="preserve"> put together in a linear model to measure their effect on average participation</w:delText>
        </w:r>
      </w:del>
      <w:ins w:id="1333" w:author="Ditte Selders" w:date="2020-05-29T15:20:00Z">
        <w:del w:id="1334" w:author="Luuk van de Ven" w:date="2020-06-05T10:06:00Z">
          <w:r w:rsidR="00925572" w:rsidDel="006635BC">
            <w:rPr>
              <w:lang w:val="en-GB"/>
            </w:rPr>
            <w:delText>;</w:delText>
          </w:r>
        </w:del>
      </w:ins>
      <w:del w:id="1335" w:author="Luuk van de Ven" w:date="2020-06-05T10:06:00Z">
        <w:r w:rsidRPr="000B0C7B" w:rsidDel="006635BC">
          <w:rPr>
            <w:lang w:val="en-GB"/>
          </w:rPr>
          <w:delText xml:space="preserve">, the dependent variable in the model. The individual scores for each participant are accessible in the data matrix in appendix 3. Figure </w:delText>
        </w:r>
        <w:r w:rsidR="008D091E" w:rsidDel="006635BC">
          <w:rPr>
            <w:lang w:val="en-GB"/>
          </w:rPr>
          <w:delText>4</w:delText>
        </w:r>
        <w:r w:rsidRPr="000B0C7B" w:rsidDel="006635BC">
          <w:rPr>
            <w:lang w:val="en-GB"/>
          </w:rPr>
          <w:delText xml:space="preserve"> presents a summary of the data. This boxplot indicates that the hedonic conditions result in a higher score for average participation than the utilitarian conditions. Furthermore, we can indicate that within the hedonic and utilitarian treatments, the group which 'attended' an offline event score higher on average participation than their counterparts who did not. By constructing the linear model, we can test</w:delText>
        </w:r>
      </w:del>
      <w:ins w:id="1336" w:author="Guus van den Akker" w:date="2020-05-29T11:58:00Z">
        <w:del w:id="1337" w:author="Luuk van de Ven" w:date="2020-06-05T10:06:00Z">
          <w:r w:rsidR="006555AB" w:rsidDel="006635BC">
            <w:rPr>
              <w:lang w:val="en-GB"/>
            </w:rPr>
            <w:delText>tested</w:delText>
          </w:r>
        </w:del>
      </w:ins>
      <w:del w:id="1338" w:author="Luuk van de Ven" w:date="2020-06-05T10:06:00Z">
        <w:r w:rsidRPr="000B0C7B" w:rsidDel="006635BC">
          <w:rPr>
            <w:lang w:val="en-GB"/>
          </w:rPr>
          <w:delText xml:space="preserve"> these indications thoroughly.</w:delText>
        </w:r>
      </w:del>
    </w:p>
    <w:p w14:paraId="04B85DE7" w14:textId="1E1E4936" w:rsidR="007D55D6" w:rsidRPr="00ED167D" w:rsidRDefault="007D55D6">
      <w:pPr>
        <w:pPrChange w:id="1339" w:author="Luuk van de Ven" w:date="2020-06-05T10:07:00Z">
          <w:pPr>
            <w:ind w:firstLine="720"/>
          </w:pPr>
        </w:pPrChange>
      </w:pPr>
      <w:del w:id="1340" w:author="Luuk van de Ven" w:date="2020-06-05T10:06:00Z">
        <w:r w:rsidRPr="000B0C7B" w:rsidDel="006635BC">
          <w:rPr>
            <w:lang w:val="en-GB"/>
          </w:rPr>
          <w:delText xml:space="preserve">Please note that sample sizes differ slightly between the groups due to the removal of responses in the survey. They range from 47 respondents </w:delText>
        </w:r>
        <w:r w:rsidR="00A67A27" w:rsidDel="006635BC">
          <w:rPr>
            <w:lang w:val="en-GB"/>
          </w:rPr>
          <w:delText xml:space="preserve">for the </w:delText>
        </w:r>
        <w:r w:rsidRPr="000B0C7B" w:rsidDel="006635BC">
          <w:rPr>
            <w:lang w:val="en-GB"/>
          </w:rPr>
          <w:delText xml:space="preserve">online-hedonic condition to 66 respondents for the online-utilitarian condition. </w:delText>
        </w:r>
        <w:r w:rsidR="00ED167D" w:rsidDel="006635BC">
          <w:rPr>
            <w:lang w:val="en-GB"/>
          </w:rPr>
          <w:delText xml:space="preserve">For the offline conditions we had 49 participants in the hedonic treatment group, and 59 in the utilitarian treatment group. </w:delText>
        </w:r>
        <w:r w:rsidRPr="000B0C7B" w:rsidDel="006635BC">
          <w:rPr>
            <w:lang w:val="en-GB"/>
          </w:rPr>
          <w:delText xml:space="preserve">As the sample sizes for all conditions are exceeding the threshold value of N=30, we have not identified problems in running the linear regression. </w:delText>
        </w:r>
        <w:r w:rsidRPr="00ED167D" w:rsidDel="006635BC">
          <w:delText>Socio-demographics also slightly vary between the treatment groups.</w:delText>
        </w:r>
      </w:del>
      <w:r w:rsidRPr="00ED167D">
        <w:t> </w:t>
      </w:r>
    </w:p>
    <w:p w14:paraId="2FF716E0" w14:textId="77777777" w:rsidR="007D55D6" w:rsidRPr="00133133" w:rsidRDefault="007D55D6" w:rsidP="007D55D6">
      <w:pPr>
        <w:rPr>
          <w:lang w:val="en-GB"/>
        </w:rPr>
      </w:pPr>
    </w:p>
    <w:p w14:paraId="35354C71" w14:textId="77777777" w:rsidR="007D55D6" w:rsidRPr="00133133" w:rsidRDefault="00D8705E" w:rsidP="007D55D6">
      <w:pPr>
        <w:rPr>
          <w:lang w:val="en-GB"/>
        </w:rPr>
      </w:pPr>
      <w:r w:rsidRPr="00133133">
        <w:rPr>
          <w:noProof/>
          <w:lang w:val="en-GB"/>
        </w:rPr>
        <mc:AlternateContent>
          <mc:Choice Requires="wps">
            <w:drawing>
              <wp:anchor distT="0" distB="0" distL="114300" distR="114300" simplePos="0" relativeHeight="251658258" behindDoc="0" locked="0" layoutInCell="1" allowOverlap="1" wp14:anchorId="47D40C77" wp14:editId="60C8DB79">
                <wp:simplePos x="0" y="0"/>
                <wp:positionH relativeFrom="column">
                  <wp:posOffset>0</wp:posOffset>
                </wp:positionH>
                <wp:positionV relativeFrom="paragraph">
                  <wp:posOffset>4023995</wp:posOffset>
                </wp:positionV>
                <wp:extent cx="3321685" cy="266700"/>
                <wp:effectExtent l="0" t="0" r="5715" b="0"/>
                <wp:wrapSquare wrapText="bothSides"/>
                <wp:docPr id="220" name="Text Box 220"/>
                <wp:cNvGraphicFramePr/>
                <a:graphic xmlns:a="http://schemas.openxmlformats.org/drawingml/2006/main">
                  <a:graphicData uri="http://schemas.microsoft.com/office/word/2010/wordprocessingShape">
                    <wps:wsp>
                      <wps:cNvSpPr txBox="1"/>
                      <wps:spPr>
                        <a:xfrm>
                          <a:off x="0" y="0"/>
                          <a:ext cx="3321685" cy="266700"/>
                        </a:xfrm>
                        <a:prstGeom prst="rect">
                          <a:avLst/>
                        </a:prstGeom>
                        <a:solidFill>
                          <a:prstClr val="white"/>
                        </a:solidFill>
                        <a:ln>
                          <a:noFill/>
                        </a:ln>
                      </wps:spPr>
                      <wps:txbx>
                        <w:txbxContent>
                          <w:p w14:paraId="1ADBF13D" w14:textId="6D4CCAD2" w:rsidR="00D8705E" w:rsidRPr="00B95A18" w:rsidRDefault="00D8705E" w:rsidP="00D8705E">
                            <w:pPr>
                              <w:pStyle w:val="Caption"/>
                              <w:rPr>
                                <w:rFonts w:ascii="Times New Roman" w:eastAsia="Times New Roman" w:hAnsi="Times New Roman" w:cs="Times New Roman"/>
                                <w:noProof/>
                                <w:color w:val="222222"/>
                              </w:rPr>
                            </w:pPr>
                            <w:r w:rsidRPr="00B95A18">
                              <w:rPr>
                                <w:rFonts w:ascii="Times New Roman" w:hAnsi="Times New Roman" w:cs="Times New Roman"/>
                              </w:rPr>
                              <w:t xml:space="preserve">Figure </w:t>
                            </w:r>
                            <w:r w:rsidR="00534448">
                              <w:rPr>
                                <w:rFonts w:ascii="Times New Roman" w:hAnsi="Times New Roman" w:cs="Times New Roman"/>
                              </w:rPr>
                              <w:t>4</w:t>
                            </w:r>
                            <w:r w:rsidRPr="00B95A18">
                              <w:rPr>
                                <w:rFonts w:ascii="Times New Roman" w:hAnsi="Times New Roman" w:cs="Times New Roman"/>
                              </w:rPr>
                              <w:t xml:space="preserve"> - Box plot average participation per condition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40C77" id="Text Box 220" o:spid="_x0000_s1049" type="#_x0000_t202" style="position:absolute;left:0;text-align:left;margin-left:0;margin-top:316.85pt;width:261.55pt;height:21pt;z-index:2516582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" stroked="f">
                <v:textbox style="mso-fit-shape-to-text:t" inset="0,0,0,0">
                  <w:txbxContent>
                    <w:p w14:paraId="1ADBF13D" w14:textId="6D4CCAD2" w:rsidR="00D8705E" w:rsidRPr="00B95A18" w:rsidRDefault="00D8705E" w:rsidP="00D8705E">
                      <w:pPr>
                        <w:pStyle w:val="Caption"/>
                        <w:rPr>
                          <w:rFonts w:ascii="Times New Roman" w:eastAsia="Times New Roman" w:hAnsi="Times New Roman" w:cs="Times New Roman"/>
                          <w:noProof/>
                          <w:color w:val="222222"/>
                        </w:rPr>
                      </w:pPr>
                      <w:r w:rsidRPr="00B95A18">
                        <w:rPr>
                          <w:rFonts w:ascii="Times New Roman" w:hAnsi="Times New Roman" w:cs="Times New Roman"/>
                        </w:rPr>
                        <w:t xml:space="preserve">Figure </w:t>
                      </w:r>
                      <w:r w:rsidR="00534448">
                        <w:rPr>
                          <w:rFonts w:ascii="Times New Roman" w:hAnsi="Times New Roman" w:cs="Times New Roman"/>
                        </w:rPr>
                        <w:t>4</w:t>
                      </w:r>
                      <w:r w:rsidRPr="00B95A18">
                        <w:rPr>
                          <w:rFonts w:ascii="Times New Roman" w:hAnsi="Times New Roman" w:cs="Times New Roman"/>
                        </w:rPr>
                        <w:t xml:space="preserve"> - Box plot average participation per condition</w:t>
                      </w:r>
                    </w:p>
                  </w:txbxContent>
                </v:textbox>
                <w10:wrap type="square"/>
              </v:shape>
            </w:pict>
          </mc:Fallback>
        </mc:AlternateContent>
      </w:r>
      <w:r w:rsidRPr="00133133">
        <w:rPr>
          <w:noProof/>
          <w:lang w:val="en-GB"/>
        </w:rPr>
        <w:drawing>
          <wp:inline distT="0" distB="0" distL="0" distR="0" wp14:anchorId="6899EDF1" wp14:editId="1498900B">
            <wp:extent cx="5727700" cy="3891915"/>
            <wp:effectExtent l="12700" t="12700" r="12700" b="6985"/>
            <wp:docPr id="1277049802" name="Picture 127704980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55151" name="Screenshot 2020-05-10 at 19.51.4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891915"/>
                    </a:xfrm>
                    <a:prstGeom prst="rect">
                      <a:avLst/>
                    </a:prstGeom>
                    <a:ln>
                      <a:solidFill>
                        <a:schemeClr val="tx1"/>
                      </a:solidFill>
                    </a:ln>
                  </pic:spPr>
                </pic:pic>
              </a:graphicData>
            </a:graphic>
          </wp:inline>
        </w:drawing>
      </w:r>
    </w:p>
    <w:p w14:paraId="58C26650" w14:textId="77777777" w:rsidR="007D55D6" w:rsidRPr="00133133" w:rsidRDefault="007D55D6" w:rsidP="007D55D6">
      <w:pPr>
        <w:rPr>
          <w:lang w:val="en-GB"/>
        </w:rPr>
      </w:pPr>
    </w:p>
    <w:p w14:paraId="34DBEE0B" w14:textId="77777777" w:rsidR="007D55D6" w:rsidRPr="00133133" w:rsidRDefault="007D55D6" w:rsidP="007D55D6">
      <w:pPr>
        <w:rPr>
          <w:lang w:val="en-GB"/>
        </w:rPr>
      </w:pPr>
    </w:p>
    <w:p w14:paraId="3E28E9B1" w14:textId="7E529D9B" w:rsidR="00842D36" w:rsidRDefault="00D4394D" w:rsidP="00FA343D">
      <w:pPr>
        <w:ind w:firstLine="720"/>
        <w:rPr>
          <w:lang w:val="en-GB"/>
        </w:rPr>
      </w:pPr>
      <w:ins w:id="1341" w:author="Luuk van de Ven" w:date="2020-06-05T10:07:00Z">
        <w:r w:rsidRPr="00133133">
          <w:rPr>
            <w:lang w:val="en-GB"/>
          </w:rPr>
          <w:t>We summarised the</w:t>
        </w:r>
        <w:r>
          <w:rPr>
            <w:lang w:val="en-GB"/>
          </w:rPr>
          <w:t xml:space="preserve"> number of participants per </w:t>
        </w:r>
        <w:commentRangeStart w:id="1342"/>
        <w:r>
          <w:rPr>
            <w:lang w:val="en-GB"/>
          </w:rPr>
          <w:t xml:space="preserve">demographic age, </w:t>
        </w:r>
        <w:del w:id="1343" w:author="Guus van den Akker" w:date="2020-06-06T11:31:00Z">
          <w:r w:rsidDel="005A42EC">
            <w:rPr>
              <w:lang w:val="en-GB"/>
            </w:rPr>
            <w:delText xml:space="preserve"> </w:delText>
          </w:r>
        </w:del>
        <w:r>
          <w:rPr>
            <w:lang w:val="en-GB"/>
          </w:rPr>
          <w:t xml:space="preserve">gender, </w:t>
        </w:r>
        <w:del w:id="1344" w:author="Guus van den Akker" w:date="2020-06-06T11:31:00Z">
          <w:r w:rsidDel="005A42EC">
            <w:rPr>
              <w:lang w:val="en-GB"/>
            </w:rPr>
            <w:delText>education</w:delText>
          </w:r>
        </w:del>
      </w:ins>
      <w:ins w:id="1345" w:author="Guus van den Akker" w:date="2020-06-06T11:31:00Z">
        <w:r w:rsidR="005A42EC">
          <w:rPr>
            <w:lang w:val="en-GB"/>
          </w:rPr>
          <w:t>education,</w:t>
        </w:r>
      </w:ins>
      <w:ins w:id="1346" w:author="Luuk van de Ven" w:date="2020-06-05T10:07:00Z">
        <w:r>
          <w:rPr>
            <w:lang w:val="en-GB"/>
          </w:rPr>
          <w:t xml:space="preserve"> and employment </w:t>
        </w:r>
        <w:commentRangeEnd w:id="1342"/>
        <w:r>
          <w:rPr>
            <w:rStyle w:val="CommentReference"/>
            <w:rFonts w:asciiTheme="minorHAnsi" w:hAnsiTheme="minorHAnsi" w:cstheme="minorBidi"/>
          </w:rPr>
          <w:commentReference w:id="1342"/>
        </w:r>
        <w:r>
          <w:rPr>
            <w:lang w:val="en-GB"/>
          </w:rPr>
          <w:t xml:space="preserve">group in </w:t>
        </w:r>
        <w:r w:rsidRPr="00980AAD">
          <w:rPr>
            <w:color w:val="auto"/>
            <w:lang w:val="en-GB"/>
          </w:rPr>
          <w:t xml:space="preserve">table 4. </w:t>
        </w:r>
        <w:r>
          <w:rPr>
            <w:lang w:val="en-GB"/>
          </w:rPr>
          <w:t>The</w:t>
        </w:r>
        <w:r w:rsidRPr="00133133">
          <w:rPr>
            <w:lang w:val="en-GB"/>
          </w:rPr>
          <w:t xml:space="preserve"> </w:t>
        </w:r>
        <w:commentRangeStart w:id="1347"/>
        <w:r w:rsidRPr="00133133">
          <w:rPr>
            <w:lang w:val="en-GB"/>
          </w:rPr>
          <w:t xml:space="preserve">output </w:t>
        </w:r>
        <w:commentRangeEnd w:id="1347"/>
        <w:r>
          <w:rPr>
            <w:rStyle w:val="CommentReference"/>
            <w:rFonts w:asciiTheme="minorHAnsi" w:hAnsiTheme="minorHAnsi" w:cstheme="minorBidi"/>
          </w:rPr>
          <w:commentReference w:id="1347"/>
        </w:r>
        <w:r w:rsidRPr="00133133">
          <w:rPr>
            <w:lang w:val="en-GB"/>
          </w:rPr>
          <w:t xml:space="preserve">from the linear model indicated that, for example, 31.5% of all male respondents were in the online-utilitarian condition, compared to only 17.1% in the online-hedonic condition. However, this is a direct result of a similar division in the number of overall responses per group, being 29.9% and 21.3% respectively. We have obtained similar results when looking at other demographic variables. We observed more significant deviations in the demographic categories with very few respondents, such as in the age group </w:t>
        </w:r>
        <w:r w:rsidRPr="00133133">
          <w:rPr>
            <w:lang w:val="en-GB"/>
          </w:rPr>
          <w:lastRenderedPageBreak/>
          <w:t>&lt;</w:t>
        </w:r>
        <w:r>
          <w:rPr>
            <w:lang w:val="en-GB"/>
          </w:rPr>
          <w:t xml:space="preserve"> </w:t>
        </w:r>
        <w:r w:rsidRPr="00133133">
          <w:rPr>
            <w:lang w:val="en-GB"/>
          </w:rPr>
          <w:t xml:space="preserve">20 years (9 respondents in total). </w:t>
        </w:r>
        <w:r>
          <w:rPr>
            <w:lang w:val="en-GB"/>
          </w:rPr>
          <w:t>A</w:t>
        </w:r>
        <w:r w:rsidRPr="00133133">
          <w:rPr>
            <w:lang w:val="en-GB"/>
          </w:rPr>
          <w:t xml:space="preserve">ll these deviations </w:t>
        </w:r>
        <w:r>
          <w:rPr>
            <w:lang w:val="en-GB"/>
          </w:rPr>
          <w:t>are</w:t>
        </w:r>
        <w:r w:rsidRPr="00133133">
          <w:rPr>
            <w:lang w:val="en-GB"/>
          </w:rPr>
          <w:t xml:space="preserve"> </w:t>
        </w:r>
        <w:r>
          <w:rPr>
            <w:lang w:val="en-GB"/>
          </w:rPr>
          <w:t xml:space="preserve">for </w:t>
        </w:r>
        <w:r w:rsidRPr="00133133">
          <w:rPr>
            <w:lang w:val="en-GB"/>
          </w:rPr>
          <w:t>accounted by including the demographic variables as control variables in the linear model.</w:t>
        </w:r>
      </w:ins>
      <w:del w:id="1348" w:author="Luuk van de Ven" w:date="2020-06-05T10:07:00Z">
        <w:r w:rsidR="007D55D6" w:rsidRPr="00133133" w:rsidDel="00D4394D">
          <w:rPr>
            <w:lang w:val="en-GB"/>
          </w:rPr>
          <w:delText>The</w:delText>
        </w:r>
        <w:r w:rsidR="00E42148" w:rsidDel="00D4394D">
          <w:rPr>
            <w:lang w:val="en-GB"/>
          </w:rPr>
          <w:delText xml:space="preserve"> </w:delText>
        </w:r>
        <w:r w:rsidR="00DC2EFB" w:rsidDel="00D4394D">
          <w:rPr>
            <w:lang w:val="en-GB"/>
          </w:rPr>
          <w:delText xml:space="preserve">number of participants per </w:delText>
        </w:r>
        <w:commentRangeStart w:id="1349"/>
        <w:r w:rsidR="00DC2EFB" w:rsidDel="00D4394D">
          <w:rPr>
            <w:lang w:val="en-GB"/>
          </w:rPr>
          <w:delText>demographic age</w:delText>
        </w:r>
      </w:del>
      <w:del w:id="1350" w:author="Luuk van de Ven" w:date="2020-05-31T19:53:00Z">
        <w:r w:rsidR="00DC2EFB" w:rsidDel="00C21532">
          <w:rPr>
            <w:lang w:val="en-GB"/>
          </w:rPr>
          <w:delText xml:space="preserve"> and </w:delText>
        </w:r>
      </w:del>
      <w:del w:id="1351" w:author="Luuk van de Ven" w:date="2020-06-05T10:07:00Z">
        <w:r w:rsidR="00DC2EFB" w:rsidDel="00D4394D">
          <w:rPr>
            <w:lang w:val="en-GB"/>
          </w:rPr>
          <w:delText xml:space="preserve">gender </w:delText>
        </w:r>
        <w:commentRangeEnd w:id="1349"/>
        <w:r w:rsidR="00980AAD" w:rsidDel="00D4394D">
          <w:rPr>
            <w:rStyle w:val="CommentReference"/>
            <w:rFonts w:asciiTheme="minorHAnsi" w:hAnsiTheme="minorHAnsi" w:cstheme="minorBidi"/>
          </w:rPr>
          <w:commentReference w:id="1349"/>
        </w:r>
        <w:r w:rsidR="00DC2EFB" w:rsidDel="00D4394D">
          <w:rPr>
            <w:lang w:val="en-GB"/>
          </w:rPr>
          <w:delText xml:space="preserve">group are summarized in </w:delText>
        </w:r>
        <w:r w:rsidR="00DC2EFB" w:rsidRPr="00980AAD" w:rsidDel="00D4394D">
          <w:rPr>
            <w:color w:val="auto"/>
            <w:lang w:val="en-GB"/>
          </w:rPr>
          <w:delText xml:space="preserve">table </w:delText>
        </w:r>
        <w:r w:rsidR="00980AAD" w:rsidRPr="00980AAD" w:rsidDel="00D4394D">
          <w:rPr>
            <w:color w:val="auto"/>
            <w:lang w:val="en-GB"/>
          </w:rPr>
          <w:delText>4</w:delText>
        </w:r>
        <w:r w:rsidR="00DC2EFB" w:rsidRPr="00980AAD" w:rsidDel="00D4394D">
          <w:rPr>
            <w:color w:val="auto"/>
            <w:lang w:val="en-GB"/>
          </w:rPr>
          <w:delText xml:space="preserve">. </w:delText>
        </w:r>
        <w:r w:rsidR="004C15B1" w:rsidDel="00D4394D">
          <w:rPr>
            <w:lang w:val="en-GB"/>
          </w:rPr>
          <w:delText>The</w:delText>
        </w:r>
        <w:r w:rsidR="007D55D6" w:rsidRPr="00133133" w:rsidDel="00D4394D">
          <w:rPr>
            <w:lang w:val="en-GB"/>
          </w:rPr>
          <w:delText xml:space="preserve"> </w:delText>
        </w:r>
        <w:commentRangeStart w:id="1352"/>
        <w:r w:rsidR="007D55D6" w:rsidRPr="00133133" w:rsidDel="00D4394D">
          <w:rPr>
            <w:lang w:val="en-GB"/>
          </w:rPr>
          <w:delText xml:space="preserve">output </w:delText>
        </w:r>
        <w:commentRangeEnd w:id="1352"/>
        <w:r w:rsidR="00724D47" w:rsidDel="00D4394D">
          <w:rPr>
            <w:rStyle w:val="CommentReference"/>
            <w:rFonts w:asciiTheme="minorHAnsi" w:hAnsiTheme="minorHAnsi" w:cstheme="minorBidi"/>
          </w:rPr>
          <w:commentReference w:id="1352"/>
        </w:r>
        <w:r w:rsidR="007D55D6" w:rsidRPr="00133133" w:rsidDel="00D4394D">
          <w:rPr>
            <w:lang w:val="en-GB"/>
          </w:rPr>
          <w:delText>from the linear model indicated that, for example, 31.5% of all male respondents were in the online-utilitarian condition, compared to only 17.1% in the online-hedonic condition. However, this is a direct result of a similar division in the number of overall responses per group, being 29.9% and 21.3% respectively. We have obtained similar results when looking at other demographic variables. We observed more significant deviations in the demographic categories with very few respondents, such as in the age group &lt;</w:delText>
        </w:r>
      </w:del>
      <w:ins w:id="1353" w:author="Ditte Selders" w:date="2020-05-29T15:21:00Z">
        <w:del w:id="1354" w:author="Luuk van de Ven" w:date="2020-06-05T10:07:00Z">
          <w:r w:rsidR="00B81C21" w:rsidDel="00D4394D">
            <w:rPr>
              <w:lang w:val="en-GB"/>
            </w:rPr>
            <w:delText xml:space="preserve"> </w:delText>
          </w:r>
        </w:del>
      </w:ins>
      <w:del w:id="1355" w:author="Luuk van de Ven" w:date="2020-06-05T10:07:00Z">
        <w:r w:rsidR="007D55D6" w:rsidRPr="00133133" w:rsidDel="00D4394D">
          <w:rPr>
            <w:lang w:val="en-GB"/>
          </w:rPr>
          <w:delText xml:space="preserve">20 years (9 respondents in total). </w:delText>
        </w:r>
      </w:del>
      <w:ins w:id="1356" w:author="Ditte Selders" w:date="2020-05-29T15:22:00Z">
        <w:del w:id="1357" w:author="Luuk van de Ven" w:date="2020-06-05T10:07:00Z">
          <w:r w:rsidR="00D459CC" w:rsidDel="00D4394D">
            <w:rPr>
              <w:lang w:val="en-GB"/>
            </w:rPr>
            <w:delText>A</w:delText>
          </w:r>
        </w:del>
      </w:ins>
      <w:del w:id="1358" w:author="Luuk van de Ven" w:date="2020-06-05T10:07:00Z">
        <w:r w:rsidR="007D55D6" w:rsidRPr="00133133" w:rsidDel="00D4394D">
          <w:rPr>
            <w:lang w:val="en-GB"/>
          </w:rPr>
          <w:delText xml:space="preserve">For all these deviations is </w:delText>
        </w:r>
      </w:del>
      <w:ins w:id="1359" w:author="Ditte Selders" w:date="2020-05-29T15:21:00Z">
        <w:del w:id="1360" w:author="Luuk van de Ven" w:date="2020-06-05T10:07:00Z">
          <w:r w:rsidR="00D459CC" w:rsidDel="00D4394D">
            <w:rPr>
              <w:lang w:val="en-GB"/>
            </w:rPr>
            <w:delText>are</w:delText>
          </w:r>
          <w:r w:rsidR="00D459CC" w:rsidRPr="00133133" w:rsidDel="00D4394D">
            <w:rPr>
              <w:lang w:val="en-GB"/>
            </w:rPr>
            <w:delText xml:space="preserve"> </w:delText>
          </w:r>
        </w:del>
      </w:ins>
      <w:ins w:id="1361" w:author="Ditte Selders" w:date="2020-05-29T15:22:00Z">
        <w:del w:id="1362" w:author="Luuk van de Ven" w:date="2020-06-05T10:07:00Z">
          <w:r w:rsidR="00D459CC" w:rsidDel="00D4394D">
            <w:rPr>
              <w:lang w:val="en-GB"/>
            </w:rPr>
            <w:delText xml:space="preserve">for </w:delText>
          </w:r>
        </w:del>
      </w:ins>
      <w:del w:id="1363" w:author="Luuk van de Ven" w:date="2020-06-05T10:07:00Z">
        <w:r w:rsidR="007D55D6" w:rsidRPr="00133133" w:rsidDel="00D4394D">
          <w:rPr>
            <w:lang w:val="en-GB"/>
          </w:rPr>
          <w:delText>accounted by including the demographic variables as control variables in the linear model.</w:delText>
        </w:r>
      </w:del>
    </w:p>
    <w:p w14:paraId="2D13B06B" w14:textId="77777777" w:rsidR="004F0461" w:rsidRPr="00980AAD" w:rsidRDefault="004F0461" w:rsidP="00980AAD">
      <w:pPr>
        <w:ind w:firstLine="720"/>
        <w:rPr>
          <w:color w:val="FF0000"/>
          <w:lang w:val="en-GB"/>
        </w:rPr>
      </w:pPr>
    </w:p>
    <w:p w14:paraId="448B0AFB" w14:textId="71684612" w:rsidR="00F3170E" w:rsidRPr="00980AAD" w:rsidRDefault="00F3170E" w:rsidP="00F3170E">
      <w:pPr>
        <w:pStyle w:val="Caption"/>
        <w:keepNext/>
        <w:spacing w:after="0"/>
        <w:rPr>
          <w:rFonts w:ascii="Times New Roman" w:hAnsi="Times New Roman" w:cs="Times New Roman"/>
        </w:rPr>
      </w:pPr>
      <w:r w:rsidRPr="00980AAD">
        <w:rPr>
          <w:rFonts w:ascii="Times New Roman" w:hAnsi="Times New Roman" w:cs="Times New Roman"/>
        </w:rPr>
        <w:t xml:space="preserve">Table </w:t>
      </w:r>
      <w:r w:rsidR="00284329" w:rsidRPr="00980AAD">
        <w:rPr>
          <w:rFonts w:ascii="Times New Roman" w:hAnsi="Times New Roman" w:cs="Times New Roman"/>
        </w:rPr>
        <w:t>4</w:t>
      </w:r>
      <w:r w:rsidRPr="00980AAD">
        <w:rPr>
          <w:rFonts w:ascii="Times New Roman" w:hAnsi="Times New Roman" w:cs="Times New Roman"/>
        </w:rPr>
        <w:t xml:space="preserve"> - Number of participants per demographic</w:t>
      </w:r>
      <w:del w:id="1364" w:author="Luuk van de Ven" w:date="2020-06-01T20:55:00Z">
        <w:r w:rsidRPr="00980AAD" w:rsidDel="007B6861">
          <w:rPr>
            <w:rFonts w:ascii="Times New Roman" w:hAnsi="Times New Roman" w:cs="Times New Roman"/>
          </w:rPr>
          <w:delText xml:space="preserve"> age and gender</w:delText>
        </w:r>
      </w:del>
      <w:r w:rsidRPr="00980AAD">
        <w:rPr>
          <w:rFonts w:ascii="Times New Roman" w:hAnsi="Times New Roman" w:cs="Times New Roman"/>
        </w:rPr>
        <w:t xml:space="preserve"> group</w:t>
      </w:r>
    </w:p>
    <w:tbl>
      <w:tblPr>
        <w:tblStyle w:val="TableGrid"/>
        <w:tblW w:w="0" w:type="auto"/>
        <w:tblLook w:val="04A0" w:firstRow="1" w:lastRow="0" w:firstColumn="1" w:lastColumn="0" w:noHBand="0" w:noVBand="1"/>
        <w:tblPrChange w:id="1365" w:author="Luuk van de Ven" w:date="2020-05-31T19:51:00Z">
          <w:tblPr>
            <w:tblStyle w:val="TableGrid"/>
            <w:tblW w:w="0" w:type="auto"/>
            <w:tblLook w:val="04A0" w:firstRow="1" w:lastRow="0" w:firstColumn="1" w:lastColumn="0" w:noHBand="0" w:noVBand="1"/>
          </w:tblPr>
        </w:tblPrChange>
      </w:tblPr>
      <w:tblGrid>
        <w:gridCol w:w="2268"/>
        <w:gridCol w:w="1336"/>
        <w:gridCol w:w="1802"/>
        <w:gridCol w:w="1802"/>
        <w:gridCol w:w="1802"/>
        <w:tblGridChange w:id="1366">
          <w:tblGrid>
            <w:gridCol w:w="10"/>
            <w:gridCol w:w="10"/>
            <w:gridCol w:w="1970"/>
            <w:gridCol w:w="10"/>
            <w:gridCol w:w="268"/>
            <w:gridCol w:w="1346"/>
            <w:gridCol w:w="10"/>
            <w:gridCol w:w="1792"/>
            <w:gridCol w:w="10"/>
            <w:gridCol w:w="1792"/>
            <w:gridCol w:w="10"/>
            <w:gridCol w:w="1782"/>
            <w:gridCol w:w="10"/>
            <w:gridCol w:w="10"/>
          </w:tblGrid>
        </w:tblGridChange>
      </w:tblGrid>
      <w:tr w:rsidR="00163EDE" w14:paraId="2B866B77" w14:textId="77777777" w:rsidTr="00A80147">
        <w:trPr>
          <w:trHeight w:val="416"/>
          <w:trPrChange w:id="1367" w:author="Luuk van de Ven" w:date="2020-05-31T19:51:00Z">
            <w:trPr>
              <w:gridBefore w:val="2"/>
              <w:trHeight w:val="416"/>
            </w:trPr>
          </w:trPrChange>
        </w:trPr>
        <w:tc>
          <w:tcPr>
            <w:tcW w:w="2268" w:type="dxa"/>
            <w:tcBorders>
              <w:top w:val="nil"/>
              <w:left w:val="nil"/>
              <w:bottom w:val="nil"/>
            </w:tcBorders>
            <w:vAlign w:val="center"/>
            <w:tcPrChange w:id="1368" w:author="Luuk van de Ven" w:date="2020-05-31T19:51:00Z">
              <w:tcPr>
                <w:tcW w:w="1980" w:type="dxa"/>
                <w:gridSpan w:val="2"/>
                <w:vAlign w:val="center"/>
              </w:tcPr>
            </w:tcPrChange>
          </w:tcPr>
          <w:p w14:paraId="58970665" w14:textId="77777777" w:rsidR="00163EDE" w:rsidRDefault="00163EDE" w:rsidP="00073CC5">
            <w:pPr>
              <w:spacing w:line="240" w:lineRule="auto"/>
              <w:jc w:val="center"/>
              <w:rPr>
                <w:lang w:val="en-GB"/>
              </w:rPr>
            </w:pPr>
          </w:p>
        </w:tc>
        <w:tc>
          <w:tcPr>
            <w:tcW w:w="6742" w:type="dxa"/>
            <w:gridSpan w:val="4"/>
            <w:vAlign w:val="center"/>
            <w:tcPrChange w:id="1369" w:author="Luuk van de Ven" w:date="2020-05-31T19:51:00Z">
              <w:tcPr>
                <w:tcW w:w="7030" w:type="dxa"/>
                <w:gridSpan w:val="10"/>
                <w:vAlign w:val="center"/>
              </w:tcPr>
            </w:tcPrChange>
          </w:tcPr>
          <w:p w14:paraId="1A32D79D" w14:textId="1B77232E" w:rsidR="00163EDE" w:rsidRDefault="00163EDE" w:rsidP="00073CC5">
            <w:pPr>
              <w:spacing w:line="240" w:lineRule="auto"/>
              <w:jc w:val="center"/>
              <w:rPr>
                <w:lang w:val="en-GB"/>
              </w:rPr>
            </w:pPr>
            <w:commentRangeStart w:id="1370"/>
            <w:r>
              <w:rPr>
                <w:lang w:val="en-GB"/>
              </w:rPr>
              <w:t>Treatment</w:t>
            </w:r>
            <w:commentRangeEnd w:id="1370"/>
            <w:r w:rsidR="00D1579D">
              <w:rPr>
                <w:rStyle w:val="CommentReference"/>
                <w:rFonts w:asciiTheme="minorHAnsi" w:hAnsiTheme="minorHAnsi" w:cstheme="minorBidi"/>
              </w:rPr>
              <w:commentReference w:id="1370"/>
            </w:r>
          </w:p>
        </w:tc>
      </w:tr>
      <w:tr w:rsidR="00163EDE" w14:paraId="79C807CB" w14:textId="77777777" w:rsidTr="00A80147">
        <w:trPr>
          <w:trPrChange w:id="1371" w:author="Luuk van de Ven" w:date="2020-05-31T19:51:00Z">
            <w:trPr>
              <w:gridBefore w:val="2"/>
            </w:trPr>
          </w:trPrChange>
        </w:trPr>
        <w:tc>
          <w:tcPr>
            <w:tcW w:w="2268" w:type="dxa"/>
            <w:tcBorders>
              <w:top w:val="nil"/>
              <w:left w:val="nil"/>
            </w:tcBorders>
            <w:vAlign w:val="center"/>
            <w:tcPrChange w:id="1372" w:author="Luuk van de Ven" w:date="2020-05-31T19:51:00Z">
              <w:tcPr>
                <w:tcW w:w="1980" w:type="dxa"/>
                <w:gridSpan w:val="2"/>
                <w:vAlign w:val="center"/>
              </w:tcPr>
            </w:tcPrChange>
          </w:tcPr>
          <w:p w14:paraId="0ADF8E35" w14:textId="77777777" w:rsidR="00163EDE" w:rsidRDefault="00163EDE" w:rsidP="00073CC5">
            <w:pPr>
              <w:spacing w:line="240" w:lineRule="auto"/>
              <w:jc w:val="center"/>
              <w:rPr>
                <w:lang w:val="en-GB"/>
              </w:rPr>
            </w:pPr>
          </w:p>
        </w:tc>
        <w:tc>
          <w:tcPr>
            <w:tcW w:w="1336" w:type="dxa"/>
            <w:vAlign w:val="center"/>
            <w:tcPrChange w:id="1373" w:author="Luuk van de Ven" w:date="2020-05-31T19:51:00Z">
              <w:tcPr>
                <w:tcW w:w="1624" w:type="dxa"/>
                <w:gridSpan w:val="3"/>
                <w:vAlign w:val="center"/>
              </w:tcPr>
            </w:tcPrChange>
          </w:tcPr>
          <w:p w14:paraId="3D5F2B5F" w14:textId="33AB8FB4" w:rsidR="00163EDE" w:rsidRDefault="00163EDE" w:rsidP="00073CC5">
            <w:pPr>
              <w:spacing w:line="240" w:lineRule="auto"/>
              <w:jc w:val="center"/>
              <w:rPr>
                <w:lang w:val="en-GB"/>
              </w:rPr>
            </w:pPr>
            <w:r>
              <w:rPr>
                <w:lang w:val="en-GB"/>
              </w:rPr>
              <w:t>Online-Utilitarian</w:t>
            </w:r>
          </w:p>
        </w:tc>
        <w:tc>
          <w:tcPr>
            <w:tcW w:w="1802" w:type="dxa"/>
            <w:vAlign w:val="center"/>
            <w:tcPrChange w:id="1374" w:author="Luuk van de Ven" w:date="2020-05-31T19:51:00Z">
              <w:tcPr>
                <w:tcW w:w="1802" w:type="dxa"/>
                <w:gridSpan w:val="2"/>
                <w:vAlign w:val="center"/>
              </w:tcPr>
            </w:tcPrChange>
          </w:tcPr>
          <w:p w14:paraId="6A1C5535" w14:textId="77777777" w:rsidR="00363885" w:rsidRDefault="00163EDE" w:rsidP="00363885">
            <w:pPr>
              <w:spacing w:line="240" w:lineRule="auto"/>
              <w:jc w:val="center"/>
              <w:rPr>
                <w:lang w:val="en-GB"/>
              </w:rPr>
            </w:pPr>
            <w:r>
              <w:rPr>
                <w:lang w:val="en-GB"/>
              </w:rPr>
              <w:t>Online-</w:t>
            </w:r>
          </w:p>
          <w:p w14:paraId="070FA41F" w14:textId="79F5E9EE" w:rsidR="00163EDE" w:rsidRDefault="00163EDE" w:rsidP="00363885">
            <w:pPr>
              <w:spacing w:line="240" w:lineRule="auto"/>
              <w:jc w:val="center"/>
              <w:rPr>
                <w:lang w:val="en-GB"/>
              </w:rPr>
            </w:pPr>
            <w:r>
              <w:rPr>
                <w:lang w:val="en-GB"/>
              </w:rPr>
              <w:t>Hedonic</w:t>
            </w:r>
          </w:p>
        </w:tc>
        <w:tc>
          <w:tcPr>
            <w:tcW w:w="1802" w:type="dxa"/>
            <w:vAlign w:val="center"/>
            <w:tcPrChange w:id="1375" w:author="Luuk van de Ven" w:date="2020-05-31T19:51:00Z">
              <w:tcPr>
                <w:tcW w:w="1802" w:type="dxa"/>
                <w:gridSpan w:val="2"/>
                <w:vAlign w:val="center"/>
              </w:tcPr>
            </w:tcPrChange>
          </w:tcPr>
          <w:p w14:paraId="7E17ED1C" w14:textId="0355E966" w:rsidR="00163EDE" w:rsidRDefault="00163EDE" w:rsidP="00073CC5">
            <w:pPr>
              <w:spacing w:line="240" w:lineRule="auto"/>
              <w:jc w:val="center"/>
              <w:rPr>
                <w:lang w:val="en-GB"/>
              </w:rPr>
            </w:pPr>
            <w:r>
              <w:rPr>
                <w:lang w:val="en-GB"/>
              </w:rPr>
              <w:t>Offline-Utilitarian</w:t>
            </w:r>
          </w:p>
        </w:tc>
        <w:tc>
          <w:tcPr>
            <w:tcW w:w="1802" w:type="dxa"/>
            <w:vAlign w:val="center"/>
            <w:tcPrChange w:id="1376" w:author="Luuk van de Ven" w:date="2020-05-31T19:51:00Z">
              <w:tcPr>
                <w:tcW w:w="1802" w:type="dxa"/>
                <w:gridSpan w:val="3"/>
                <w:vAlign w:val="center"/>
              </w:tcPr>
            </w:tcPrChange>
          </w:tcPr>
          <w:p w14:paraId="76F03FAF" w14:textId="2884A9FC" w:rsidR="00163EDE" w:rsidRDefault="00163EDE" w:rsidP="00073CC5">
            <w:pPr>
              <w:spacing w:line="240" w:lineRule="auto"/>
              <w:jc w:val="center"/>
              <w:rPr>
                <w:lang w:val="en-GB"/>
              </w:rPr>
            </w:pPr>
            <w:r>
              <w:rPr>
                <w:lang w:val="en-GB"/>
              </w:rPr>
              <w:t>Offline-Hedonic</w:t>
            </w:r>
          </w:p>
        </w:tc>
      </w:tr>
      <w:tr w:rsidR="00163EDE" w14:paraId="3C072A5C" w14:textId="77777777" w:rsidTr="00A80147">
        <w:trPr>
          <w:trPrChange w:id="1377" w:author="Luuk van de Ven" w:date="2020-05-31T19:51:00Z">
            <w:trPr>
              <w:gridBefore w:val="1"/>
              <w:gridAfter w:val="0"/>
            </w:trPr>
          </w:trPrChange>
        </w:trPr>
        <w:tc>
          <w:tcPr>
            <w:tcW w:w="2268" w:type="dxa"/>
            <w:vAlign w:val="center"/>
            <w:tcPrChange w:id="1378" w:author="Luuk van de Ven" w:date="2020-05-31T19:51:00Z">
              <w:tcPr>
                <w:tcW w:w="1980" w:type="dxa"/>
                <w:gridSpan w:val="2"/>
                <w:vAlign w:val="center"/>
              </w:tcPr>
            </w:tcPrChange>
          </w:tcPr>
          <w:p w14:paraId="09DFF441" w14:textId="48572F70" w:rsidR="00163EDE" w:rsidRPr="00310D74" w:rsidRDefault="00492325" w:rsidP="00073CC5">
            <w:pPr>
              <w:spacing w:line="240" w:lineRule="auto"/>
              <w:jc w:val="center"/>
              <w:rPr>
                <w:b/>
                <w:bCs/>
                <w:lang w:val="en-GB"/>
              </w:rPr>
            </w:pPr>
            <w:r w:rsidRPr="00310D74">
              <w:rPr>
                <w:b/>
                <w:bCs/>
                <w:lang w:val="en-GB"/>
              </w:rPr>
              <w:t>Gender</w:t>
            </w:r>
          </w:p>
        </w:tc>
        <w:tc>
          <w:tcPr>
            <w:tcW w:w="6742" w:type="dxa"/>
            <w:gridSpan w:val="4"/>
            <w:vAlign w:val="center"/>
            <w:tcPrChange w:id="1379" w:author="Luuk van de Ven" w:date="2020-05-31T19:51:00Z">
              <w:tcPr>
                <w:tcW w:w="7030" w:type="dxa"/>
                <w:gridSpan w:val="10"/>
                <w:vAlign w:val="center"/>
              </w:tcPr>
            </w:tcPrChange>
          </w:tcPr>
          <w:p w14:paraId="011C76D3" w14:textId="77777777" w:rsidR="00163EDE" w:rsidRDefault="00163EDE" w:rsidP="00073CC5">
            <w:pPr>
              <w:spacing w:line="240" w:lineRule="auto"/>
              <w:jc w:val="center"/>
              <w:rPr>
                <w:lang w:val="en-GB"/>
              </w:rPr>
            </w:pPr>
          </w:p>
        </w:tc>
      </w:tr>
      <w:tr w:rsidR="00163EDE" w14:paraId="20F5C73D" w14:textId="77777777" w:rsidTr="00A80147">
        <w:trPr>
          <w:trPrChange w:id="1380" w:author="Luuk van de Ven" w:date="2020-05-31T19:51:00Z">
            <w:trPr>
              <w:gridBefore w:val="1"/>
              <w:gridAfter w:val="0"/>
            </w:trPr>
          </w:trPrChange>
        </w:trPr>
        <w:tc>
          <w:tcPr>
            <w:tcW w:w="2268" w:type="dxa"/>
            <w:vAlign w:val="center"/>
            <w:tcPrChange w:id="1381" w:author="Luuk van de Ven" w:date="2020-05-31T19:51:00Z">
              <w:tcPr>
                <w:tcW w:w="1980" w:type="dxa"/>
                <w:gridSpan w:val="2"/>
                <w:vAlign w:val="center"/>
              </w:tcPr>
            </w:tcPrChange>
          </w:tcPr>
          <w:p w14:paraId="79F0DD9E" w14:textId="47D18689" w:rsidR="00163EDE" w:rsidRDefault="00492325" w:rsidP="00073CC5">
            <w:pPr>
              <w:spacing w:line="240" w:lineRule="auto"/>
              <w:jc w:val="center"/>
              <w:rPr>
                <w:lang w:val="en-GB"/>
              </w:rPr>
            </w:pPr>
            <w:r>
              <w:rPr>
                <w:lang w:val="en-GB"/>
              </w:rPr>
              <w:t>Male</w:t>
            </w:r>
          </w:p>
        </w:tc>
        <w:tc>
          <w:tcPr>
            <w:tcW w:w="1336" w:type="dxa"/>
            <w:vAlign w:val="center"/>
            <w:tcPrChange w:id="1382" w:author="Luuk van de Ven" w:date="2020-05-31T19:51:00Z">
              <w:tcPr>
                <w:tcW w:w="1624" w:type="dxa"/>
                <w:gridSpan w:val="3"/>
                <w:vAlign w:val="center"/>
              </w:tcPr>
            </w:tcPrChange>
          </w:tcPr>
          <w:p w14:paraId="2872E5AB" w14:textId="40381D5D" w:rsidR="00163EDE" w:rsidRDefault="00310D74" w:rsidP="00073CC5">
            <w:pPr>
              <w:spacing w:line="240" w:lineRule="auto"/>
              <w:jc w:val="center"/>
              <w:rPr>
                <w:lang w:val="en-GB"/>
              </w:rPr>
            </w:pPr>
            <w:r>
              <w:rPr>
                <w:lang w:val="en-GB"/>
              </w:rPr>
              <w:t>35</w:t>
            </w:r>
          </w:p>
        </w:tc>
        <w:tc>
          <w:tcPr>
            <w:tcW w:w="1802" w:type="dxa"/>
            <w:vAlign w:val="center"/>
            <w:tcPrChange w:id="1383" w:author="Luuk van de Ven" w:date="2020-05-31T19:51:00Z">
              <w:tcPr>
                <w:tcW w:w="1802" w:type="dxa"/>
                <w:gridSpan w:val="2"/>
                <w:vAlign w:val="center"/>
              </w:tcPr>
            </w:tcPrChange>
          </w:tcPr>
          <w:p w14:paraId="5AE1A0EB" w14:textId="66EBFB4D" w:rsidR="00163EDE" w:rsidRDefault="00310D74" w:rsidP="00073CC5">
            <w:pPr>
              <w:spacing w:line="240" w:lineRule="auto"/>
              <w:jc w:val="center"/>
              <w:rPr>
                <w:lang w:val="en-GB"/>
              </w:rPr>
            </w:pPr>
            <w:r>
              <w:rPr>
                <w:lang w:val="en-GB"/>
              </w:rPr>
              <w:t>19</w:t>
            </w:r>
          </w:p>
        </w:tc>
        <w:tc>
          <w:tcPr>
            <w:tcW w:w="1802" w:type="dxa"/>
            <w:vAlign w:val="center"/>
            <w:tcPrChange w:id="1384" w:author="Luuk van de Ven" w:date="2020-05-31T19:51:00Z">
              <w:tcPr>
                <w:tcW w:w="1802" w:type="dxa"/>
                <w:gridSpan w:val="2"/>
                <w:vAlign w:val="center"/>
              </w:tcPr>
            </w:tcPrChange>
          </w:tcPr>
          <w:p w14:paraId="1CE7425F" w14:textId="5F1FFDEC" w:rsidR="00163EDE" w:rsidRDefault="00310D74" w:rsidP="00073CC5">
            <w:pPr>
              <w:spacing w:line="240" w:lineRule="auto"/>
              <w:jc w:val="center"/>
              <w:rPr>
                <w:lang w:val="en-GB"/>
              </w:rPr>
            </w:pPr>
            <w:r>
              <w:rPr>
                <w:lang w:val="en-GB"/>
              </w:rPr>
              <w:t>31</w:t>
            </w:r>
          </w:p>
        </w:tc>
        <w:tc>
          <w:tcPr>
            <w:tcW w:w="1802" w:type="dxa"/>
            <w:vAlign w:val="center"/>
            <w:tcPrChange w:id="1385" w:author="Luuk van de Ven" w:date="2020-05-31T19:51:00Z">
              <w:tcPr>
                <w:tcW w:w="1802" w:type="dxa"/>
                <w:gridSpan w:val="3"/>
                <w:vAlign w:val="center"/>
              </w:tcPr>
            </w:tcPrChange>
          </w:tcPr>
          <w:p w14:paraId="6EE9F8AC" w14:textId="362D2843" w:rsidR="00163EDE" w:rsidRDefault="00310D74" w:rsidP="00073CC5">
            <w:pPr>
              <w:spacing w:line="240" w:lineRule="auto"/>
              <w:jc w:val="center"/>
              <w:rPr>
                <w:lang w:val="en-GB"/>
              </w:rPr>
            </w:pPr>
            <w:r>
              <w:rPr>
                <w:lang w:val="en-GB"/>
              </w:rPr>
              <w:t>26</w:t>
            </w:r>
          </w:p>
        </w:tc>
      </w:tr>
      <w:tr w:rsidR="00163EDE" w14:paraId="1CE8C6CB" w14:textId="77777777" w:rsidTr="00A80147">
        <w:trPr>
          <w:trPrChange w:id="1386" w:author="Luuk van de Ven" w:date="2020-05-31T19:51:00Z">
            <w:trPr>
              <w:gridBefore w:val="1"/>
              <w:gridAfter w:val="0"/>
            </w:trPr>
          </w:trPrChange>
        </w:trPr>
        <w:tc>
          <w:tcPr>
            <w:tcW w:w="2268" w:type="dxa"/>
            <w:vAlign w:val="center"/>
            <w:tcPrChange w:id="1387" w:author="Luuk van de Ven" w:date="2020-05-31T19:51:00Z">
              <w:tcPr>
                <w:tcW w:w="1980" w:type="dxa"/>
                <w:gridSpan w:val="2"/>
                <w:vAlign w:val="center"/>
              </w:tcPr>
            </w:tcPrChange>
          </w:tcPr>
          <w:p w14:paraId="0FE9203E" w14:textId="42B24A99" w:rsidR="00163EDE" w:rsidRDefault="00492325" w:rsidP="00073CC5">
            <w:pPr>
              <w:spacing w:line="240" w:lineRule="auto"/>
              <w:jc w:val="center"/>
              <w:rPr>
                <w:lang w:val="en-GB"/>
              </w:rPr>
            </w:pPr>
            <w:r>
              <w:rPr>
                <w:lang w:val="en-GB"/>
              </w:rPr>
              <w:t>Female</w:t>
            </w:r>
          </w:p>
        </w:tc>
        <w:tc>
          <w:tcPr>
            <w:tcW w:w="1336" w:type="dxa"/>
            <w:vAlign w:val="center"/>
            <w:tcPrChange w:id="1388" w:author="Luuk van de Ven" w:date="2020-05-31T19:51:00Z">
              <w:tcPr>
                <w:tcW w:w="1624" w:type="dxa"/>
                <w:gridSpan w:val="3"/>
                <w:vAlign w:val="center"/>
              </w:tcPr>
            </w:tcPrChange>
          </w:tcPr>
          <w:p w14:paraId="7D869D06" w14:textId="7E24DFBB" w:rsidR="00163EDE" w:rsidRDefault="00E033BF" w:rsidP="00073CC5">
            <w:pPr>
              <w:spacing w:line="240" w:lineRule="auto"/>
              <w:jc w:val="center"/>
              <w:rPr>
                <w:lang w:val="en-GB"/>
              </w:rPr>
            </w:pPr>
            <w:r>
              <w:rPr>
                <w:lang w:val="en-GB"/>
              </w:rPr>
              <w:t>29</w:t>
            </w:r>
          </w:p>
        </w:tc>
        <w:tc>
          <w:tcPr>
            <w:tcW w:w="1802" w:type="dxa"/>
            <w:vAlign w:val="center"/>
            <w:tcPrChange w:id="1389" w:author="Luuk van de Ven" w:date="2020-05-31T19:51:00Z">
              <w:tcPr>
                <w:tcW w:w="1802" w:type="dxa"/>
                <w:gridSpan w:val="2"/>
                <w:vAlign w:val="center"/>
              </w:tcPr>
            </w:tcPrChange>
          </w:tcPr>
          <w:p w14:paraId="3042D95B" w14:textId="3342A32C" w:rsidR="00163EDE" w:rsidRDefault="00E033BF" w:rsidP="00073CC5">
            <w:pPr>
              <w:spacing w:line="240" w:lineRule="auto"/>
              <w:jc w:val="center"/>
              <w:rPr>
                <w:lang w:val="en-GB"/>
              </w:rPr>
            </w:pPr>
            <w:r>
              <w:rPr>
                <w:lang w:val="en-GB"/>
              </w:rPr>
              <w:t>26</w:t>
            </w:r>
          </w:p>
        </w:tc>
        <w:tc>
          <w:tcPr>
            <w:tcW w:w="1802" w:type="dxa"/>
            <w:vAlign w:val="center"/>
            <w:tcPrChange w:id="1390" w:author="Luuk van de Ven" w:date="2020-05-31T19:51:00Z">
              <w:tcPr>
                <w:tcW w:w="1802" w:type="dxa"/>
                <w:gridSpan w:val="2"/>
                <w:vAlign w:val="center"/>
              </w:tcPr>
            </w:tcPrChange>
          </w:tcPr>
          <w:p w14:paraId="0F993A60" w14:textId="601EF5AE" w:rsidR="00163EDE" w:rsidRDefault="00E033BF" w:rsidP="00073CC5">
            <w:pPr>
              <w:spacing w:line="240" w:lineRule="auto"/>
              <w:jc w:val="center"/>
              <w:rPr>
                <w:lang w:val="en-GB"/>
              </w:rPr>
            </w:pPr>
            <w:r>
              <w:rPr>
                <w:lang w:val="en-GB"/>
              </w:rPr>
              <w:t>28</w:t>
            </w:r>
          </w:p>
        </w:tc>
        <w:tc>
          <w:tcPr>
            <w:tcW w:w="1802" w:type="dxa"/>
            <w:vAlign w:val="center"/>
            <w:tcPrChange w:id="1391" w:author="Luuk van de Ven" w:date="2020-05-31T19:51:00Z">
              <w:tcPr>
                <w:tcW w:w="1802" w:type="dxa"/>
                <w:gridSpan w:val="3"/>
                <w:vAlign w:val="center"/>
              </w:tcPr>
            </w:tcPrChange>
          </w:tcPr>
          <w:p w14:paraId="04611ED7" w14:textId="5FB541B1" w:rsidR="00163EDE" w:rsidRDefault="00E033BF" w:rsidP="00073CC5">
            <w:pPr>
              <w:spacing w:line="240" w:lineRule="auto"/>
              <w:jc w:val="center"/>
              <w:rPr>
                <w:lang w:val="en-GB"/>
              </w:rPr>
            </w:pPr>
            <w:r>
              <w:rPr>
                <w:lang w:val="en-GB"/>
              </w:rPr>
              <w:t>22</w:t>
            </w:r>
          </w:p>
        </w:tc>
      </w:tr>
      <w:tr w:rsidR="00163EDE" w14:paraId="0B95798F" w14:textId="77777777" w:rsidTr="00A80147">
        <w:trPr>
          <w:trPrChange w:id="1392" w:author="Luuk van de Ven" w:date="2020-05-31T19:51:00Z">
            <w:trPr>
              <w:gridBefore w:val="1"/>
              <w:gridAfter w:val="0"/>
            </w:trPr>
          </w:trPrChange>
        </w:trPr>
        <w:tc>
          <w:tcPr>
            <w:tcW w:w="2268" w:type="dxa"/>
            <w:vAlign w:val="center"/>
            <w:tcPrChange w:id="1393" w:author="Luuk van de Ven" w:date="2020-05-31T19:51:00Z">
              <w:tcPr>
                <w:tcW w:w="1980" w:type="dxa"/>
                <w:gridSpan w:val="2"/>
                <w:vAlign w:val="center"/>
              </w:tcPr>
            </w:tcPrChange>
          </w:tcPr>
          <w:p w14:paraId="291F256D" w14:textId="343EE4FE" w:rsidR="00163EDE" w:rsidRDefault="008F1236" w:rsidP="00073CC5">
            <w:pPr>
              <w:spacing w:line="240" w:lineRule="auto"/>
              <w:jc w:val="center"/>
              <w:rPr>
                <w:lang w:val="en-GB"/>
              </w:rPr>
            </w:pPr>
            <w:r>
              <w:rPr>
                <w:lang w:val="en-GB"/>
              </w:rPr>
              <w:t>Prefer not to say</w:t>
            </w:r>
          </w:p>
        </w:tc>
        <w:tc>
          <w:tcPr>
            <w:tcW w:w="1336" w:type="dxa"/>
            <w:vAlign w:val="center"/>
            <w:tcPrChange w:id="1394" w:author="Luuk van de Ven" w:date="2020-05-31T19:51:00Z">
              <w:tcPr>
                <w:tcW w:w="1624" w:type="dxa"/>
                <w:gridSpan w:val="3"/>
                <w:vAlign w:val="center"/>
              </w:tcPr>
            </w:tcPrChange>
          </w:tcPr>
          <w:p w14:paraId="2AEB8B9C" w14:textId="17821F7B" w:rsidR="00163EDE" w:rsidRDefault="00610DA8" w:rsidP="00073CC5">
            <w:pPr>
              <w:spacing w:line="240" w:lineRule="auto"/>
              <w:jc w:val="center"/>
              <w:rPr>
                <w:lang w:val="en-GB"/>
              </w:rPr>
            </w:pPr>
            <w:r>
              <w:rPr>
                <w:lang w:val="en-GB"/>
              </w:rPr>
              <w:t>1</w:t>
            </w:r>
          </w:p>
        </w:tc>
        <w:tc>
          <w:tcPr>
            <w:tcW w:w="1802" w:type="dxa"/>
            <w:vAlign w:val="center"/>
            <w:tcPrChange w:id="1395" w:author="Luuk van de Ven" w:date="2020-05-31T19:51:00Z">
              <w:tcPr>
                <w:tcW w:w="1802" w:type="dxa"/>
                <w:gridSpan w:val="2"/>
                <w:vAlign w:val="center"/>
              </w:tcPr>
            </w:tcPrChange>
          </w:tcPr>
          <w:p w14:paraId="29579E50" w14:textId="75FE762A" w:rsidR="00163EDE" w:rsidRDefault="00610DA8" w:rsidP="00073CC5">
            <w:pPr>
              <w:spacing w:line="240" w:lineRule="auto"/>
              <w:jc w:val="center"/>
              <w:rPr>
                <w:lang w:val="en-GB"/>
              </w:rPr>
            </w:pPr>
            <w:r>
              <w:rPr>
                <w:lang w:val="en-GB"/>
              </w:rPr>
              <w:t>0</w:t>
            </w:r>
          </w:p>
        </w:tc>
        <w:tc>
          <w:tcPr>
            <w:tcW w:w="1802" w:type="dxa"/>
            <w:vAlign w:val="center"/>
            <w:tcPrChange w:id="1396" w:author="Luuk van de Ven" w:date="2020-05-31T19:51:00Z">
              <w:tcPr>
                <w:tcW w:w="1802" w:type="dxa"/>
                <w:gridSpan w:val="2"/>
                <w:vAlign w:val="center"/>
              </w:tcPr>
            </w:tcPrChange>
          </w:tcPr>
          <w:p w14:paraId="21613736" w14:textId="3E082A36" w:rsidR="00163EDE" w:rsidRDefault="00610DA8" w:rsidP="00073CC5">
            <w:pPr>
              <w:spacing w:line="240" w:lineRule="auto"/>
              <w:jc w:val="center"/>
              <w:rPr>
                <w:lang w:val="en-GB"/>
              </w:rPr>
            </w:pPr>
            <w:r>
              <w:rPr>
                <w:lang w:val="en-GB"/>
              </w:rPr>
              <w:t>0</w:t>
            </w:r>
          </w:p>
        </w:tc>
        <w:tc>
          <w:tcPr>
            <w:tcW w:w="1802" w:type="dxa"/>
            <w:vAlign w:val="center"/>
            <w:tcPrChange w:id="1397" w:author="Luuk van de Ven" w:date="2020-05-31T19:51:00Z">
              <w:tcPr>
                <w:tcW w:w="1802" w:type="dxa"/>
                <w:gridSpan w:val="3"/>
                <w:vAlign w:val="center"/>
              </w:tcPr>
            </w:tcPrChange>
          </w:tcPr>
          <w:p w14:paraId="298FC56C" w14:textId="5A482452" w:rsidR="00163EDE" w:rsidRDefault="00610DA8" w:rsidP="00073CC5">
            <w:pPr>
              <w:spacing w:line="240" w:lineRule="auto"/>
              <w:jc w:val="center"/>
              <w:rPr>
                <w:lang w:val="en-GB"/>
              </w:rPr>
            </w:pPr>
            <w:r>
              <w:rPr>
                <w:lang w:val="en-GB"/>
              </w:rPr>
              <w:t>1</w:t>
            </w:r>
          </w:p>
        </w:tc>
      </w:tr>
      <w:tr w:rsidR="00163EDE" w14:paraId="161F2C14" w14:textId="77777777" w:rsidTr="00EA27EE">
        <w:tc>
          <w:tcPr>
            <w:tcW w:w="9010" w:type="dxa"/>
            <w:gridSpan w:val="5"/>
            <w:vAlign w:val="center"/>
          </w:tcPr>
          <w:p w14:paraId="44B6065E" w14:textId="77777777" w:rsidR="00163EDE" w:rsidRDefault="00163EDE" w:rsidP="00073CC5">
            <w:pPr>
              <w:spacing w:line="240" w:lineRule="auto"/>
              <w:jc w:val="center"/>
              <w:rPr>
                <w:lang w:val="en-GB"/>
              </w:rPr>
            </w:pPr>
          </w:p>
        </w:tc>
      </w:tr>
      <w:tr w:rsidR="00163EDE" w14:paraId="30E8A2FE" w14:textId="77777777" w:rsidTr="00A80147">
        <w:trPr>
          <w:trPrChange w:id="1398" w:author="Luuk van de Ven" w:date="2020-05-31T19:51:00Z">
            <w:trPr>
              <w:gridBefore w:val="2"/>
            </w:trPr>
          </w:trPrChange>
        </w:trPr>
        <w:tc>
          <w:tcPr>
            <w:tcW w:w="2268" w:type="dxa"/>
            <w:vAlign w:val="center"/>
            <w:tcPrChange w:id="1399" w:author="Luuk van de Ven" w:date="2020-05-31T19:51:00Z">
              <w:tcPr>
                <w:tcW w:w="1980" w:type="dxa"/>
                <w:gridSpan w:val="2"/>
                <w:vAlign w:val="center"/>
              </w:tcPr>
            </w:tcPrChange>
          </w:tcPr>
          <w:p w14:paraId="44EAAC45" w14:textId="0D2C2718" w:rsidR="00163EDE" w:rsidRPr="008862B4" w:rsidRDefault="008862B4" w:rsidP="00073CC5">
            <w:pPr>
              <w:spacing w:line="240" w:lineRule="auto"/>
              <w:jc w:val="center"/>
              <w:rPr>
                <w:b/>
                <w:bCs/>
                <w:lang w:val="en-GB"/>
              </w:rPr>
            </w:pPr>
            <w:r w:rsidRPr="008862B4">
              <w:rPr>
                <w:b/>
                <w:bCs/>
                <w:lang w:val="en-GB"/>
              </w:rPr>
              <w:t>Age</w:t>
            </w:r>
          </w:p>
        </w:tc>
        <w:tc>
          <w:tcPr>
            <w:tcW w:w="6742" w:type="dxa"/>
            <w:gridSpan w:val="4"/>
            <w:tcBorders>
              <w:top w:val="nil"/>
            </w:tcBorders>
            <w:vAlign w:val="center"/>
            <w:tcPrChange w:id="1400" w:author="Luuk van de Ven" w:date="2020-05-31T19:51:00Z">
              <w:tcPr>
                <w:tcW w:w="7030" w:type="dxa"/>
                <w:gridSpan w:val="10"/>
                <w:vAlign w:val="center"/>
              </w:tcPr>
            </w:tcPrChange>
          </w:tcPr>
          <w:p w14:paraId="7C3FA6A3" w14:textId="77777777" w:rsidR="00163EDE" w:rsidRDefault="00163EDE" w:rsidP="00073CC5">
            <w:pPr>
              <w:spacing w:line="240" w:lineRule="auto"/>
              <w:jc w:val="center"/>
              <w:rPr>
                <w:lang w:val="en-GB"/>
              </w:rPr>
            </w:pPr>
          </w:p>
        </w:tc>
      </w:tr>
      <w:tr w:rsidR="00163EDE" w14:paraId="3964D653" w14:textId="77777777" w:rsidTr="00A80147">
        <w:trPr>
          <w:trPrChange w:id="1401" w:author="Luuk van de Ven" w:date="2020-05-31T19:51:00Z">
            <w:trPr>
              <w:gridBefore w:val="1"/>
              <w:gridAfter w:val="0"/>
            </w:trPr>
          </w:trPrChange>
        </w:trPr>
        <w:tc>
          <w:tcPr>
            <w:tcW w:w="2268" w:type="dxa"/>
            <w:vAlign w:val="center"/>
            <w:tcPrChange w:id="1402" w:author="Luuk van de Ven" w:date="2020-05-31T19:51:00Z">
              <w:tcPr>
                <w:tcW w:w="1980" w:type="dxa"/>
                <w:gridSpan w:val="2"/>
                <w:vAlign w:val="center"/>
              </w:tcPr>
            </w:tcPrChange>
          </w:tcPr>
          <w:p w14:paraId="67C1B3C7" w14:textId="681E8648" w:rsidR="00163EDE" w:rsidRDefault="008862B4" w:rsidP="00073CC5">
            <w:pPr>
              <w:spacing w:line="240" w:lineRule="auto"/>
              <w:jc w:val="center"/>
              <w:rPr>
                <w:lang w:val="en-GB"/>
              </w:rPr>
            </w:pPr>
            <w:r>
              <w:rPr>
                <w:lang w:val="en-GB"/>
              </w:rPr>
              <w:t>&lt;20</w:t>
            </w:r>
          </w:p>
        </w:tc>
        <w:tc>
          <w:tcPr>
            <w:tcW w:w="1336" w:type="dxa"/>
            <w:vAlign w:val="center"/>
            <w:tcPrChange w:id="1403" w:author="Luuk van de Ven" w:date="2020-05-31T19:51:00Z">
              <w:tcPr>
                <w:tcW w:w="1624" w:type="dxa"/>
                <w:gridSpan w:val="3"/>
                <w:vAlign w:val="center"/>
              </w:tcPr>
            </w:tcPrChange>
          </w:tcPr>
          <w:p w14:paraId="0D1ABA67" w14:textId="635554C4" w:rsidR="00163EDE" w:rsidRDefault="009221C6" w:rsidP="00073CC5">
            <w:pPr>
              <w:spacing w:line="240" w:lineRule="auto"/>
              <w:jc w:val="center"/>
              <w:rPr>
                <w:lang w:val="en-GB"/>
              </w:rPr>
            </w:pPr>
            <w:r>
              <w:rPr>
                <w:lang w:val="en-GB"/>
              </w:rPr>
              <w:t>5</w:t>
            </w:r>
          </w:p>
        </w:tc>
        <w:tc>
          <w:tcPr>
            <w:tcW w:w="1802" w:type="dxa"/>
            <w:vAlign w:val="center"/>
            <w:tcPrChange w:id="1404" w:author="Luuk van de Ven" w:date="2020-05-31T19:51:00Z">
              <w:tcPr>
                <w:tcW w:w="1802" w:type="dxa"/>
                <w:gridSpan w:val="2"/>
                <w:vAlign w:val="center"/>
              </w:tcPr>
            </w:tcPrChange>
          </w:tcPr>
          <w:p w14:paraId="556DC47A" w14:textId="5BA1D3F8" w:rsidR="00163EDE" w:rsidRDefault="009221C6" w:rsidP="00073CC5">
            <w:pPr>
              <w:spacing w:line="240" w:lineRule="auto"/>
              <w:jc w:val="center"/>
              <w:rPr>
                <w:lang w:val="en-GB"/>
              </w:rPr>
            </w:pPr>
            <w:r>
              <w:rPr>
                <w:lang w:val="en-GB"/>
              </w:rPr>
              <w:t>1</w:t>
            </w:r>
          </w:p>
        </w:tc>
        <w:tc>
          <w:tcPr>
            <w:tcW w:w="1802" w:type="dxa"/>
            <w:vAlign w:val="center"/>
            <w:tcPrChange w:id="1405" w:author="Luuk van de Ven" w:date="2020-05-31T19:51:00Z">
              <w:tcPr>
                <w:tcW w:w="1802" w:type="dxa"/>
                <w:gridSpan w:val="2"/>
                <w:vAlign w:val="center"/>
              </w:tcPr>
            </w:tcPrChange>
          </w:tcPr>
          <w:p w14:paraId="6F176BF6" w14:textId="6A4DB918" w:rsidR="00163EDE" w:rsidRDefault="009221C6" w:rsidP="00073CC5">
            <w:pPr>
              <w:spacing w:line="240" w:lineRule="auto"/>
              <w:jc w:val="center"/>
              <w:rPr>
                <w:lang w:val="en-GB"/>
              </w:rPr>
            </w:pPr>
            <w:r>
              <w:rPr>
                <w:lang w:val="en-GB"/>
              </w:rPr>
              <w:t>0</w:t>
            </w:r>
          </w:p>
        </w:tc>
        <w:tc>
          <w:tcPr>
            <w:tcW w:w="1802" w:type="dxa"/>
            <w:vAlign w:val="center"/>
            <w:tcPrChange w:id="1406" w:author="Luuk van de Ven" w:date="2020-05-31T19:51:00Z">
              <w:tcPr>
                <w:tcW w:w="1802" w:type="dxa"/>
                <w:gridSpan w:val="3"/>
                <w:vAlign w:val="center"/>
              </w:tcPr>
            </w:tcPrChange>
          </w:tcPr>
          <w:p w14:paraId="7095AEEE" w14:textId="42C2AC0E" w:rsidR="00163EDE" w:rsidRDefault="009221C6" w:rsidP="00073CC5">
            <w:pPr>
              <w:spacing w:line="240" w:lineRule="auto"/>
              <w:jc w:val="center"/>
              <w:rPr>
                <w:lang w:val="en-GB"/>
              </w:rPr>
            </w:pPr>
            <w:r>
              <w:rPr>
                <w:lang w:val="en-GB"/>
              </w:rPr>
              <w:t>3</w:t>
            </w:r>
          </w:p>
        </w:tc>
      </w:tr>
      <w:tr w:rsidR="00CF4DEA" w14:paraId="63BB171A" w14:textId="77777777" w:rsidTr="00A80147">
        <w:trPr>
          <w:trPrChange w:id="1407" w:author="Luuk van de Ven" w:date="2020-05-31T19:51:00Z">
            <w:trPr>
              <w:gridBefore w:val="1"/>
              <w:gridAfter w:val="0"/>
            </w:trPr>
          </w:trPrChange>
        </w:trPr>
        <w:tc>
          <w:tcPr>
            <w:tcW w:w="2268" w:type="dxa"/>
            <w:vAlign w:val="center"/>
            <w:tcPrChange w:id="1408" w:author="Luuk van de Ven" w:date="2020-05-31T19:51:00Z">
              <w:tcPr>
                <w:tcW w:w="1980" w:type="dxa"/>
                <w:gridSpan w:val="2"/>
                <w:vAlign w:val="center"/>
              </w:tcPr>
            </w:tcPrChange>
          </w:tcPr>
          <w:p w14:paraId="46F45DC7" w14:textId="3AF673B7" w:rsidR="00CF4DEA" w:rsidRDefault="00CF4DEA" w:rsidP="00CF4DEA">
            <w:pPr>
              <w:spacing w:line="240" w:lineRule="auto"/>
              <w:jc w:val="center"/>
              <w:rPr>
                <w:lang w:val="en-GB"/>
              </w:rPr>
            </w:pPr>
            <w:r>
              <w:rPr>
                <w:lang w:val="en-GB"/>
              </w:rPr>
              <w:t>20-30</w:t>
            </w:r>
          </w:p>
        </w:tc>
        <w:tc>
          <w:tcPr>
            <w:tcW w:w="1336" w:type="dxa"/>
            <w:vAlign w:val="center"/>
            <w:tcPrChange w:id="1409" w:author="Luuk van de Ven" w:date="2020-05-31T19:51:00Z">
              <w:tcPr>
                <w:tcW w:w="1624" w:type="dxa"/>
                <w:gridSpan w:val="3"/>
                <w:vAlign w:val="center"/>
              </w:tcPr>
            </w:tcPrChange>
          </w:tcPr>
          <w:p w14:paraId="27BE7030" w14:textId="1D908098" w:rsidR="00CF4DEA" w:rsidRDefault="009221C6" w:rsidP="00073CC5">
            <w:pPr>
              <w:spacing w:line="240" w:lineRule="auto"/>
              <w:jc w:val="center"/>
              <w:rPr>
                <w:lang w:val="en-GB"/>
              </w:rPr>
            </w:pPr>
            <w:r>
              <w:rPr>
                <w:lang w:val="en-GB"/>
              </w:rPr>
              <w:t>29</w:t>
            </w:r>
          </w:p>
        </w:tc>
        <w:tc>
          <w:tcPr>
            <w:tcW w:w="1802" w:type="dxa"/>
            <w:vAlign w:val="center"/>
            <w:tcPrChange w:id="1410" w:author="Luuk van de Ven" w:date="2020-05-31T19:51:00Z">
              <w:tcPr>
                <w:tcW w:w="1802" w:type="dxa"/>
                <w:gridSpan w:val="2"/>
                <w:vAlign w:val="center"/>
              </w:tcPr>
            </w:tcPrChange>
          </w:tcPr>
          <w:p w14:paraId="4FE2B38F" w14:textId="21BC1D96" w:rsidR="00CF4DEA" w:rsidRDefault="009221C6" w:rsidP="00073CC5">
            <w:pPr>
              <w:spacing w:line="240" w:lineRule="auto"/>
              <w:jc w:val="center"/>
              <w:rPr>
                <w:lang w:val="en-GB"/>
              </w:rPr>
            </w:pPr>
            <w:r>
              <w:rPr>
                <w:lang w:val="en-GB"/>
              </w:rPr>
              <w:t>17</w:t>
            </w:r>
          </w:p>
        </w:tc>
        <w:tc>
          <w:tcPr>
            <w:tcW w:w="1802" w:type="dxa"/>
            <w:vAlign w:val="center"/>
            <w:tcPrChange w:id="1411" w:author="Luuk van de Ven" w:date="2020-05-31T19:51:00Z">
              <w:tcPr>
                <w:tcW w:w="1802" w:type="dxa"/>
                <w:gridSpan w:val="2"/>
                <w:vAlign w:val="center"/>
              </w:tcPr>
            </w:tcPrChange>
          </w:tcPr>
          <w:p w14:paraId="470F51C9" w14:textId="33219E7B" w:rsidR="00CF4DEA" w:rsidRDefault="009221C6" w:rsidP="00073CC5">
            <w:pPr>
              <w:spacing w:line="240" w:lineRule="auto"/>
              <w:jc w:val="center"/>
              <w:rPr>
                <w:lang w:val="en-GB"/>
              </w:rPr>
            </w:pPr>
            <w:r>
              <w:rPr>
                <w:lang w:val="en-GB"/>
              </w:rPr>
              <w:t>26</w:t>
            </w:r>
          </w:p>
        </w:tc>
        <w:tc>
          <w:tcPr>
            <w:tcW w:w="1802" w:type="dxa"/>
            <w:vAlign w:val="center"/>
            <w:tcPrChange w:id="1412" w:author="Luuk van de Ven" w:date="2020-05-31T19:51:00Z">
              <w:tcPr>
                <w:tcW w:w="1802" w:type="dxa"/>
                <w:gridSpan w:val="3"/>
                <w:vAlign w:val="center"/>
              </w:tcPr>
            </w:tcPrChange>
          </w:tcPr>
          <w:p w14:paraId="31C167E2" w14:textId="6F53A93A" w:rsidR="00CF4DEA" w:rsidRDefault="009221C6" w:rsidP="00073CC5">
            <w:pPr>
              <w:spacing w:line="240" w:lineRule="auto"/>
              <w:jc w:val="center"/>
              <w:rPr>
                <w:lang w:val="en-GB"/>
              </w:rPr>
            </w:pPr>
            <w:r>
              <w:rPr>
                <w:lang w:val="en-GB"/>
              </w:rPr>
              <w:t>16</w:t>
            </w:r>
          </w:p>
        </w:tc>
      </w:tr>
      <w:tr w:rsidR="00CF4DEA" w14:paraId="7929B5C7" w14:textId="77777777" w:rsidTr="00A80147">
        <w:trPr>
          <w:trPrChange w:id="1413" w:author="Luuk van de Ven" w:date="2020-05-31T19:51:00Z">
            <w:trPr>
              <w:gridBefore w:val="1"/>
              <w:gridAfter w:val="0"/>
            </w:trPr>
          </w:trPrChange>
        </w:trPr>
        <w:tc>
          <w:tcPr>
            <w:tcW w:w="2268" w:type="dxa"/>
            <w:vAlign w:val="center"/>
            <w:tcPrChange w:id="1414" w:author="Luuk van de Ven" w:date="2020-05-31T19:51:00Z">
              <w:tcPr>
                <w:tcW w:w="1980" w:type="dxa"/>
                <w:gridSpan w:val="2"/>
                <w:vAlign w:val="center"/>
              </w:tcPr>
            </w:tcPrChange>
          </w:tcPr>
          <w:p w14:paraId="32CF939C" w14:textId="33006BF2" w:rsidR="00CF4DEA" w:rsidRDefault="00CF4DEA" w:rsidP="00CF4DEA">
            <w:pPr>
              <w:spacing w:line="240" w:lineRule="auto"/>
              <w:jc w:val="center"/>
              <w:rPr>
                <w:lang w:val="en-GB"/>
              </w:rPr>
            </w:pPr>
            <w:r>
              <w:rPr>
                <w:lang w:val="en-GB"/>
              </w:rPr>
              <w:t>30-40</w:t>
            </w:r>
          </w:p>
        </w:tc>
        <w:tc>
          <w:tcPr>
            <w:tcW w:w="1336" w:type="dxa"/>
            <w:vAlign w:val="center"/>
            <w:tcPrChange w:id="1415" w:author="Luuk van de Ven" w:date="2020-05-31T19:51:00Z">
              <w:tcPr>
                <w:tcW w:w="1624" w:type="dxa"/>
                <w:gridSpan w:val="3"/>
                <w:vAlign w:val="center"/>
              </w:tcPr>
            </w:tcPrChange>
          </w:tcPr>
          <w:p w14:paraId="605E89FB" w14:textId="7200E41B" w:rsidR="00CF4DEA" w:rsidRDefault="00AE4E6A" w:rsidP="00073CC5">
            <w:pPr>
              <w:spacing w:line="240" w:lineRule="auto"/>
              <w:jc w:val="center"/>
              <w:rPr>
                <w:lang w:val="en-GB"/>
              </w:rPr>
            </w:pPr>
            <w:r>
              <w:rPr>
                <w:lang w:val="en-GB"/>
              </w:rPr>
              <w:t>16</w:t>
            </w:r>
          </w:p>
        </w:tc>
        <w:tc>
          <w:tcPr>
            <w:tcW w:w="1802" w:type="dxa"/>
            <w:vAlign w:val="center"/>
            <w:tcPrChange w:id="1416" w:author="Luuk van de Ven" w:date="2020-05-31T19:51:00Z">
              <w:tcPr>
                <w:tcW w:w="1802" w:type="dxa"/>
                <w:gridSpan w:val="2"/>
                <w:vAlign w:val="center"/>
              </w:tcPr>
            </w:tcPrChange>
          </w:tcPr>
          <w:p w14:paraId="25E058DF" w14:textId="3B2551D8" w:rsidR="00CF4DEA" w:rsidRDefault="00AE4E6A" w:rsidP="00073CC5">
            <w:pPr>
              <w:spacing w:line="240" w:lineRule="auto"/>
              <w:jc w:val="center"/>
              <w:rPr>
                <w:lang w:val="en-GB"/>
              </w:rPr>
            </w:pPr>
            <w:r>
              <w:rPr>
                <w:lang w:val="en-GB"/>
              </w:rPr>
              <w:t>12</w:t>
            </w:r>
          </w:p>
        </w:tc>
        <w:tc>
          <w:tcPr>
            <w:tcW w:w="1802" w:type="dxa"/>
            <w:vAlign w:val="center"/>
            <w:tcPrChange w:id="1417" w:author="Luuk van de Ven" w:date="2020-05-31T19:51:00Z">
              <w:tcPr>
                <w:tcW w:w="1802" w:type="dxa"/>
                <w:gridSpan w:val="2"/>
                <w:vAlign w:val="center"/>
              </w:tcPr>
            </w:tcPrChange>
          </w:tcPr>
          <w:p w14:paraId="2ABE3210" w14:textId="1A5D56FD" w:rsidR="00CF4DEA" w:rsidRDefault="00AE4E6A" w:rsidP="00073CC5">
            <w:pPr>
              <w:spacing w:line="240" w:lineRule="auto"/>
              <w:jc w:val="center"/>
              <w:rPr>
                <w:lang w:val="en-GB"/>
              </w:rPr>
            </w:pPr>
            <w:r>
              <w:rPr>
                <w:lang w:val="en-GB"/>
              </w:rPr>
              <w:t>18</w:t>
            </w:r>
          </w:p>
        </w:tc>
        <w:tc>
          <w:tcPr>
            <w:tcW w:w="1802" w:type="dxa"/>
            <w:vAlign w:val="center"/>
            <w:tcPrChange w:id="1418" w:author="Luuk van de Ven" w:date="2020-05-31T19:51:00Z">
              <w:tcPr>
                <w:tcW w:w="1802" w:type="dxa"/>
                <w:gridSpan w:val="3"/>
                <w:vAlign w:val="center"/>
              </w:tcPr>
            </w:tcPrChange>
          </w:tcPr>
          <w:p w14:paraId="5D935B7D" w14:textId="48F46FB6" w:rsidR="00CF4DEA" w:rsidRDefault="00AE4E6A" w:rsidP="00073CC5">
            <w:pPr>
              <w:spacing w:line="240" w:lineRule="auto"/>
              <w:jc w:val="center"/>
              <w:rPr>
                <w:lang w:val="en-GB"/>
              </w:rPr>
            </w:pPr>
            <w:r>
              <w:rPr>
                <w:lang w:val="en-GB"/>
              </w:rPr>
              <w:t>15</w:t>
            </w:r>
          </w:p>
        </w:tc>
      </w:tr>
      <w:tr w:rsidR="00CF4DEA" w14:paraId="167324D8" w14:textId="77777777" w:rsidTr="00A80147">
        <w:trPr>
          <w:trPrChange w:id="1419" w:author="Luuk van de Ven" w:date="2020-05-31T19:51:00Z">
            <w:trPr>
              <w:gridBefore w:val="1"/>
              <w:gridAfter w:val="0"/>
            </w:trPr>
          </w:trPrChange>
        </w:trPr>
        <w:tc>
          <w:tcPr>
            <w:tcW w:w="2268" w:type="dxa"/>
            <w:vAlign w:val="center"/>
            <w:tcPrChange w:id="1420" w:author="Luuk van de Ven" w:date="2020-05-31T19:51:00Z">
              <w:tcPr>
                <w:tcW w:w="1980" w:type="dxa"/>
                <w:gridSpan w:val="2"/>
                <w:vAlign w:val="center"/>
              </w:tcPr>
            </w:tcPrChange>
          </w:tcPr>
          <w:p w14:paraId="2C8FB6A4" w14:textId="2CB8173B" w:rsidR="00CF4DEA" w:rsidRDefault="00CF4DEA" w:rsidP="00CF4DEA">
            <w:pPr>
              <w:spacing w:line="240" w:lineRule="auto"/>
              <w:jc w:val="center"/>
              <w:rPr>
                <w:lang w:val="en-GB"/>
              </w:rPr>
            </w:pPr>
            <w:r>
              <w:rPr>
                <w:lang w:val="en-GB"/>
              </w:rPr>
              <w:t>40-50</w:t>
            </w:r>
          </w:p>
        </w:tc>
        <w:tc>
          <w:tcPr>
            <w:tcW w:w="1336" w:type="dxa"/>
            <w:vAlign w:val="center"/>
            <w:tcPrChange w:id="1421" w:author="Luuk van de Ven" w:date="2020-05-31T19:51:00Z">
              <w:tcPr>
                <w:tcW w:w="1624" w:type="dxa"/>
                <w:gridSpan w:val="3"/>
                <w:vAlign w:val="center"/>
              </w:tcPr>
            </w:tcPrChange>
          </w:tcPr>
          <w:p w14:paraId="205E76AA" w14:textId="646E65B1" w:rsidR="00CF4DEA" w:rsidRDefault="00AE4E6A" w:rsidP="00073CC5">
            <w:pPr>
              <w:spacing w:line="240" w:lineRule="auto"/>
              <w:jc w:val="center"/>
              <w:rPr>
                <w:lang w:val="en-GB"/>
              </w:rPr>
            </w:pPr>
            <w:r>
              <w:rPr>
                <w:lang w:val="en-GB"/>
              </w:rPr>
              <w:t>8</w:t>
            </w:r>
          </w:p>
        </w:tc>
        <w:tc>
          <w:tcPr>
            <w:tcW w:w="1802" w:type="dxa"/>
            <w:vAlign w:val="center"/>
            <w:tcPrChange w:id="1422" w:author="Luuk van de Ven" w:date="2020-05-31T19:51:00Z">
              <w:tcPr>
                <w:tcW w:w="1802" w:type="dxa"/>
                <w:gridSpan w:val="2"/>
                <w:vAlign w:val="center"/>
              </w:tcPr>
            </w:tcPrChange>
          </w:tcPr>
          <w:p w14:paraId="62FB1D5D" w14:textId="7A402990" w:rsidR="00CF4DEA" w:rsidRDefault="00AE4E6A" w:rsidP="00073CC5">
            <w:pPr>
              <w:spacing w:line="240" w:lineRule="auto"/>
              <w:jc w:val="center"/>
              <w:rPr>
                <w:lang w:val="en-GB"/>
              </w:rPr>
            </w:pPr>
            <w:r>
              <w:rPr>
                <w:lang w:val="en-GB"/>
              </w:rPr>
              <w:t>7</w:t>
            </w:r>
          </w:p>
        </w:tc>
        <w:tc>
          <w:tcPr>
            <w:tcW w:w="1802" w:type="dxa"/>
            <w:vAlign w:val="center"/>
            <w:tcPrChange w:id="1423" w:author="Luuk van de Ven" w:date="2020-05-31T19:51:00Z">
              <w:tcPr>
                <w:tcW w:w="1802" w:type="dxa"/>
                <w:gridSpan w:val="2"/>
                <w:vAlign w:val="center"/>
              </w:tcPr>
            </w:tcPrChange>
          </w:tcPr>
          <w:p w14:paraId="56A26F2C" w14:textId="0A506E80" w:rsidR="00CF4DEA" w:rsidRDefault="00AE4E6A" w:rsidP="00073CC5">
            <w:pPr>
              <w:spacing w:line="240" w:lineRule="auto"/>
              <w:jc w:val="center"/>
              <w:rPr>
                <w:lang w:val="en-GB"/>
              </w:rPr>
            </w:pPr>
            <w:r>
              <w:rPr>
                <w:lang w:val="en-GB"/>
              </w:rPr>
              <w:t>10</w:t>
            </w:r>
          </w:p>
        </w:tc>
        <w:tc>
          <w:tcPr>
            <w:tcW w:w="1802" w:type="dxa"/>
            <w:vAlign w:val="center"/>
            <w:tcPrChange w:id="1424" w:author="Luuk van de Ven" w:date="2020-05-31T19:51:00Z">
              <w:tcPr>
                <w:tcW w:w="1802" w:type="dxa"/>
                <w:gridSpan w:val="3"/>
                <w:vAlign w:val="center"/>
              </w:tcPr>
            </w:tcPrChange>
          </w:tcPr>
          <w:p w14:paraId="308FC486" w14:textId="4AABD368" w:rsidR="00CF4DEA" w:rsidRDefault="00AE4E6A" w:rsidP="00073CC5">
            <w:pPr>
              <w:spacing w:line="240" w:lineRule="auto"/>
              <w:jc w:val="center"/>
              <w:rPr>
                <w:lang w:val="en-GB"/>
              </w:rPr>
            </w:pPr>
            <w:r>
              <w:rPr>
                <w:lang w:val="en-GB"/>
              </w:rPr>
              <w:t>6</w:t>
            </w:r>
          </w:p>
        </w:tc>
      </w:tr>
      <w:tr w:rsidR="00CF4DEA" w14:paraId="54D4F868" w14:textId="77777777" w:rsidTr="00A80147">
        <w:trPr>
          <w:trPrChange w:id="1425" w:author="Luuk van de Ven" w:date="2020-05-31T19:51:00Z">
            <w:trPr>
              <w:gridBefore w:val="1"/>
              <w:gridAfter w:val="0"/>
            </w:trPr>
          </w:trPrChange>
        </w:trPr>
        <w:tc>
          <w:tcPr>
            <w:tcW w:w="2268" w:type="dxa"/>
            <w:vAlign w:val="center"/>
            <w:tcPrChange w:id="1426" w:author="Luuk van de Ven" w:date="2020-05-31T19:51:00Z">
              <w:tcPr>
                <w:tcW w:w="1980" w:type="dxa"/>
                <w:gridSpan w:val="2"/>
                <w:vAlign w:val="center"/>
              </w:tcPr>
            </w:tcPrChange>
          </w:tcPr>
          <w:p w14:paraId="3BB9BC06" w14:textId="7F2CCF1B" w:rsidR="00CF4DEA" w:rsidRDefault="00CF4DEA" w:rsidP="00CF4DEA">
            <w:pPr>
              <w:spacing w:line="240" w:lineRule="auto"/>
              <w:jc w:val="center"/>
              <w:rPr>
                <w:lang w:val="en-GB"/>
              </w:rPr>
            </w:pPr>
            <w:r>
              <w:rPr>
                <w:lang w:val="en-GB"/>
              </w:rPr>
              <w:t>50-60</w:t>
            </w:r>
          </w:p>
        </w:tc>
        <w:tc>
          <w:tcPr>
            <w:tcW w:w="1336" w:type="dxa"/>
            <w:vAlign w:val="center"/>
            <w:tcPrChange w:id="1427" w:author="Luuk van de Ven" w:date="2020-05-31T19:51:00Z">
              <w:tcPr>
                <w:tcW w:w="1624" w:type="dxa"/>
                <w:gridSpan w:val="3"/>
                <w:vAlign w:val="center"/>
              </w:tcPr>
            </w:tcPrChange>
          </w:tcPr>
          <w:p w14:paraId="5F6EFDEE" w14:textId="6FC513EB" w:rsidR="00CF4DEA" w:rsidRDefault="00AD0D9D" w:rsidP="00073CC5">
            <w:pPr>
              <w:spacing w:line="240" w:lineRule="auto"/>
              <w:jc w:val="center"/>
              <w:rPr>
                <w:lang w:val="en-GB"/>
              </w:rPr>
            </w:pPr>
            <w:r>
              <w:rPr>
                <w:lang w:val="en-GB"/>
              </w:rPr>
              <w:t>2</w:t>
            </w:r>
          </w:p>
        </w:tc>
        <w:tc>
          <w:tcPr>
            <w:tcW w:w="1802" w:type="dxa"/>
            <w:vAlign w:val="center"/>
            <w:tcPrChange w:id="1428" w:author="Luuk van de Ven" w:date="2020-05-31T19:51:00Z">
              <w:tcPr>
                <w:tcW w:w="1802" w:type="dxa"/>
                <w:gridSpan w:val="2"/>
                <w:vAlign w:val="center"/>
              </w:tcPr>
            </w:tcPrChange>
          </w:tcPr>
          <w:p w14:paraId="401085CD" w14:textId="769A155B" w:rsidR="00CF4DEA" w:rsidRDefault="00AD0D9D" w:rsidP="00073CC5">
            <w:pPr>
              <w:spacing w:line="240" w:lineRule="auto"/>
              <w:jc w:val="center"/>
              <w:rPr>
                <w:lang w:val="en-GB"/>
              </w:rPr>
            </w:pPr>
            <w:r>
              <w:rPr>
                <w:lang w:val="en-GB"/>
              </w:rPr>
              <w:t>5</w:t>
            </w:r>
          </w:p>
        </w:tc>
        <w:tc>
          <w:tcPr>
            <w:tcW w:w="1802" w:type="dxa"/>
            <w:vAlign w:val="center"/>
            <w:tcPrChange w:id="1429" w:author="Luuk van de Ven" w:date="2020-05-31T19:51:00Z">
              <w:tcPr>
                <w:tcW w:w="1802" w:type="dxa"/>
                <w:gridSpan w:val="2"/>
                <w:vAlign w:val="center"/>
              </w:tcPr>
            </w:tcPrChange>
          </w:tcPr>
          <w:p w14:paraId="54E9EA5B" w14:textId="10322EFC" w:rsidR="00CF4DEA" w:rsidRDefault="00AD0D9D" w:rsidP="00073CC5">
            <w:pPr>
              <w:spacing w:line="240" w:lineRule="auto"/>
              <w:jc w:val="center"/>
              <w:rPr>
                <w:lang w:val="en-GB"/>
              </w:rPr>
            </w:pPr>
            <w:r>
              <w:rPr>
                <w:lang w:val="en-GB"/>
              </w:rPr>
              <w:t>1</w:t>
            </w:r>
          </w:p>
        </w:tc>
        <w:tc>
          <w:tcPr>
            <w:tcW w:w="1802" w:type="dxa"/>
            <w:vAlign w:val="center"/>
            <w:tcPrChange w:id="1430" w:author="Luuk van de Ven" w:date="2020-05-31T19:51:00Z">
              <w:tcPr>
                <w:tcW w:w="1802" w:type="dxa"/>
                <w:gridSpan w:val="3"/>
                <w:vAlign w:val="center"/>
              </w:tcPr>
            </w:tcPrChange>
          </w:tcPr>
          <w:p w14:paraId="2CD07994" w14:textId="704134D0" w:rsidR="00CF4DEA" w:rsidRDefault="00AD0D9D" w:rsidP="00073CC5">
            <w:pPr>
              <w:spacing w:line="240" w:lineRule="auto"/>
              <w:jc w:val="center"/>
              <w:rPr>
                <w:lang w:val="en-GB"/>
              </w:rPr>
            </w:pPr>
            <w:r>
              <w:rPr>
                <w:lang w:val="en-GB"/>
              </w:rPr>
              <w:t>8</w:t>
            </w:r>
          </w:p>
        </w:tc>
      </w:tr>
      <w:tr w:rsidR="00CF4DEA" w14:paraId="56875CFC" w14:textId="77777777" w:rsidTr="00A80147">
        <w:trPr>
          <w:trPrChange w:id="1431" w:author="Luuk van de Ven" w:date="2020-05-31T19:51:00Z">
            <w:trPr>
              <w:gridBefore w:val="1"/>
              <w:gridAfter w:val="0"/>
            </w:trPr>
          </w:trPrChange>
        </w:trPr>
        <w:tc>
          <w:tcPr>
            <w:tcW w:w="2268" w:type="dxa"/>
            <w:vAlign w:val="center"/>
            <w:tcPrChange w:id="1432" w:author="Luuk van de Ven" w:date="2020-05-31T19:51:00Z">
              <w:tcPr>
                <w:tcW w:w="1980" w:type="dxa"/>
                <w:gridSpan w:val="2"/>
                <w:vAlign w:val="center"/>
              </w:tcPr>
            </w:tcPrChange>
          </w:tcPr>
          <w:p w14:paraId="55DA9ABB" w14:textId="43B867EC" w:rsidR="00CF4DEA" w:rsidRDefault="00CF4DEA" w:rsidP="00CF4DEA">
            <w:pPr>
              <w:spacing w:line="240" w:lineRule="auto"/>
              <w:jc w:val="center"/>
              <w:rPr>
                <w:lang w:val="en-GB"/>
              </w:rPr>
            </w:pPr>
            <w:r>
              <w:rPr>
                <w:lang w:val="en-GB"/>
              </w:rPr>
              <w:t>60-70</w:t>
            </w:r>
          </w:p>
        </w:tc>
        <w:tc>
          <w:tcPr>
            <w:tcW w:w="1336" w:type="dxa"/>
            <w:vAlign w:val="center"/>
            <w:tcPrChange w:id="1433" w:author="Luuk van de Ven" w:date="2020-05-31T19:51:00Z">
              <w:tcPr>
                <w:tcW w:w="1624" w:type="dxa"/>
                <w:gridSpan w:val="3"/>
                <w:vAlign w:val="center"/>
              </w:tcPr>
            </w:tcPrChange>
          </w:tcPr>
          <w:p w14:paraId="3E6EE76D" w14:textId="10940368" w:rsidR="00CF4DEA" w:rsidRDefault="00AD0D9D" w:rsidP="00073CC5">
            <w:pPr>
              <w:spacing w:line="240" w:lineRule="auto"/>
              <w:jc w:val="center"/>
              <w:rPr>
                <w:lang w:val="en-GB"/>
              </w:rPr>
            </w:pPr>
            <w:r>
              <w:rPr>
                <w:lang w:val="en-GB"/>
              </w:rPr>
              <w:t>4</w:t>
            </w:r>
          </w:p>
        </w:tc>
        <w:tc>
          <w:tcPr>
            <w:tcW w:w="1802" w:type="dxa"/>
            <w:vAlign w:val="center"/>
            <w:tcPrChange w:id="1434" w:author="Luuk van de Ven" w:date="2020-05-31T19:51:00Z">
              <w:tcPr>
                <w:tcW w:w="1802" w:type="dxa"/>
                <w:gridSpan w:val="2"/>
                <w:vAlign w:val="center"/>
              </w:tcPr>
            </w:tcPrChange>
          </w:tcPr>
          <w:p w14:paraId="3FB1253A" w14:textId="1953595E" w:rsidR="00CF4DEA" w:rsidRDefault="00AD0D9D" w:rsidP="00073CC5">
            <w:pPr>
              <w:spacing w:line="240" w:lineRule="auto"/>
              <w:jc w:val="center"/>
              <w:rPr>
                <w:lang w:val="en-GB"/>
              </w:rPr>
            </w:pPr>
            <w:r>
              <w:rPr>
                <w:lang w:val="en-GB"/>
              </w:rPr>
              <w:t>3</w:t>
            </w:r>
          </w:p>
        </w:tc>
        <w:tc>
          <w:tcPr>
            <w:tcW w:w="1802" w:type="dxa"/>
            <w:vAlign w:val="center"/>
            <w:tcPrChange w:id="1435" w:author="Luuk van de Ven" w:date="2020-05-31T19:51:00Z">
              <w:tcPr>
                <w:tcW w:w="1802" w:type="dxa"/>
                <w:gridSpan w:val="2"/>
                <w:vAlign w:val="center"/>
              </w:tcPr>
            </w:tcPrChange>
          </w:tcPr>
          <w:p w14:paraId="09EDF9BD" w14:textId="2D98218C" w:rsidR="00CF4DEA" w:rsidRDefault="00AD0D9D" w:rsidP="00073CC5">
            <w:pPr>
              <w:spacing w:line="240" w:lineRule="auto"/>
              <w:jc w:val="center"/>
              <w:rPr>
                <w:lang w:val="en-GB"/>
              </w:rPr>
            </w:pPr>
            <w:r>
              <w:rPr>
                <w:lang w:val="en-GB"/>
              </w:rPr>
              <w:t>4</w:t>
            </w:r>
          </w:p>
        </w:tc>
        <w:tc>
          <w:tcPr>
            <w:tcW w:w="1802" w:type="dxa"/>
            <w:vAlign w:val="center"/>
            <w:tcPrChange w:id="1436" w:author="Luuk van de Ven" w:date="2020-05-31T19:51:00Z">
              <w:tcPr>
                <w:tcW w:w="1802" w:type="dxa"/>
                <w:gridSpan w:val="3"/>
                <w:vAlign w:val="center"/>
              </w:tcPr>
            </w:tcPrChange>
          </w:tcPr>
          <w:p w14:paraId="09928F12" w14:textId="404BCCC1" w:rsidR="00CF4DEA" w:rsidRDefault="00AD0D9D" w:rsidP="00073CC5">
            <w:pPr>
              <w:spacing w:line="240" w:lineRule="auto"/>
              <w:jc w:val="center"/>
              <w:rPr>
                <w:lang w:val="en-GB"/>
              </w:rPr>
            </w:pPr>
            <w:r>
              <w:rPr>
                <w:lang w:val="en-GB"/>
              </w:rPr>
              <w:t>1</w:t>
            </w:r>
          </w:p>
        </w:tc>
      </w:tr>
      <w:tr w:rsidR="00CF4DEA" w14:paraId="722E81A1" w14:textId="77777777" w:rsidTr="00A80147">
        <w:trPr>
          <w:trPrChange w:id="1437" w:author="Luuk van de Ven" w:date="2020-05-31T19:51:00Z">
            <w:trPr>
              <w:gridBefore w:val="1"/>
              <w:gridAfter w:val="0"/>
            </w:trPr>
          </w:trPrChange>
        </w:trPr>
        <w:tc>
          <w:tcPr>
            <w:tcW w:w="2268" w:type="dxa"/>
            <w:vAlign w:val="center"/>
            <w:tcPrChange w:id="1438" w:author="Luuk van de Ven" w:date="2020-05-31T19:51:00Z">
              <w:tcPr>
                <w:tcW w:w="1980" w:type="dxa"/>
                <w:gridSpan w:val="2"/>
                <w:vAlign w:val="center"/>
              </w:tcPr>
            </w:tcPrChange>
          </w:tcPr>
          <w:p w14:paraId="01BDCD54" w14:textId="3825C89A" w:rsidR="00CF4DEA" w:rsidRDefault="00367C0A" w:rsidP="00CF4DEA">
            <w:pPr>
              <w:spacing w:line="240" w:lineRule="auto"/>
              <w:jc w:val="center"/>
              <w:rPr>
                <w:lang w:val="en-GB"/>
              </w:rPr>
            </w:pPr>
            <w:r>
              <w:rPr>
                <w:lang w:val="en-GB"/>
              </w:rPr>
              <w:t>70-80</w:t>
            </w:r>
          </w:p>
        </w:tc>
        <w:tc>
          <w:tcPr>
            <w:tcW w:w="1336" w:type="dxa"/>
            <w:vAlign w:val="center"/>
            <w:tcPrChange w:id="1439" w:author="Luuk van de Ven" w:date="2020-05-31T19:51:00Z">
              <w:tcPr>
                <w:tcW w:w="1624" w:type="dxa"/>
                <w:gridSpan w:val="3"/>
                <w:vAlign w:val="center"/>
              </w:tcPr>
            </w:tcPrChange>
          </w:tcPr>
          <w:p w14:paraId="697ABFC4" w14:textId="1C8D7E2F" w:rsidR="00CF4DEA" w:rsidRDefault="00367C0A" w:rsidP="00073CC5">
            <w:pPr>
              <w:spacing w:line="240" w:lineRule="auto"/>
              <w:jc w:val="center"/>
              <w:rPr>
                <w:lang w:val="en-GB"/>
              </w:rPr>
            </w:pPr>
            <w:r>
              <w:rPr>
                <w:lang w:val="en-GB"/>
              </w:rPr>
              <w:t>1</w:t>
            </w:r>
          </w:p>
        </w:tc>
        <w:tc>
          <w:tcPr>
            <w:tcW w:w="1802" w:type="dxa"/>
            <w:vAlign w:val="center"/>
            <w:tcPrChange w:id="1440" w:author="Luuk van de Ven" w:date="2020-05-31T19:51:00Z">
              <w:tcPr>
                <w:tcW w:w="1802" w:type="dxa"/>
                <w:gridSpan w:val="2"/>
                <w:vAlign w:val="center"/>
              </w:tcPr>
            </w:tcPrChange>
          </w:tcPr>
          <w:p w14:paraId="251BC183" w14:textId="7B2E9A6D" w:rsidR="00CF4DEA" w:rsidRDefault="00367C0A" w:rsidP="00073CC5">
            <w:pPr>
              <w:spacing w:line="240" w:lineRule="auto"/>
              <w:jc w:val="center"/>
              <w:rPr>
                <w:lang w:val="en-GB"/>
              </w:rPr>
            </w:pPr>
            <w:r>
              <w:rPr>
                <w:lang w:val="en-GB"/>
              </w:rPr>
              <w:t>0</w:t>
            </w:r>
          </w:p>
        </w:tc>
        <w:tc>
          <w:tcPr>
            <w:tcW w:w="1802" w:type="dxa"/>
            <w:vAlign w:val="center"/>
            <w:tcPrChange w:id="1441" w:author="Luuk van de Ven" w:date="2020-05-31T19:51:00Z">
              <w:tcPr>
                <w:tcW w:w="1802" w:type="dxa"/>
                <w:gridSpan w:val="2"/>
                <w:vAlign w:val="center"/>
              </w:tcPr>
            </w:tcPrChange>
          </w:tcPr>
          <w:p w14:paraId="34DB7A02" w14:textId="45E74122" w:rsidR="00CF4DEA" w:rsidRDefault="00367C0A" w:rsidP="00073CC5">
            <w:pPr>
              <w:spacing w:line="240" w:lineRule="auto"/>
              <w:jc w:val="center"/>
              <w:rPr>
                <w:lang w:val="en-GB"/>
              </w:rPr>
            </w:pPr>
            <w:r>
              <w:rPr>
                <w:lang w:val="en-GB"/>
              </w:rPr>
              <w:t>0</w:t>
            </w:r>
          </w:p>
        </w:tc>
        <w:tc>
          <w:tcPr>
            <w:tcW w:w="1802" w:type="dxa"/>
            <w:vAlign w:val="center"/>
            <w:tcPrChange w:id="1442" w:author="Luuk van de Ven" w:date="2020-05-31T19:51:00Z">
              <w:tcPr>
                <w:tcW w:w="1802" w:type="dxa"/>
                <w:gridSpan w:val="3"/>
                <w:vAlign w:val="center"/>
              </w:tcPr>
            </w:tcPrChange>
          </w:tcPr>
          <w:p w14:paraId="62E47A23" w14:textId="53BA80CE" w:rsidR="00CF4DEA" w:rsidRDefault="00367C0A" w:rsidP="00073CC5">
            <w:pPr>
              <w:spacing w:line="240" w:lineRule="auto"/>
              <w:jc w:val="center"/>
              <w:rPr>
                <w:lang w:val="en-GB"/>
              </w:rPr>
            </w:pPr>
            <w:r>
              <w:rPr>
                <w:lang w:val="en-GB"/>
              </w:rPr>
              <w:t>0</w:t>
            </w:r>
          </w:p>
        </w:tc>
      </w:tr>
      <w:tr w:rsidR="00BE3E3C" w14:paraId="77F99B06" w14:textId="77777777" w:rsidTr="005A162C">
        <w:trPr>
          <w:ins w:id="1443" w:author="Luuk van de Ven" w:date="2020-05-31T19:43:00Z"/>
        </w:trPr>
        <w:tc>
          <w:tcPr>
            <w:tcW w:w="9010" w:type="dxa"/>
            <w:gridSpan w:val="5"/>
            <w:vAlign w:val="center"/>
          </w:tcPr>
          <w:p w14:paraId="02259CB6" w14:textId="77777777" w:rsidR="00BE3E3C" w:rsidRDefault="00BE3E3C" w:rsidP="00073CC5">
            <w:pPr>
              <w:spacing w:line="240" w:lineRule="auto"/>
              <w:jc w:val="center"/>
              <w:rPr>
                <w:ins w:id="1444" w:author="Luuk van de Ven" w:date="2020-05-31T19:43:00Z"/>
                <w:lang w:val="en-GB"/>
              </w:rPr>
            </w:pPr>
          </w:p>
        </w:tc>
      </w:tr>
      <w:tr w:rsidR="00BE3E3C" w14:paraId="585E8DE7" w14:textId="77777777" w:rsidTr="005A162C">
        <w:trPr>
          <w:ins w:id="1445" w:author="Luuk van de Ven" w:date="2020-05-31T19:43:00Z"/>
        </w:trPr>
        <w:tc>
          <w:tcPr>
            <w:tcW w:w="2268" w:type="dxa"/>
            <w:vAlign w:val="center"/>
          </w:tcPr>
          <w:p w14:paraId="0A2C2499" w14:textId="530CD8A5" w:rsidR="00BE3E3C" w:rsidRPr="004F4C28" w:rsidRDefault="00BE3E3C" w:rsidP="00CF4DEA">
            <w:pPr>
              <w:spacing w:line="240" w:lineRule="auto"/>
              <w:jc w:val="center"/>
              <w:rPr>
                <w:ins w:id="1446" w:author="Luuk van de Ven" w:date="2020-05-31T19:43:00Z"/>
                <w:b/>
                <w:bCs/>
                <w:lang w:val="en-GB"/>
                <w:rPrChange w:id="1447" w:author="Luuk van de Ven" w:date="2020-05-31T19:43:00Z">
                  <w:rPr>
                    <w:ins w:id="1448" w:author="Luuk van de Ven" w:date="2020-05-31T19:43:00Z"/>
                    <w:lang w:val="en-GB"/>
                  </w:rPr>
                </w:rPrChange>
              </w:rPr>
            </w:pPr>
            <w:ins w:id="1449" w:author="Luuk van de Ven" w:date="2020-05-31T19:45:00Z">
              <w:r>
                <w:rPr>
                  <w:b/>
                  <w:bCs/>
                  <w:lang w:val="en-GB"/>
                </w:rPr>
                <w:t>Education</w:t>
              </w:r>
            </w:ins>
          </w:p>
        </w:tc>
        <w:tc>
          <w:tcPr>
            <w:tcW w:w="6742" w:type="dxa"/>
            <w:gridSpan w:val="4"/>
            <w:vAlign w:val="center"/>
          </w:tcPr>
          <w:p w14:paraId="27E35C74" w14:textId="77777777" w:rsidR="00BE3E3C" w:rsidRDefault="00BE3E3C" w:rsidP="00073CC5">
            <w:pPr>
              <w:spacing w:line="240" w:lineRule="auto"/>
              <w:jc w:val="center"/>
              <w:rPr>
                <w:ins w:id="1450" w:author="Luuk van de Ven" w:date="2020-05-31T19:43:00Z"/>
                <w:lang w:val="en-GB"/>
              </w:rPr>
            </w:pPr>
          </w:p>
        </w:tc>
      </w:tr>
      <w:tr w:rsidR="00130BF3" w14:paraId="46D0C62D" w14:textId="77777777" w:rsidTr="00A80147">
        <w:trPr>
          <w:ins w:id="1451" w:author="Luuk van de Ven" w:date="2020-05-31T19:46:00Z"/>
          <w:trPrChange w:id="1452" w:author="Luuk van de Ven" w:date="2020-05-31T19:51:00Z">
            <w:trPr>
              <w:gridBefore w:val="1"/>
              <w:gridAfter w:val="0"/>
            </w:trPr>
          </w:trPrChange>
        </w:trPr>
        <w:tc>
          <w:tcPr>
            <w:tcW w:w="2268" w:type="dxa"/>
            <w:vAlign w:val="center"/>
            <w:tcPrChange w:id="1453" w:author="Luuk van de Ven" w:date="2020-05-31T19:51:00Z">
              <w:tcPr>
                <w:tcW w:w="1980" w:type="dxa"/>
                <w:gridSpan w:val="2"/>
                <w:vAlign w:val="center"/>
              </w:tcPr>
            </w:tcPrChange>
          </w:tcPr>
          <w:p w14:paraId="4F2DE6B2" w14:textId="3A64056C" w:rsidR="00130BF3" w:rsidRPr="00130BF3" w:rsidRDefault="00130BF3" w:rsidP="00CF4DEA">
            <w:pPr>
              <w:spacing w:line="240" w:lineRule="auto"/>
              <w:jc w:val="center"/>
              <w:rPr>
                <w:ins w:id="1454" w:author="Luuk van de Ven" w:date="2020-05-31T19:46:00Z"/>
                <w:lang w:val="en-GB"/>
                <w:rPrChange w:id="1455" w:author="Luuk van de Ven" w:date="2020-05-31T19:46:00Z">
                  <w:rPr>
                    <w:ins w:id="1456" w:author="Luuk van de Ven" w:date="2020-05-31T19:46:00Z"/>
                    <w:b/>
                    <w:bCs/>
                    <w:lang w:val="en-GB"/>
                  </w:rPr>
                </w:rPrChange>
              </w:rPr>
            </w:pPr>
            <w:ins w:id="1457" w:author="Luuk van de Ven" w:date="2020-05-31T19:46:00Z">
              <w:r>
                <w:rPr>
                  <w:lang w:val="en-GB"/>
                </w:rPr>
                <w:t>High School</w:t>
              </w:r>
            </w:ins>
          </w:p>
        </w:tc>
        <w:tc>
          <w:tcPr>
            <w:tcW w:w="1336" w:type="dxa"/>
            <w:vAlign w:val="center"/>
            <w:tcPrChange w:id="1458" w:author="Luuk van de Ven" w:date="2020-05-31T19:51:00Z">
              <w:tcPr>
                <w:tcW w:w="1624" w:type="dxa"/>
                <w:gridSpan w:val="3"/>
                <w:vAlign w:val="center"/>
              </w:tcPr>
            </w:tcPrChange>
          </w:tcPr>
          <w:p w14:paraId="2EF80A9D" w14:textId="2E98432C" w:rsidR="00130BF3" w:rsidRDefault="00130BF3" w:rsidP="00073CC5">
            <w:pPr>
              <w:spacing w:line="240" w:lineRule="auto"/>
              <w:jc w:val="center"/>
              <w:rPr>
                <w:ins w:id="1459" w:author="Luuk van de Ven" w:date="2020-05-31T19:46:00Z"/>
                <w:lang w:val="en-GB"/>
              </w:rPr>
            </w:pPr>
            <w:ins w:id="1460" w:author="Luuk van de Ven" w:date="2020-05-31T19:46:00Z">
              <w:r>
                <w:rPr>
                  <w:lang w:val="en-GB"/>
                </w:rPr>
                <w:t>16</w:t>
              </w:r>
            </w:ins>
          </w:p>
        </w:tc>
        <w:tc>
          <w:tcPr>
            <w:tcW w:w="1802" w:type="dxa"/>
            <w:vAlign w:val="center"/>
            <w:tcPrChange w:id="1461" w:author="Luuk van de Ven" w:date="2020-05-31T19:51:00Z">
              <w:tcPr>
                <w:tcW w:w="1802" w:type="dxa"/>
                <w:gridSpan w:val="2"/>
                <w:vAlign w:val="center"/>
              </w:tcPr>
            </w:tcPrChange>
          </w:tcPr>
          <w:p w14:paraId="7CBBFB9A" w14:textId="4CF55BA1" w:rsidR="00130BF3" w:rsidRDefault="00130BF3" w:rsidP="00073CC5">
            <w:pPr>
              <w:spacing w:line="240" w:lineRule="auto"/>
              <w:jc w:val="center"/>
              <w:rPr>
                <w:ins w:id="1462" w:author="Luuk van de Ven" w:date="2020-05-31T19:46:00Z"/>
                <w:lang w:val="en-GB"/>
              </w:rPr>
            </w:pPr>
            <w:ins w:id="1463" w:author="Luuk van de Ven" w:date="2020-05-31T19:46:00Z">
              <w:r>
                <w:rPr>
                  <w:lang w:val="en-GB"/>
                </w:rPr>
                <w:t>12</w:t>
              </w:r>
            </w:ins>
          </w:p>
        </w:tc>
        <w:tc>
          <w:tcPr>
            <w:tcW w:w="1802" w:type="dxa"/>
            <w:vAlign w:val="center"/>
            <w:tcPrChange w:id="1464" w:author="Luuk van de Ven" w:date="2020-05-31T19:51:00Z">
              <w:tcPr>
                <w:tcW w:w="1802" w:type="dxa"/>
                <w:gridSpan w:val="2"/>
                <w:vAlign w:val="center"/>
              </w:tcPr>
            </w:tcPrChange>
          </w:tcPr>
          <w:p w14:paraId="52B04997" w14:textId="6C46785D" w:rsidR="00130BF3" w:rsidRDefault="00130BF3" w:rsidP="00073CC5">
            <w:pPr>
              <w:spacing w:line="240" w:lineRule="auto"/>
              <w:jc w:val="center"/>
              <w:rPr>
                <w:ins w:id="1465" w:author="Luuk van de Ven" w:date="2020-05-31T19:46:00Z"/>
                <w:lang w:val="en-GB"/>
              </w:rPr>
            </w:pPr>
            <w:ins w:id="1466" w:author="Luuk van de Ven" w:date="2020-05-31T19:46:00Z">
              <w:r>
                <w:rPr>
                  <w:lang w:val="en-GB"/>
                </w:rPr>
                <w:t>14</w:t>
              </w:r>
            </w:ins>
          </w:p>
        </w:tc>
        <w:tc>
          <w:tcPr>
            <w:tcW w:w="1802" w:type="dxa"/>
            <w:vAlign w:val="center"/>
            <w:tcPrChange w:id="1467" w:author="Luuk van de Ven" w:date="2020-05-31T19:51:00Z">
              <w:tcPr>
                <w:tcW w:w="1802" w:type="dxa"/>
                <w:gridSpan w:val="3"/>
                <w:vAlign w:val="center"/>
              </w:tcPr>
            </w:tcPrChange>
          </w:tcPr>
          <w:p w14:paraId="50040F6E" w14:textId="03A15AD6" w:rsidR="00130BF3" w:rsidRDefault="00130BF3" w:rsidP="00073CC5">
            <w:pPr>
              <w:spacing w:line="240" w:lineRule="auto"/>
              <w:jc w:val="center"/>
              <w:rPr>
                <w:ins w:id="1468" w:author="Luuk van de Ven" w:date="2020-05-31T19:46:00Z"/>
                <w:lang w:val="en-GB"/>
              </w:rPr>
            </w:pPr>
            <w:ins w:id="1469" w:author="Luuk van de Ven" w:date="2020-05-31T19:46:00Z">
              <w:r>
                <w:rPr>
                  <w:lang w:val="en-GB"/>
                </w:rPr>
                <w:t>12</w:t>
              </w:r>
            </w:ins>
          </w:p>
        </w:tc>
      </w:tr>
      <w:tr w:rsidR="004F4C28" w14:paraId="60BBEB1C" w14:textId="77777777" w:rsidTr="00A80147">
        <w:trPr>
          <w:ins w:id="1470" w:author="Luuk van de Ven" w:date="2020-05-31T19:43:00Z"/>
          <w:trPrChange w:id="1471" w:author="Luuk van de Ven" w:date="2020-05-31T19:51:00Z">
            <w:trPr>
              <w:gridBefore w:val="1"/>
              <w:gridAfter w:val="0"/>
            </w:trPr>
          </w:trPrChange>
        </w:trPr>
        <w:tc>
          <w:tcPr>
            <w:tcW w:w="2268" w:type="dxa"/>
            <w:vAlign w:val="center"/>
            <w:tcPrChange w:id="1472" w:author="Luuk van de Ven" w:date="2020-05-31T19:51:00Z">
              <w:tcPr>
                <w:tcW w:w="1980" w:type="dxa"/>
                <w:gridSpan w:val="2"/>
                <w:vAlign w:val="center"/>
              </w:tcPr>
            </w:tcPrChange>
          </w:tcPr>
          <w:p w14:paraId="2EBF2A02" w14:textId="74458F48" w:rsidR="004F4C28" w:rsidRDefault="00634132" w:rsidP="00CF4DEA">
            <w:pPr>
              <w:spacing w:line="240" w:lineRule="auto"/>
              <w:jc w:val="center"/>
              <w:rPr>
                <w:ins w:id="1473" w:author="Luuk van de Ven" w:date="2020-05-31T19:43:00Z"/>
                <w:lang w:val="en-GB"/>
              </w:rPr>
            </w:pPr>
            <w:ins w:id="1474" w:author="Luuk van de Ven" w:date="2020-05-31T19:45:00Z">
              <w:r>
                <w:rPr>
                  <w:lang w:val="en-GB"/>
                </w:rPr>
                <w:t>Bachelor</w:t>
              </w:r>
            </w:ins>
          </w:p>
        </w:tc>
        <w:tc>
          <w:tcPr>
            <w:tcW w:w="1336" w:type="dxa"/>
            <w:vAlign w:val="center"/>
            <w:tcPrChange w:id="1475" w:author="Luuk van de Ven" w:date="2020-05-31T19:51:00Z">
              <w:tcPr>
                <w:tcW w:w="1624" w:type="dxa"/>
                <w:gridSpan w:val="3"/>
                <w:vAlign w:val="center"/>
              </w:tcPr>
            </w:tcPrChange>
          </w:tcPr>
          <w:p w14:paraId="76BB58C1" w14:textId="4CF491E5" w:rsidR="004F4C28" w:rsidRDefault="00634132" w:rsidP="00073CC5">
            <w:pPr>
              <w:spacing w:line="240" w:lineRule="auto"/>
              <w:jc w:val="center"/>
              <w:rPr>
                <w:ins w:id="1476" w:author="Luuk van de Ven" w:date="2020-05-31T19:43:00Z"/>
                <w:lang w:val="en-GB"/>
              </w:rPr>
            </w:pPr>
            <w:ins w:id="1477" w:author="Luuk van de Ven" w:date="2020-05-31T19:45:00Z">
              <w:r>
                <w:rPr>
                  <w:lang w:val="en-GB"/>
                </w:rPr>
                <w:t>30</w:t>
              </w:r>
            </w:ins>
          </w:p>
        </w:tc>
        <w:tc>
          <w:tcPr>
            <w:tcW w:w="1802" w:type="dxa"/>
            <w:vAlign w:val="center"/>
            <w:tcPrChange w:id="1478" w:author="Luuk van de Ven" w:date="2020-05-31T19:51:00Z">
              <w:tcPr>
                <w:tcW w:w="1802" w:type="dxa"/>
                <w:gridSpan w:val="2"/>
                <w:vAlign w:val="center"/>
              </w:tcPr>
            </w:tcPrChange>
          </w:tcPr>
          <w:p w14:paraId="0C48CFA4" w14:textId="27350A9B" w:rsidR="004F4C28" w:rsidRDefault="00634132" w:rsidP="00073CC5">
            <w:pPr>
              <w:spacing w:line="240" w:lineRule="auto"/>
              <w:jc w:val="center"/>
              <w:rPr>
                <w:ins w:id="1479" w:author="Luuk van de Ven" w:date="2020-05-31T19:43:00Z"/>
                <w:lang w:val="en-GB"/>
              </w:rPr>
            </w:pPr>
            <w:ins w:id="1480" w:author="Luuk van de Ven" w:date="2020-05-31T19:45:00Z">
              <w:r>
                <w:rPr>
                  <w:lang w:val="en-GB"/>
                </w:rPr>
                <w:t>20</w:t>
              </w:r>
            </w:ins>
          </w:p>
        </w:tc>
        <w:tc>
          <w:tcPr>
            <w:tcW w:w="1802" w:type="dxa"/>
            <w:vAlign w:val="center"/>
            <w:tcPrChange w:id="1481" w:author="Luuk van de Ven" w:date="2020-05-31T19:51:00Z">
              <w:tcPr>
                <w:tcW w:w="1802" w:type="dxa"/>
                <w:gridSpan w:val="2"/>
                <w:vAlign w:val="center"/>
              </w:tcPr>
            </w:tcPrChange>
          </w:tcPr>
          <w:p w14:paraId="60526CDD" w14:textId="33C03FF1" w:rsidR="004F4C28" w:rsidRDefault="00634132" w:rsidP="00073CC5">
            <w:pPr>
              <w:spacing w:line="240" w:lineRule="auto"/>
              <w:jc w:val="center"/>
              <w:rPr>
                <w:ins w:id="1482" w:author="Luuk van de Ven" w:date="2020-05-31T19:43:00Z"/>
                <w:lang w:val="en-GB"/>
              </w:rPr>
            </w:pPr>
            <w:ins w:id="1483" w:author="Luuk van de Ven" w:date="2020-05-31T19:45:00Z">
              <w:r>
                <w:rPr>
                  <w:lang w:val="en-GB"/>
                </w:rPr>
                <w:t>35</w:t>
              </w:r>
            </w:ins>
          </w:p>
        </w:tc>
        <w:tc>
          <w:tcPr>
            <w:tcW w:w="1802" w:type="dxa"/>
            <w:vAlign w:val="center"/>
            <w:tcPrChange w:id="1484" w:author="Luuk van de Ven" w:date="2020-05-31T19:51:00Z">
              <w:tcPr>
                <w:tcW w:w="1802" w:type="dxa"/>
                <w:gridSpan w:val="3"/>
                <w:vAlign w:val="center"/>
              </w:tcPr>
            </w:tcPrChange>
          </w:tcPr>
          <w:p w14:paraId="55275385" w14:textId="51492868" w:rsidR="004F4C28" w:rsidRDefault="00634132" w:rsidP="00073CC5">
            <w:pPr>
              <w:spacing w:line="240" w:lineRule="auto"/>
              <w:jc w:val="center"/>
              <w:rPr>
                <w:ins w:id="1485" w:author="Luuk van de Ven" w:date="2020-05-31T19:43:00Z"/>
                <w:lang w:val="en-GB"/>
              </w:rPr>
            </w:pPr>
            <w:ins w:id="1486" w:author="Luuk van de Ven" w:date="2020-05-31T19:45:00Z">
              <w:r>
                <w:rPr>
                  <w:lang w:val="en-GB"/>
                </w:rPr>
                <w:t>26</w:t>
              </w:r>
            </w:ins>
          </w:p>
        </w:tc>
      </w:tr>
      <w:tr w:rsidR="004F4C28" w14:paraId="55EAF8BC" w14:textId="77777777" w:rsidTr="00A80147">
        <w:trPr>
          <w:ins w:id="1487" w:author="Luuk van de Ven" w:date="2020-05-31T19:43:00Z"/>
          <w:trPrChange w:id="1488" w:author="Luuk van de Ven" w:date="2020-05-31T19:51:00Z">
            <w:trPr>
              <w:gridBefore w:val="1"/>
              <w:gridAfter w:val="0"/>
            </w:trPr>
          </w:trPrChange>
        </w:trPr>
        <w:tc>
          <w:tcPr>
            <w:tcW w:w="2268" w:type="dxa"/>
            <w:vAlign w:val="center"/>
            <w:tcPrChange w:id="1489" w:author="Luuk van de Ven" w:date="2020-05-31T19:51:00Z">
              <w:tcPr>
                <w:tcW w:w="1980" w:type="dxa"/>
                <w:gridSpan w:val="2"/>
                <w:vAlign w:val="center"/>
              </w:tcPr>
            </w:tcPrChange>
          </w:tcPr>
          <w:p w14:paraId="56722E97" w14:textId="10FD5262" w:rsidR="004F4C28" w:rsidRDefault="00141717" w:rsidP="00CF4DEA">
            <w:pPr>
              <w:spacing w:line="240" w:lineRule="auto"/>
              <w:jc w:val="center"/>
              <w:rPr>
                <w:ins w:id="1490" w:author="Luuk van de Ven" w:date="2020-05-31T19:43:00Z"/>
                <w:lang w:val="en-GB"/>
              </w:rPr>
            </w:pPr>
            <w:ins w:id="1491" w:author="Luuk van de Ven" w:date="2020-05-31T19:45:00Z">
              <w:r>
                <w:rPr>
                  <w:lang w:val="en-GB"/>
                </w:rPr>
                <w:t>Master</w:t>
              </w:r>
            </w:ins>
          </w:p>
        </w:tc>
        <w:tc>
          <w:tcPr>
            <w:tcW w:w="1336" w:type="dxa"/>
            <w:vAlign w:val="center"/>
            <w:tcPrChange w:id="1492" w:author="Luuk van de Ven" w:date="2020-05-31T19:51:00Z">
              <w:tcPr>
                <w:tcW w:w="1624" w:type="dxa"/>
                <w:gridSpan w:val="3"/>
                <w:vAlign w:val="center"/>
              </w:tcPr>
            </w:tcPrChange>
          </w:tcPr>
          <w:p w14:paraId="75724A3E" w14:textId="0F0D2AFA" w:rsidR="004F4C28" w:rsidRDefault="00141717" w:rsidP="00073CC5">
            <w:pPr>
              <w:spacing w:line="240" w:lineRule="auto"/>
              <w:jc w:val="center"/>
              <w:rPr>
                <w:ins w:id="1493" w:author="Luuk van de Ven" w:date="2020-05-31T19:43:00Z"/>
                <w:lang w:val="en-GB"/>
              </w:rPr>
            </w:pPr>
            <w:ins w:id="1494" w:author="Luuk van de Ven" w:date="2020-05-31T19:45:00Z">
              <w:r>
                <w:rPr>
                  <w:lang w:val="en-GB"/>
                </w:rPr>
                <w:t>14</w:t>
              </w:r>
            </w:ins>
          </w:p>
        </w:tc>
        <w:tc>
          <w:tcPr>
            <w:tcW w:w="1802" w:type="dxa"/>
            <w:vAlign w:val="center"/>
            <w:tcPrChange w:id="1495" w:author="Luuk van de Ven" w:date="2020-05-31T19:51:00Z">
              <w:tcPr>
                <w:tcW w:w="1802" w:type="dxa"/>
                <w:gridSpan w:val="2"/>
                <w:vAlign w:val="center"/>
              </w:tcPr>
            </w:tcPrChange>
          </w:tcPr>
          <w:p w14:paraId="3C97223C" w14:textId="4D053B5E" w:rsidR="004F4C28" w:rsidRDefault="00141717" w:rsidP="00073CC5">
            <w:pPr>
              <w:spacing w:line="240" w:lineRule="auto"/>
              <w:jc w:val="center"/>
              <w:rPr>
                <w:ins w:id="1496" w:author="Luuk van de Ven" w:date="2020-05-31T19:43:00Z"/>
                <w:lang w:val="en-GB"/>
              </w:rPr>
            </w:pPr>
            <w:ins w:id="1497" w:author="Luuk van de Ven" w:date="2020-05-31T19:45:00Z">
              <w:r>
                <w:rPr>
                  <w:lang w:val="en-GB"/>
                </w:rPr>
                <w:t>11</w:t>
              </w:r>
            </w:ins>
          </w:p>
        </w:tc>
        <w:tc>
          <w:tcPr>
            <w:tcW w:w="1802" w:type="dxa"/>
            <w:vAlign w:val="center"/>
            <w:tcPrChange w:id="1498" w:author="Luuk van de Ven" w:date="2020-05-31T19:51:00Z">
              <w:tcPr>
                <w:tcW w:w="1802" w:type="dxa"/>
                <w:gridSpan w:val="2"/>
                <w:vAlign w:val="center"/>
              </w:tcPr>
            </w:tcPrChange>
          </w:tcPr>
          <w:p w14:paraId="0D093F6D" w14:textId="33D3ADF7" w:rsidR="004F4C28" w:rsidRDefault="00141717" w:rsidP="00073CC5">
            <w:pPr>
              <w:spacing w:line="240" w:lineRule="auto"/>
              <w:jc w:val="center"/>
              <w:rPr>
                <w:ins w:id="1499" w:author="Luuk van de Ven" w:date="2020-05-31T19:43:00Z"/>
                <w:lang w:val="en-GB"/>
              </w:rPr>
            </w:pPr>
            <w:ins w:id="1500" w:author="Luuk van de Ven" w:date="2020-05-31T19:45:00Z">
              <w:r>
                <w:rPr>
                  <w:lang w:val="en-GB"/>
                </w:rPr>
                <w:t>9</w:t>
              </w:r>
            </w:ins>
          </w:p>
        </w:tc>
        <w:tc>
          <w:tcPr>
            <w:tcW w:w="1802" w:type="dxa"/>
            <w:vAlign w:val="center"/>
            <w:tcPrChange w:id="1501" w:author="Luuk van de Ven" w:date="2020-05-31T19:51:00Z">
              <w:tcPr>
                <w:tcW w:w="1802" w:type="dxa"/>
                <w:gridSpan w:val="3"/>
                <w:vAlign w:val="center"/>
              </w:tcPr>
            </w:tcPrChange>
          </w:tcPr>
          <w:p w14:paraId="36D2F417" w14:textId="6B4ACF9E" w:rsidR="004F4C28" w:rsidRDefault="00141717" w:rsidP="00073CC5">
            <w:pPr>
              <w:spacing w:line="240" w:lineRule="auto"/>
              <w:jc w:val="center"/>
              <w:rPr>
                <w:ins w:id="1502" w:author="Luuk van de Ven" w:date="2020-05-31T19:43:00Z"/>
                <w:lang w:val="en-GB"/>
              </w:rPr>
            </w:pPr>
            <w:ins w:id="1503" w:author="Luuk van de Ven" w:date="2020-05-31T19:45:00Z">
              <w:r>
                <w:rPr>
                  <w:lang w:val="en-GB"/>
                </w:rPr>
                <w:t>11</w:t>
              </w:r>
            </w:ins>
          </w:p>
        </w:tc>
      </w:tr>
      <w:tr w:rsidR="004F4C28" w14:paraId="62F540A2" w14:textId="77777777" w:rsidTr="00A80147">
        <w:trPr>
          <w:ins w:id="1504" w:author="Luuk van de Ven" w:date="2020-05-31T19:43:00Z"/>
          <w:trPrChange w:id="1505" w:author="Luuk van de Ven" w:date="2020-05-31T19:51:00Z">
            <w:trPr>
              <w:gridBefore w:val="1"/>
              <w:gridAfter w:val="0"/>
            </w:trPr>
          </w:trPrChange>
        </w:trPr>
        <w:tc>
          <w:tcPr>
            <w:tcW w:w="2268" w:type="dxa"/>
            <w:vAlign w:val="center"/>
            <w:tcPrChange w:id="1506" w:author="Luuk van de Ven" w:date="2020-05-31T19:51:00Z">
              <w:tcPr>
                <w:tcW w:w="1980" w:type="dxa"/>
                <w:gridSpan w:val="2"/>
                <w:vAlign w:val="center"/>
              </w:tcPr>
            </w:tcPrChange>
          </w:tcPr>
          <w:p w14:paraId="6424AEBC" w14:textId="7989D776" w:rsidR="004F4C28" w:rsidRDefault="00FE3589" w:rsidP="00CF4DEA">
            <w:pPr>
              <w:spacing w:line="240" w:lineRule="auto"/>
              <w:jc w:val="center"/>
              <w:rPr>
                <w:ins w:id="1507" w:author="Luuk van de Ven" w:date="2020-05-31T19:43:00Z"/>
                <w:lang w:val="en-GB"/>
              </w:rPr>
            </w:pPr>
            <w:ins w:id="1508" w:author="Luuk van de Ven" w:date="2020-05-31T19:46:00Z">
              <w:r>
                <w:rPr>
                  <w:lang w:val="en-GB"/>
                </w:rPr>
                <w:t>Doctorate</w:t>
              </w:r>
            </w:ins>
          </w:p>
        </w:tc>
        <w:tc>
          <w:tcPr>
            <w:tcW w:w="1336" w:type="dxa"/>
            <w:vAlign w:val="center"/>
            <w:tcPrChange w:id="1509" w:author="Luuk van de Ven" w:date="2020-05-31T19:51:00Z">
              <w:tcPr>
                <w:tcW w:w="1624" w:type="dxa"/>
                <w:gridSpan w:val="3"/>
                <w:vAlign w:val="center"/>
              </w:tcPr>
            </w:tcPrChange>
          </w:tcPr>
          <w:p w14:paraId="6E5050BD" w14:textId="381BCE1E" w:rsidR="004F4C28" w:rsidRDefault="00FE3589" w:rsidP="00073CC5">
            <w:pPr>
              <w:spacing w:line="240" w:lineRule="auto"/>
              <w:jc w:val="center"/>
              <w:rPr>
                <w:ins w:id="1510" w:author="Luuk van de Ven" w:date="2020-05-31T19:43:00Z"/>
                <w:lang w:val="en-GB"/>
              </w:rPr>
            </w:pPr>
            <w:ins w:id="1511" w:author="Luuk van de Ven" w:date="2020-05-31T19:46:00Z">
              <w:r>
                <w:rPr>
                  <w:lang w:val="en-GB"/>
                </w:rPr>
                <w:t>1</w:t>
              </w:r>
            </w:ins>
          </w:p>
        </w:tc>
        <w:tc>
          <w:tcPr>
            <w:tcW w:w="1802" w:type="dxa"/>
            <w:vAlign w:val="center"/>
            <w:tcPrChange w:id="1512" w:author="Luuk van de Ven" w:date="2020-05-31T19:51:00Z">
              <w:tcPr>
                <w:tcW w:w="1802" w:type="dxa"/>
                <w:gridSpan w:val="2"/>
                <w:vAlign w:val="center"/>
              </w:tcPr>
            </w:tcPrChange>
          </w:tcPr>
          <w:p w14:paraId="1A3658D3" w14:textId="1DBF363C" w:rsidR="004F4C28" w:rsidRDefault="00FE3589" w:rsidP="00073CC5">
            <w:pPr>
              <w:spacing w:line="240" w:lineRule="auto"/>
              <w:jc w:val="center"/>
              <w:rPr>
                <w:ins w:id="1513" w:author="Luuk van de Ven" w:date="2020-05-31T19:43:00Z"/>
                <w:lang w:val="en-GB"/>
              </w:rPr>
            </w:pPr>
            <w:ins w:id="1514" w:author="Luuk van de Ven" w:date="2020-05-31T19:46:00Z">
              <w:r>
                <w:rPr>
                  <w:lang w:val="en-GB"/>
                </w:rPr>
                <w:t>1</w:t>
              </w:r>
            </w:ins>
          </w:p>
        </w:tc>
        <w:tc>
          <w:tcPr>
            <w:tcW w:w="1802" w:type="dxa"/>
            <w:vAlign w:val="center"/>
            <w:tcPrChange w:id="1515" w:author="Luuk van de Ven" w:date="2020-05-31T19:51:00Z">
              <w:tcPr>
                <w:tcW w:w="1802" w:type="dxa"/>
                <w:gridSpan w:val="2"/>
                <w:vAlign w:val="center"/>
              </w:tcPr>
            </w:tcPrChange>
          </w:tcPr>
          <w:p w14:paraId="31FA5B5D" w14:textId="4B904D66" w:rsidR="004F4C28" w:rsidRDefault="00FE3589" w:rsidP="00073CC5">
            <w:pPr>
              <w:spacing w:line="240" w:lineRule="auto"/>
              <w:jc w:val="center"/>
              <w:rPr>
                <w:ins w:id="1516" w:author="Luuk van de Ven" w:date="2020-05-31T19:43:00Z"/>
                <w:lang w:val="en-GB"/>
              </w:rPr>
            </w:pPr>
            <w:ins w:id="1517" w:author="Luuk van de Ven" w:date="2020-05-31T19:46:00Z">
              <w:r>
                <w:rPr>
                  <w:lang w:val="en-GB"/>
                </w:rPr>
                <w:t>1</w:t>
              </w:r>
            </w:ins>
          </w:p>
        </w:tc>
        <w:tc>
          <w:tcPr>
            <w:tcW w:w="1802" w:type="dxa"/>
            <w:vAlign w:val="center"/>
            <w:tcPrChange w:id="1518" w:author="Luuk van de Ven" w:date="2020-05-31T19:51:00Z">
              <w:tcPr>
                <w:tcW w:w="1802" w:type="dxa"/>
                <w:gridSpan w:val="3"/>
                <w:vAlign w:val="center"/>
              </w:tcPr>
            </w:tcPrChange>
          </w:tcPr>
          <w:p w14:paraId="6C8FC7EA" w14:textId="79F62555" w:rsidR="004F4C28" w:rsidRDefault="00FE3589" w:rsidP="00073CC5">
            <w:pPr>
              <w:spacing w:line="240" w:lineRule="auto"/>
              <w:jc w:val="center"/>
              <w:rPr>
                <w:ins w:id="1519" w:author="Luuk van de Ven" w:date="2020-05-31T19:43:00Z"/>
                <w:lang w:val="en-GB"/>
              </w:rPr>
            </w:pPr>
            <w:ins w:id="1520" w:author="Luuk van de Ven" w:date="2020-05-31T19:46:00Z">
              <w:r>
                <w:rPr>
                  <w:lang w:val="en-GB"/>
                </w:rPr>
                <w:t>0</w:t>
              </w:r>
            </w:ins>
          </w:p>
        </w:tc>
      </w:tr>
      <w:tr w:rsidR="004F4C28" w14:paraId="41E0786C" w14:textId="77777777" w:rsidTr="00A80147">
        <w:trPr>
          <w:ins w:id="1521" w:author="Luuk van de Ven" w:date="2020-05-31T19:43:00Z"/>
          <w:trPrChange w:id="1522" w:author="Luuk van de Ven" w:date="2020-05-31T19:51:00Z">
            <w:trPr>
              <w:gridBefore w:val="1"/>
              <w:gridAfter w:val="0"/>
            </w:trPr>
          </w:trPrChange>
        </w:trPr>
        <w:tc>
          <w:tcPr>
            <w:tcW w:w="2268" w:type="dxa"/>
            <w:vAlign w:val="center"/>
            <w:tcPrChange w:id="1523" w:author="Luuk van de Ven" w:date="2020-05-31T19:51:00Z">
              <w:tcPr>
                <w:tcW w:w="1980" w:type="dxa"/>
                <w:gridSpan w:val="2"/>
                <w:vAlign w:val="center"/>
              </w:tcPr>
            </w:tcPrChange>
          </w:tcPr>
          <w:p w14:paraId="05600C4B" w14:textId="238EC252" w:rsidR="004F4C28" w:rsidRDefault="00FE3589" w:rsidP="00CF4DEA">
            <w:pPr>
              <w:spacing w:line="240" w:lineRule="auto"/>
              <w:jc w:val="center"/>
              <w:rPr>
                <w:ins w:id="1524" w:author="Luuk van de Ven" w:date="2020-05-31T19:43:00Z"/>
                <w:lang w:val="en-GB"/>
              </w:rPr>
            </w:pPr>
            <w:ins w:id="1525" w:author="Luuk van de Ven" w:date="2020-05-31T19:47:00Z">
              <w:r>
                <w:rPr>
                  <w:lang w:val="en-GB"/>
                </w:rPr>
                <w:t>Other</w:t>
              </w:r>
            </w:ins>
          </w:p>
        </w:tc>
        <w:tc>
          <w:tcPr>
            <w:tcW w:w="1336" w:type="dxa"/>
            <w:vAlign w:val="center"/>
            <w:tcPrChange w:id="1526" w:author="Luuk van de Ven" w:date="2020-05-31T19:51:00Z">
              <w:tcPr>
                <w:tcW w:w="1624" w:type="dxa"/>
                <w:gridSpan w:val="3"/>
                <w:vAlign w:val="center"/>
              </w:tcPr>
            </w:tcPrChange>
          </w:tcPr>
          <w:p w14:paraId="50C43F75" w14:textId="5475A783" w:rsidR="004F4C28" w:rsidRDefault="00FE3589" w:rsidP="00073CC5">
            <w:pPr>
              <w:spacing w:line="240" w:lineRule="auto"/>
              <w:jc w:val="center"/>
              <w:rPr>
                <w:ins w:id="1527" w:author="Luuk van de Ven" w:date="2020-05-31T19:43:00Z"/>
                <w:lang w:val="en-GB"/>
              </w:rPr>
            </w:pPr>
            <w:ins w:id="1528" w:author="Luuk van de Ven" w:date="2020-05-31T19:47:00Z">
              <w:r>
                <w:rPr>
                  <w:lang w:val="en-GB"/>
                </w:rPr>
                <w:t>4</w:t>
              </w:r>
            </w:ins>
          </w:p>
        </w:tc>
        <w:tc>
          <w:tcPr>
            <w:tcW w:w="1802" w:type="dxa"/>
            <w:vAlign w:val="center"/>
            <w:tcPrChange w:id="1529" w:author="Luuk van de Ven" w:date="2020-05-31T19:51:00Z">
              <w:tcPr>
                <w:tcW w:w="1802" w:type="dxa"/>
                <w:gridSpan w:val="2"/>
                <w:vAlign w:val="center"/>
              </w:tcPr>
            </w:tcPrChange>
          </w:tcPr>
          <w:p w14:paraId="13C35DC6" w14:textId="40A8223C" w:rsidR="004F4C28" w:rsidRDefault="00FE3589" w:rsidP="00073CC5">
            <w:pPr>
              <w:spacing w:line="240" w:lineRule="auto"/>
              <w:jc w:val="center"/>
              <w:rPr>
                <w:ins w:id="1530" w:author="Luuk van de Ven" w:date="2020-05-31T19:43:00Z"/>
                <w:lang w:val="en-GB"/>
              </w:rPr>
            </w:pPr>
            <w:ins w:id="1531" w:author="Luuk van de Ven" w:date="2020-05-31T19:47:00Z">
              <w:r>
                <w:rPr>
                  <w:lang w:val="en-GB"/>
                </w:rPr>
                <w:t>1</w:t>
              </w:r>
            </w:ins>
          </w:p>
        </w:tc>
        <w:tc>
          <w:tcPr>
            <w:tcW w:w="1802" w:type="dxa"/>
            <w:vAlign w:val="center"/>
            <w:tcPrChange w:id="1532" w:author="Luuk van de Ven" w:date="2020-05-31T19:51:00Z">
              <w:tcPr>
                <w:tcW w:w="1802" w:type="dxa"/>
                <w:gridSpan w:val="2"/>
                <w:vAlign w:val="center"/>
              </w:tcPr>
            </w:tcPrChange>
          </w:tcPr>
          <w:p w14:paraId="48F1287B" w14:textId="0D3622E1" w:rsidR="004F4C28" w:rsidRDefault="00FE3589" w:rsidP="00073CC5">
            <w:pPr>
              <w:spacing w:line="240" w:lineRule="auto"/>
              <w:jc w:val="center"/>
              <w:rPr>
                <w:ins w:id="1533" w:author="Luuk van de Ven" w:date="2020-05-31T19:43:00Z"/>
                <w:lang w:val="en-GB"/>
              </w:rPr>
            </w:pPr>
            <w:ins w:id="1534" w:author="Luuk van de Ven" w:date="2020-05-31T19:47:00Z">
              <w:r>
                <w:rPr>
                  <w:lang w:val="en-GB"/>
                </w:rPr>
                <w:t>0</w:t>
              </w:r>
            </w:ins>
          </w:p>
        </w:tc>
        <w:tc>
          <w:tcPr>
            <w:tcW w:w="1802" w:type="dxa"/>
            <w:vAlign w:val="center"/>
            <w:tcPrChange w:id="1535" w:author="Luuk van de Ven" w:date="2020-05-31T19:51:00Z">
              <w:tcPr>
                <w:tcW w:w="1802" w:type="dxa"/>
                <w:gridSpan w:val="3"/>
                <w:vAlign w:val="center"/>
              </w:tcPr>
            </w:tcPrChange>
          </w:tcPr>
          <w:p w14:paraId="66AACF52" w14:textId="70E4C55C" w:rsidR="004F4C28" w:rsidRDefault="00FE3589" w:rsidP="00073CC5">
            <w:pPr>
              <w:spacing w:line="240" w:lineRule="auto"/>
              <w:jc w:val="center"/>
              <w:rPr>
                <w:ins w:id="1536" w:author="Luuk van de Ven" w:date="2020-05-31T19:43:00Z"/>
                <w:lang w:val="en-GB"/>
              </w:rPr>
            </w:pPr>
            <w:ins w:id="1537" w:author="Luuk van de Ven" w:date="2020-05-31T19:47:00Z">
              <w:r>
                <w:rPr>
                  <w:lang w:val="en-GB"/>
                </w:rPr>
                <w:t>0</w:t>
              </w:r>
            </w:ins>
          </w:p>
        </w:tc>
      </w:tr>
      <w:tr w:rsidR="00BE3E3C" w14:paraId="22343DB6" w14:textId="77777777" w:rsidTr="005A162C">
        <w:trPr>
          <w:ins w:id="1538" w:author="Luuk van de Ven" w:date="2020-05-31T19:43:00Z"/>
        </w:trPr>
        <w:tc>
          <w:tcPr>
            <w:tcW w:w="9010" w:type="dxa"/>
            <w:gridSpan w:val="5"/>
            <w:vAlign w:val="center"/>
          </w:tcPr>
          <w:p w14:paraId="69EF73A4" w14:textId="77777777" w:rsidR="00BE3E3C" w:rsidRDefault="00BE3E3C" w:rsidP="00073CC5">
            <w:pPr>
              <w:spacing w:line="240" w:lineRule="auto"/>
              <w:jc w:val="center"/>
              <w:rPr>
                <w:ins w:id="1539" w:author="Luuk van de Ven" w:date="2020-05-31T19:43:00Z"/>
                <w:lang w:val="en-GB"/>
              </w:rPr>
            </w:pPr>
          </w:p>
        </w:tc>
      </w:tr>
      <w:tr w:rsidR="00BE3E3C" w14:paraId="0BA554EC" w14:textId="77777777" w:rsidTr="005A162C">
        <w:trPr>
          <w:ins w:id="1540" w:author="Luuk van de Ven" w:date="2020-05-31T19:43:00Z"/>
        </w:trPr>
        <w:tc>
          <w:tcPr>
            <w:tcW w:w="2268" w:type="dxa"/>
            <w:vAlign w:val="center"/>
          </w:tcPr>
          <w:p w14:paraId="0B2729DA" w14:textId="001F5417" w:rsidR="00BE3E3C" w:rsidRPr="00D038FA" w:rsidRDefault="00BE3E3C" w:rsidP="00CF4DEA">
            <w:pPr>
              <w:spacing w:line="240" w:lineRule="auto"/>
              <w:jc w:val="center"/>
              <w:rPr>
                <w:ins w:id="1541" w:author="Luuk van de Ven" w:date="2020-05-31T19:43:00Z"/>
                <w:b/>
                <w:bCs/>
                <w:lang w:val="en-GB"/>
                <w:rPrChange w:id="1542" w:author="Luuk van de Ven" w:date="2020-05-31T19:47:00Z">
                  <w:rPr>
                    <w:ins w:id="1543" w:author="Luuk van de Ven" w:date="2020-05-31T19:43:00Z"/>
                    <w:lang w:val="en-GB"/>
                  </w:rPr>
                </w:rPrChange>
              </w:rPr>
            </w:pPr>
            <w:ins w:id="1544" w:author="Luuk van de Ven" w:date="2020-05-31T19:47:00Z">
              <w:r>
                <w:rPr>
                  <w:b/>
                  <w:bCs/>
                  <w:lang w:val="en-GB"/>
                </w:rPr>
                <w:t>Employment</w:t>
              </w:r>
            </w:ins>
          </w:p>
        </w:tc>
        <w:tc>
          <w:tcPr>
            <w:tcW w:w="6742" w:type="dxa"/>
            <w:gridSpan w:val="4"/>
            <w:vAlign w:val="center"/>
          </w:tcPr>
          <w:p w14:paraId="0B38586F" w14:textId="77777777" w:rsidR="00BE3E3C" w:rsidRDefault="00BE3E3C" w:rsidP="00073CC5">
            <w:pPr>
              <w:spacing w:line="240" w:lineRule="auto"/>
              <w:jc w:val="center"/>
              <w:rPr>
                <w:ins w:id="1545" w:author="Luuk van de Ven" w:date="2020-05-31T19:43:00Z"/>
                <w:lang w:val="en-GB"/>
              </w:rPr>
            </w:pPr>
          </w:p>
        </w:tc>
      </w:tr>
      <w:tr w:rsidR="004F4C28" w14:paraId="7B89B60E" w14:textId="77777777" w:rsidTr="00A80147">
        <w:trPr>
          <w:ins w:id="1546" w:author="Luuk van de Ven" w:date="2020-05-31T19:43:00Z"/>
          <w:trPrChange w:id="1547" w:author="Luuk van de Ven" w:date="2020-05-31T19:51:00Z">
            <w:trPr>
              <w:gridBefore w:val="1"/>
              <w:gridAfter w:val="0"/>
            </w:trPr>
          </w:trPrChange>
        </w:trPr>
        <w:tc>
          <w:tcPr>
            <w:tcW w:w="2268" w:type="dxa"/>
            <w:vAlign w:val="center"/>
            <w:tcPrChange w:id="1548" w:author="Luuk van de Ven" w:date="2020-05-31T19:51:00Z">
              <w:tcPr>
                <w:tcW w:w="1980" w:type="dxa"/>
                <w:gridSpan w:val="2"/>
                <w:vAlign w:val="center"/>
              </w:tcPr>
            </w:tcPrChange>
          </w:tcPr>
          <w:p w14:paraId="00A8E9FC" w14:textId="64C82ECB" w:rsidR="004F4C28" w:rsidRDefault="00D038FA" w:rsidP="00CF4DEA">
            <w:pPr>
              <w:spacing w:line="240" w:lineRule="auto"/>
              <w:jc w:val="center"/>
              <w:rPr>
                <w:ins w:id="1549" w:author="Luuk van de Ven" w:date="2020-05-31T19:43:00Z"/>
                <w:lang w:val="en-GB"/>
              </w:rPr>
            </w:pPr>
            <w:ins w:id="1550" w:author="Luuk van de Ven" w:date="2020-05-31T19:47:00Z">
              <w:r>
                <w:rPr>
                  <w:lang w:val="en-GB"/>
                </w:rPr>
                <w:t>Part-time</w:t>
              </w:r>
            </w:ins>
          </w:p>
        </w:tc>
        <w:tc>
          <w:tcPr>
            <w:tcW w:w="1336" w:type="dxa"/>
            <w:vAlign w:val="center"/>
            <w:tcPrChange w:id="1551" w:author="Luuk van de Ven" w:date="2020-05-31T19:51:00Z">
              <w:tcPr>
                <w:tcW w:w="1624" w:type="dxa"/>
                <w:gridSpan w:val="3"/>
                <w:vAlign w:val="center"/>
              </w:tcPr>
            </w:tcPrChange>
          </w:tcPr>
          <w:p w14:paraId="6B250DDC" w14:textId="079C7338" w:rsidR="004F4C28" w:rsidRDefault="00D33088" w:rsidP="00073CC5">
            <w:pPr>
              <w:spacing w:line="240" w:lineRule="auto"/>
              <w:jc w:val="center"/>
              <w:rPr>
                <w:ins w:id="1552" w:author="Luuk van de Ven" w:date="2020-05-31T19:43:00Z"/>
                <w:lang w:val="en-GB"/>
              </w:rPr>
            </w:pPr>
            <w:ins w:id="1553" w:author="Luuk van de Ven" w:date="2020-05-31T19:47:00Z">
              <w:r>
                <w:rPr>
                  <w:lang w:val="en-GB"/>
                </w:rPr>
                <w:t>7</w:t>
              </w:r>
            </w:ins>
          </w:p>
        </w:tc>
        <w:tc>
          <w:tcPr>
            <w:tcW w:w="1802" w:type="dxa"/>
            <w:vAlign w:val="center"/>
            <w:tcPrChange w:id="1554" w:author="Luuk van de Ven" w:date="2020-05-31T19:51:00Z">
              <w:tcPr>
                <w:tcW w:w="1802" w:type="dxa"/>
                <w:gridSpan w:val="2"/>
                <w:vAlign w:val="center"/>
              </w:tcPr>
            </w:tcPrChange>
          </w:tcPr>
          <w:p w14:paraId="07919C4D" w14:textId="17FCF154" w:rsidR="004F4C28" w:rsidRDefault="00D33088" w:rsidP="00073CC5">
            <w:pPr>
              <w:spacing w:line="240" w:lineRule="auto"/>
              <w:jc w:val="center"/>
              <w:rPr>
                <w:ins w:id="1555" w:author="Luuk van de Ven" w:date="2020-05-31T19:43:00Z"/>
                <w:lang w:val="en-GB"/>
              </w:rPr>
            </w:pPr>
            <w:ins w:id="1556" w:author="Luuk van de Ven" w:date="2020-05-31T19:48:00Z">
              <w:r>
                <w:rPr>
                  <w:lang w:val="en-GB"/>
                </w:rPr>
                <w:t>8</w:t>
              </w:r>
            </w:ins>
          </w:p>
        </w:tc>
        <w:tc>
          <w:tcPr>
            <w:tcW w:w="1802" w:type="dxa"/>
            <w:vAlign w:val="center"/>
            <w:tcPrChange w:id="1557" w:author="Luuk van de Ven" w:date="2020-05-31T19:51:00Z">
              <w:tcPr>
                <w:tcW w:w="1802" w:type="dxa"/>
                <w:gridSpan w:val="2"/>
                <w:vAlign w:val="center"/>
              </w:tcPr>
            </w:tcPrChange>
          </w:tcPr>
          <w:p w14:paraId="7825D9DC" w14:textId="5DC2F004" w:rsidR="004F4C28" w:rsidRDefault="00D33088" w:rsidP="00073CC5">
            <w:pPr>
              <w:spacing w:line="240" w:lineRule="auto"/>
              <w:jc w:val="center"/>
              <w:rPr>
                <w:ins w:id="1558" w:author="Luuk van de Ven" w:date="2020-05-31T19:43:00Z"/>
                <w:lang w:val="en-GB"/>
              </w:rPr>
            </w:pPr>
            <w:ins w:id="1559" w:author="Luuk van de Ven" w:date="2020-05-31T19:48:00Z">
              <w:r>
                <w:rPr>
                  <w:lang w:val="en-GB"/>
                </w:rPr>
                <w:t>5</w:t>
              </w:r>
            </w:ins>
          </w:p>
        </w:tc>
        <w:tc>
          <w:tcPr>
            <w:tcW w:w="1802" w:type="dxa"/>
            <w:vAlign w:val="center"/>
            <w:tcPrChange w:id="1560" w:author="Luuk van de Ven" w:date="2020-05-31T19:51:00Z">
              <w:tcPr>
                <w:tcW w:w="1802" w:type="dxa"/>
                <w:gridSpan w:val="3"/>
                <w:vAlign w:val="center"/>
              </w:tcPr>
            </w:tcPrChange>
          </w:tcPr>
          <w:p w14:paraId="5F23CD59" w14:textId="1A7EB4C1" w:rsidR="004F4C28" w:rsidRDefault="00D33088" w:rsidP="00073CC5">
            <w:pPr>
              <w:spacing w:line="240" w:lineRule="auto"/>
              <w:jc w:val="center"/>
              <w:rPr>
                <w:ins w:id="1561" w:author="Luuk van de Ven" w:date="2020-05-31T19:43:00Z"/>
                <w:lang w:val="en-GB"/>
              </w:rPr>
            </w:pPr>
            <w:ins w:id="1562" w:author="Luuk van de Ven" w:date="2020-05-31T19:48:00Z">
              <w:r>
                <w:rPr>
                  <w:lang w:val="en-GB"/>
                </w:rPr>
                <w:t>4</w:t>
              </w:r>
            </w:ins>
          </w:p>
        </w:tc>
      </w:tr>
      <w:tr w:rsidR="004F4C28" w14:paraId="30F5A2F7" w14:textId="77777777" w:rsidTr="00A80147">
        <w:trPr>
          <w:ins w:id="1563" w:author="Luuk van de Ven" w:date="2020-05-31T19:43:00Z"/>
          <w:trPrChange w:id="1564" w:author="Luuk van de Ven" w:date="2020-05-31T19:51:00Z">
            <w:trPr>
              <w:gridBefore w:val="1"/>
              <w:gridAfter w:val="0"/>
            </w:trPr>
          </w:trPrChange>
        </w:trPr>
        <w:tc>
          <w:tcPr>
            <w:tcW w:w="2268" w:type="dxa"/>
            <w:vAlign w:val="center"/>
            <w:tcPrChange w:id="1565" w:author="Luuk van de Ven" w:date="2020-05-31T19:51:00Z">
              <w:tcPr>
                <w:tcW w:w="1980" w:type="dxa"/>
                <w:gridSpan w:val="2"/>
                <w:vAlign w:val="center"/>
              </w:tcPr>
            </w:tcPrChange>
          </w:tcPr>
          <w:p w14:paraId="4C137E0B" w14:textId="0B78A0C1" w:rsidR="004F4C28" w:rsidRDefault="00D038FA" w:rsidP="00CF4DEA">
            <w:pPr>
              <w:spacing w:line="240" w:lineRule="auto"/>
              <w:jc w:val="center"/>
              <w:rPr>
                <w:ins w:id="1566" w:author="Luuk van de Ven" w:date="2020-05-31T19:43:00Z"/>
                <w:lang w:val="en-GB"/>
              </w:rPr>
            </w:pPr>
            <w:ins w:id="1567" w:author="Luuk van de Ven" w:date="2020-05-31T19:47:00Z">
              <w:r>
                <w:rPr>
                  <w:lang w:val="en-GB"/>
                </w:rPr>
                <w:t>Full-time</w:t>
              </w:r>
            </w:ins>
          </w:p>
        </w:tc>
        <w:tc>
          <w:tcPr>
            <w:tcW w:w="1336" w:type="dxa"/>
            <w:vAlign w:val="center"/>
            <w:tcPrChange w:id="1568" w:author="Luuk van de Ven" w:date="2020-05-31T19:51:00Z">
              <w:tcPr>
                <w:tcW w:w="1624" w:type="dxa"/>
                <w:gridSpan w:val="3"/>
                <w:vAlign w:val="center"/>
              </w:tcPr>
            </w:tcPrChange>
          </w:tcPr>
          <w:p w14:paraId="22D74A4C" w14:textId="4BDC8249" w:rsidR="004F4C28" w:rsidRDefault="00D33088" w:rsidP="00073CC5">
            <w:pPr>
              <w:spacing w:line="240" w:lineRule="auto"/>
              <w:jc w:val="center"/>
              <w:rPr>
                <w:ins w:id="1569" w:author="Luuk van de Ven" w:date="2020-05-31T19:43:00Z"/>
                <w:lang w:val="en-GB"/>
              </w:rPr>
            </w:pPr>
            <w:ins w:id="1570" w:author="Luuk van de Ven" w:date="2020-05-31T19:48:00Z">
              <w:r>
                <w:rPr>
                  <w:lang w:val="en-GB"/>
                </w:rPr>
                <w:t>22</w:t>
              </w:r>
            </w:ins>
          </w:p>
        </w:tc>
        <w:tc>
          <w:tcPr>
            <w:tcW w:w="1802" w:type="dxa"/>
            <w:vAlign w:val="center"/>
            <w:tcPrChange w:id="1571" w:author="Luuk van de Ven" w:date="2020-05-31T19:51:00Z">
              <w:tcPr>
                <w:tcW w:w="1802" w:type="dxa"/>
                <w:gridSpan w:val="2"/>
                <w:vAlign w:val="center"/>
              </w:tcPr>
            </w:tcPrChange>
          </w:tcPr>
          <w:p w14:paraId="3849FCC2" w14:textId="54AED0E7" w:rsidR="004F4C28" w:rsidRDefault="00D33088" w:rsidP="00073CC5">
            <w:pPr>
              <w:spacing w:line="240" w:lineRule="auto"/>
              <w:jc w:val="center"/>
              <w:rPr>
                <w:ins w:id="1572" w:author="Luuk van de Ven" w:date="2020-05-31T19:43:00Z"/>
                <w:lang w:val="en-GB"/>
              </w:rPr>
            </w:pPr>
            <w:ins w:id="1573" w:author="Luuk van de Ven" w:date="2020-05-31T19:48:00Z">
              <w:r>
                <w:rPr>
                  <w:lang w:val="en-GB"/>
                </w:rPr>
                <w:t>21</w:t>
              </w:r>
            </w:ins>
          </w:p>
        </w:tc>
        <w:tc>
          <w:tcPr>
            <w:tcW w:w="1802" w:type="dxa"/>
            <w:vAlign w:val="center"/>
            <w:tcPrChange w:id="1574" w:author="Luuk van de Ven" w:date="2020-05-31T19:51:00Z">
              <w:tcPr>
                <w:tcW w:w="1802" w:type="dxa"/>
                <w:gridSpan w:val="2"/>
                <w:vAlign w:val="center"/>
              </w:tcPr>
            </w:tcPrChange>
          </w:tcPr>
          <w:p w14:paraId="09726C55" w14:textId="46B7CE8F" w:rsidR="004F4C28" w:rsidRDefault="00D33088" w:rsidP="00073CC5">
            <w:pPr>
              <w:spacing w:line="240" w:lineRule="auto"/>
              <w:jc w:val="center"/>
              <w:rPr>
                <w:ins w:id="1575" w:author="Luuk van de Ven" w:date="2020-05-31T19:43:00Z"/>
                <w:lang w:val="en-GB"/>
              </w:rPr>
            </w:pPr>
            <w:ins w:id="1576" w:author="Luuk van de Ven" w:date="2020-05-31T19:48:00Z">
              <w:r>
                <w:rPr>
                  <w:lang w:val="en-GB"/>
                </w:rPr>
                <w:t>28</w:t>
              </w:r>
            </w:ins>
          </w:p>
        </w:tc>
        <w:tc>
          <w:tcPr>
            <w:tcW w:w="1802" w:type="dxa"/>
            <w:vAlign w:val="center"/>
            <w:tcPrChange w:id="1577" w:author="Luuk van de Ven" w:date="2020-05-31T19:51:00Z">
              <w:tcPr>
                <w:tcW w:w="1802" w:type="dxa"/>
                <w:gridSpan w:val="3"/>
                <w:vAlign w:val="center"/>
              </w:tcPr>
            </w:tcPrChange>
          </w:tcPr>
          <w:p w14:paraId="05B2A1CB" w14:textId="7816E57C" w:rsidR="004F4C28" w:rsidRDefault="00D33088" w:rsidP="00073CC5">
            <w:pPr>
              <w:spacing w:line="240" w:lineRule="auto"/>
              <w:jc w:val="center"/>
              <w:rPr>
                <w:ins w:id="1578" w:author="Luuk van de Ven" w:date="2020-05-31T19:43:00Z"/>
                <w:lang w:val="en-GB"/>
              </w:rPr>
            </w:pPr>
            <w:ins w:id="1579" w:author="Luuk van de Ven" w:date="2020-05-31T19:48:00Z">
              <w:r>
                <w:rPr>
                  <w:lang w:val="en-GB"/>
                </w:rPr>
                <w:t>21</w:t>
              </w:r>
            </w:ins>
          </w:p>
        </w:tc>
      </w:tr>
      <w:tr w:rsidR="004F4C28" w14:paraId="6F562924" w14:textId="77777777" w:rsidTr="00A80147">
        <w:trPr>
          <w:ins w:id="1580" w:author="Luuk van de Ven" w:date="2020-05-31T19:43:00Z"/>
          <w:trPrChange w:id="1581" w:author="Luuk van de Ven" w:date="2020-05-31T19:51:00Z">
            <w:trPr>
              <w:gridBefore w:val="1"/>
              <w:gridAfter w:val="0"/>
            </w:trPr>
          </w:trPrChange>
        </w:trPr>
        <w:tc>
          <w:tcPr>
            <w:tcW w:w="2268" w:type="dxa"/>
            <w:vAlign w:val="center"/>
            <w:tcPrChange w:id="1582" w:author="Luuk van de Ven" w:date="2020-05-31T19:51:00Z">
              <w:tcPr>
                <w:tcW w:w="1980" w:type="dxa"/>
                <w:gridSpan w:val="2"/>
                <w:vAlign w:val="center"/>
              </w:tcPr>
            </w:tcPrChange>
          </w:tcPr>
          <w:p w14:paraId="5DA627B6" w14:textId="34863D6E" w:rsidR="004F4C28" w:rsidRDefault="00EC69CA" w:rsidP="00CF4DEA">
            <w:pPr>
              <w:spacing w:line="240" w:lineRule="auto"/>
              <w:jc w:val="center"/>
              <w:rPr>
                <w:ins w:id="1583" w:author="Luuk van de Ven" w:date="2020-05-31T19:43:00Z"/>
                <w:lang w:val="en-GB"/>
              </w:rPr>
            </w:pPr>
            <w:ins w:id="1584" w:author="Luuk van de Ven" w:date="2020-05-31T19:48:00Z">
              <w:r>
                <w:rPr>
                  <w:lang w:val="en-GB"/>
                </w:rPr>
                <w:t>Self-Employed</w:t>
              </w:r>
            </w:ins>
          </w:p>
        </w:tc>
        <w:tc>
          <w:tcPr>
            <w:tcW w:w="1336" w:type="dxa"/>
            <w:vAlign w:val="center"/>
            <w:tcPrChange w:id="1585" w:author="Luuk van de Ven" w:date="2020-05-31T19:51:00Z">
              <w:tcPr>
                <w:tcW w:w="1624" w:type="dxa"/>
                <w:gridSpan w:val="3"/>
                <w:vAlign w:val="center"/>
              </w:tcPr>
            </w:tcPrChange>
          </w:tcPr>
          <w:p w14:paraId="4A4E6029" w14:textId="2A2E182A" w:rsidR="004F4C28" w:rsidRDefault="00EC69CA" w:rsidP="00073CC5">
            <w:pPr>
              <w:spacing w:line="240" w:lineRule="auto"/>
              <w:jc w:val="center"/>
              <w:rPr>
                <w:ins w:id="1586" w:author="Luuk van de Ven" w:date="2020-05-31T19:43:00Z"/>
                <w:lang w:val="en-GB"/>
              </w:rPr>
            </w:pPr>
            <w:ins w:id="1587" w:author="Luuk van de Ven" w:date="2020-05-31T19:48:00Z">
              <w:r>
                <w:rPr>
                  <w:lang w:val="en-GB"/>
                </w:rPr>
                <w:t>10</w:t>
              </w:r>
            </w:ins>
          </w:p>
        </w:tc>
        <w:tc>
          <w:tcPr>
            <w:tcW w:w="1802" w:type="dxa"/>
            <w:vAlign w:val="center"/>
            <w:tcPrChange w:id="1588" w:author="Luuk van de Ven" w:date="2020-05-31T19:51:00Z">
              <w:tcPr>
                <w:tcW w:w="1802" w:type="dxa"/>
                <w:gridSpan w:val="2"/>
                <w:vAlign w:val="center"/>
              </w:tcPr>
            </w:tcPrChange>
          </w:tcPr>
          <w:p w14:paraId="3BCBE614" w14:textId="4561CF9C" w:rsidR="004F4C28" w:rsidRDefault="00EC69CA" w:rsidP="00073CC5">
            <w:pPr>
              <w:spacing w:line="240" w:lineRule="auto"/>
              <w:jc w:val="center"/>
              <w:rPr>
                <w:ins w:id="1589" w:author="Luuk van de Ven" w:date="2020-05-31T19:43:00Z"/>
                <w:lang w:val="en-GB"/>
              </w:rPr>
            </w:pPr>
            <w:ins w:id="1590" w:author="Luuk van de Ven" w:date="2020-05-31T19:48:00Z">
              <w:r>
                <w:rPr>
                  <w:lang w:val="en-GB"/>
                </w:rPr>
                <w:t>6</w:t>
              </w:r>
            </w:ins>
          </w:p>
        </w:tc>
        <w:tc>
          <w:tcPr>
            <w:tcW w:w="1802" w:type="dxa"/>
            <w:vAlign w:val="center"/>
            <w:tcPrChange w:id="1591" w:author="Luuk van de Ven" w:date="2020-05-31T19:51:00Z">
              <w:tcPr>
                <w:tcW w:w="1802" w:type="dxa"/>
                <w:gridSpan w:val="2"/>
                <w:vAlign w:val="center"/>
              </w:tcPr>
            </w:tcPrChange>
          </w:tcPr>
          <w:p w14:paraId="1846574C" w14:textId="54667108" w:rsidR="004F4C28" w:rsidRDefault="00EC69CA" w:rsidP="00073CC5">
            <w:pPr>
              <w:spacing w:line="240" w:lineRule="auto"/>
              <w:jc w:val="center"/>
              <w:rPr>
                <w:ins w:id="1592" w:author="Luuk van de Ven" w:date="2020-05-31T19:43:00Z"/>
                <w:lang w:val="en-GB"/>
              </w:rPr>
            </w:pPr>
            <w:ins w:id="1593" w:author="Luuk van de Ven" w:date="2020-05-31T19:48:00Z">
              <w:r>
                <w:rPr>
                  <w:lang w:val="en-GB"/>
                </w:rPr>
                <w:t>3</w:t>
              </w:r>
            </w:ins>
          </w:p>
        </w:tc>
        <w:tc>
          <w:tcPr>
            <w:tcW w:w="1802" w:type="dxa"/>
            <w:vAlign w:val="center"/>
            <w:tcPrChange w:id="1594" w:author="Luuk van de Ven" w:date="2020-05-31T19:51:00Z">
              <w:tcPr>
                <w:tcW w:w="1802" w:type="dxa"/>
                <w:gridSpan w:val="3"/>
                <w:vAlign w:val="center"/>
              </w:tcPr>
            </w:tcPrChange>
          </w:tcPr>
          <w:p w14:paraId="5D8FC3C4" w14:textId="790B262E" w:rsidR="004F4C28" w:rsidRDefault="00EC69CA" w:rsidP="00073CC5">
            <w:pPr>
              <w:spacing w:line="240" w:lineRule="auto"/>
              <w:jc w:val="center"/>
              <w:rPr>
                <w:ins w:id="1595" w:author="Luuk van de Ven" w:date="2020-05-31T19:43:00Z"/>
                <w:lang w:val="en-GB"/>
              </w:rPr>
            </w:pPr>
            <w:ins w:id="1596" w:author="Luuk van de Ven" w:date="2020-05-31T19:48:00Z">
              <w:r>
                <w:rPr>
                  <w:lang w:val="en-GB"/>
                </w:rPr>
                <w:t>8</w:t>
              </w:r>
            </w:ins>
          </w:p>
        </w:tc>
      </w:tr>
      <w:tr w:rsidR="004F4C28" w14:paraId="4C8E3BB3" w14:textId="77777777" w:rsidTr="00A80147">
        <w:trPr>
          <w:ins w:id="1597" w:author="Luuk van de Ven" w:date="2020-05-31T19:43:00Z"/>
          <w:trPrChange w:id="1598" w:author="Luuk van de Ven" w:date="2020-05-31T19:51:00Z">
            <w:trPr>
              <w:gridBefore w:val="1"/>
              <w:gridAfter w:val="0"/>
            </w:trPr>
          </w:trPrChange>
        </w:trPr>
        <w:tc>
          <w:tcPr>
            <w:tcW w:w="2268" w:type="dxa"/>
            <w:vAlign w:val="center"/>
            <w:tcPrChange w:id="1599" w:author="Luuk van de Ven" w:date="2020-05-31T19:51:00Z">
              <w:tcPr>
                <w:tcW w:w="1980" w:type="dxa"/>
                <w:gridSpan w:val="2"/>
                <w:vAlign w:val="center"/>
              </w:tcPr>
            </w:tcPrChange>
          </w:tcPr>
          <w:p w14:paraId="28C2D46F" w14:textId="516F4A88" w:rsidR="004F4C28" w:rsidRDefault="004A792B" w:rsidP="00CF4DEA">
            <w:pPr>
              <w:spacing w:line="240" w:lineRule="auto"/>
              <w:jc w:val="center"/>
              <w:rPr>
                <w:ins w:id="1600" w:author="Luuk van de Ven" w:date="2020-05-31T19:43:00Z"/>
                <w:lang w:val="en-GB"/>
              </w:rPr>
            </w:pPr>
            <w:ins w:id="1601" w:author="Luuk van de Ven" w:date="2020-05-31T19:49:00Z">
              <w:r>
                <w:rPr>
                  <w:lang w:val="en-GB"/>
                </w:rPr>
                <w:t>Student</w:t>
              </w:r>
            </w:ins>
          </w:p>
        </w:tc>
        <w:tc>
          <w:tcPr>
            <w:tcW w:w="1336" w:type="dxa"/>
            <w:vAlign w:val="center"/>
            <w:tcPrChange w:id="1602" w:author="Luuk van de Ven" w:date="2020-05-31T19:51:00Z">
              <w:tcPr>
                <w:tcW w:w="1624" w:type="dxa"/>
                <w:gridSpan w:val="3"/>
                <w:vAlign w:val="center"/>
              </w:tcPr>
            </w:tcPrChange>
          </w:tcPr>
          <w:p w14:paraId="555C6F74" w14:textId="33839BDB" w:rsidR="004F4C28" w:rsidRDefault="004A792B" w:rsidP="00073CC5">
            <w:pPr>
              <w:spacing w:line="240" w:lineRule="auto"/>
              <w:jc w:val="center"/>
              <w:rPr>
                <w:ins w:id="1603" w:author="Luuk van de Ven" w:date="2020-05-31T19:43:00Z"/>
                <w:lang w:val="en-GB"/>
              </w:rPr>
            </w:pPr>
            <w:ins w:id="1604" w:author="Luuk van de Ven" w:date="2020-05-31T19:49:00Z">
              <w:r>
                <w:rPr>
                  <w:lang w:val="en-GB"/>
                </w:rPr>
                <w:t>19</w:t>
              </w:r>
            </w:ins>
          </w:p>
        </w:tc>
        <w:tc>
          <w:tcPr>
            <w:tcW w:w="1802" w:type="dxa"/>
            <w:vAlign w:val="center"/>
            <w:tcPrChange w:id="1605" w:author="Luuk van de Ven" w:date="2020-05-31T19:51:00Z">
              <w:tcPr>
                <w:tcW w:w="1802" w:type="dxa"/>
                <w:gridSpan w:val="2"/>
                <w:vAlign w:val="center"/>
              </w:tcPr>
            </w:tcPrChange>
          </w:tcPr>
          <w:p w14:paraId="562C99C5" w14:textId="5AFEE81D" w:rsidR="004F4C28" w:rsidRDefault="004A792B" w:rsidP="00073CC5">
            <w:pPr>
              <w:spacing w:line="240" w:lineRule="auto"/>
              <w:jc w:val="center"/>
              <w:rPr>
                <w:ins w:id="1606" w:author="Luuk van de Ven" w:date="2020-05-31T19:43:00Z"/>
                <w:lang w:val="en-GB"/>
              </w:rPr>
            </w:pPr>
            <w:ins w:id="1607" w:author="Luuk van de Ven" w:date="2020-05-31T19:49:00Z">
              <w:r>
                <w:rPr>
                  <w:lang w:val="en-GB"/>
                </w:rPr>
                <w:t>5</w:t>
              </w:r>
            </w:ins>
          </w:p>
        </w:tc>
        <w:tc>
          <w:tcPr>
            <w:tcW w:w="1802" w:type="dxa"/>
            <w:vAlign w:val="center"/>
            <w:tcPrChange w:id="1608" w:author="Luuk van de Ven" w:date="2020-05-31T19:51:00Z">
              <w:tcPr>
                <w:tcW w:w="1802" w:type="dxa"/>
                <w:gridSpan w:val="2"/>
                <w:vAlign w:val="center"/>
              </w:tcPr>
            </w:tcPrChange>
          </w:tcPr>
          <w:p w14:paraId="0813F23C" w14:textId="3BE187A3" w:rsidR="004F4C28" w:rsidRDefault="004A792B" w:rsidP="00073CC5">
            <w:pPr>
              <w:spacing w:line="240" w:lineRule="auto"/>
              <w:jc w:val="center"/>
              <w:rPr>
                <w:ins w:id="1609" w:author="Luuk van de Ven" w:date="2020-05-31T19:43:00Z"/>
                <w:lang w:val="en-GB"/>
              </w:rPr>
            </w:pPr>
            <w:ins w:id="1610" w:author="Luuk van de Ven" w:date="2020-05-31T19:49:00Z">
              <w:r>
                <w:rPr>
                  <w:lang w:val="en-GB"/>
                </w:rPr>
                <w:t>11</w:t>
              </w:r>
            </w:ins>
          </w:p>
        </w:tc>
        <w:tc>
          <w:tcPr>
            <w:tcW w:w="1802" w:type="dxa"/>
            <w:vAlign w:val="center"/>
            <w:tcPrChange w:id="1611" w:author="Luuk van de Ven" w:date="2020-05-31T19:51:00Z">
              <w:tcPr>
                <w:tcW w:w="1802" w:type="dxa"/>
                <w:gridSpan w:val="3"/>
                <w:vAlign w:val="center"/>
              </w:tcPr>
            </w:tcPrChange>
          </w:tcPr>
          <w:p w14:paraId="0040AF35" w14:textId="3FB08E53" w:rsidR="004F4C28" w:rsidRDefault="004A792B" w:rsidP="00073CC5">
            <w:pPr>
              <w:spacing w:line="240" w:lineRule="auto"/>
              <w:jc w:val="center"/>
              <w:rPr>
                <w:ins w:id="1612" w:author="Luuk van de Ven" w:date="2020-05-31T19:43:00Z"/>
                <w:lang w:val="en-GB"/>
              </w:rPr>
            </w:pPr>
            <w:ins w:id="1613" w:author="Luuk van de Ven" w:date="2020-05-31T19:49:00Z">
              <w:r>
                <w:rPr>
                  <w:lang w:val="en-GB"/>
                </w:rPr>
                <w:t>11</w:t>
              </w:r>
            </w:ins>
          </w:p>
        </w:tc>
      </w:tr>
      <w:tr w:rsidR="004F4C28" w14:paraId="6518E229" w14:textId="77777777" w:rsidTr="00A80147">
        <w:trPr>
          <w:ins w:id="1614" w:author="Luuk van de Ven" w:date="2020-05-31T19:43:00Z"/>
          <w:trPrChange w:id="1615" w:author="Luuk van de Ven" w:date="2020-05-31T19:51:00Z">
            <w:trPr>
              <w:gridBefore w:val="1"/>
              <w:gridAfter w:val="0"/>
            </w:trPr>
          </w:trPrChange>
        </w:trPr>
        <w:tc>
          <w:tcPr>
            <w:tcW w:w="2268" w:type="dxa"/>
            <w:vAlign w:val="center"/>
            <w:tcPrChange w:id="1616" w:author="Luuk van de Ven" w:date="2020-05-31T19:51:00Z">
              <w:tcPr>
                <w:tcW w:w="1980" w:type="dxa"/>
                <w:gridSpan w:val="2"/>
                <w:vAlign w:val="center"/>
              </w:tcPr>
            </w:tcPrChange>
          </w:tcPr>
          <w:p w14:paraId="20CA84C2" w14:textId="22F9D740" w:rsidR="004F4C28" w:rsidRDefault="004A792B" w:rsidP="00CF4DEA">
            <w:pPr>
              <w:spacing w:line="240" w:lineRule="auto"/>
              <w:jc w:val="center"/>
              <w:rPr>
                <w:ins w:id="1617" w:author="Luuk van de Ven" w:date="2020-05-31T19:43:00Z"/>
                <w:lang w:val="en-GB"/>
              </w:rPr>
            </w:pPr>
            <w:ins w:id="1618" w:author="Luuk van de Ven" w:date="2020-05-31T19:49:00Z">
              <w:r>
                <w:rPr>
                  <w:lang w:val="en-GB"/>
                </w:rPr>
                <w:t>Retired</w:t>
              </w:r>
            </w:ins>
          </w:p>
        </w:tc>
        <w:tc>
          <w:tcPr>
            <w:tcW w:w="1336" w:type="dxa"/>
            <w:vAlign w:val="center"/>
            <w:tcPrChange w:id="1619" w:author="Luuk van de Ven" w:date="2020-05-31T19:51:00Z">
              <w:tcPr>
                <w:tcW w:w="1624" w:type="dxa"/>
                <w:gridSpan w:val="3"/>
                <w:vAlign w:val="center"/>
              </w:tcPr>
            </w:tcPrChange>
          </w:tcPr>
          <w:p w14:paraId="1453B8FB" w14:textId="65C37B9A" w:rsidR="004F4C28" w:rsidRDefault="004A792B" w:rsidP="00073CC5">
            <w:pPr>
              <w:spacing w:line="240" w:lineRule="auto"/>
              <w:jc w:val="center"/>
              <w:rPr>
                <w:ins w:id="1620" w:author="Luuk van de Ven" w:date="2020-05-31T19:43:00Z"/>
                <w:lang w:val="en-GB"/>
              </w:rPr>
            </w:pPr>
            <w:ins w:id="1621" w:author="Luuk van de Ven" w:date="2020-05-31T19:49:00Z">
              <w:r>
                <w:rPr>
                  <w:lang w:val="en-GB"/>
                </w:rPr>
                <w:t>3</w:t>
              </w:r>
            </w:ins>
          </w:p>
        </w:tc>
        <w:tc>
          <w:tcPr>
            <w:tcW w:w="1802" w:type="dxa"/>
            <w:vAlign w:val="center"/>
            <w:tcPrChange w:id="1622" w:author="Luuk van de Ven" w:date="2020-05-31T19:51:00Z">
              <w:tcPr>
                <w:tcW w:w="1802" w:type="dxa"/>
                <w:gridSpan w:val="2"/>
                <w:vAlign w:val="center"/>
              </w:tcPr>
            </w:tcPrChange>
          </w:tcPr>
          <w:p w14:paraId="6AEC447E" w14:textId="1769BC7B" w:rsidR="004F4C28" w:rsidRDefault="004A792B" w:rsidP="00073CC5">
            <w:pPr>
              <w:spacing w:line="240" w:lineRule="auto"/>
              <w:jc w:val="center"/>
              <w:rPr>
                <w:ins w:id="1623" w:author="Luuk van de Ven" w:date="2020-05-31T19:43:00Z"/>
                <w:lang w:val="en-GB"/>
              </w:rPr>
            </w:pPr>
            <w:ins w:id="1624" w:author="Luuk van de Ven" w:date="2020-05-31T19:49:00Z">
              <w:r>
                <w:rPr>
                  <w:lang w:val="en-GB"/>
                </w:rPr>
                <w:t>1</w:t>
              </w:r>
            </w:ins>
          </w:p>
        </w:tc>
        <w:tc>
          <w:tcPr>
            <w:tcW w:w="1802" w:type="dxa"/>
            <w:vAlign w:val="center"/>
            <w:tcPrChange w:id="1625" w:author="Luuk van de Ven" w:date="2020-05-31T19:51:00Z">
              <w:tcPr>
                <w:tcW w:w="1802" w:type="dxa"/>
                <w:gridSpan w:val="2"/>
                <w:vAlign w:val="center"/>
              </w:tcPr>
            </w:tcPrChange>
          </w:tcPr>
          <w:p w14:paraId="050C8D07" w14:textId="4E7085FC" w:rsidR="004F4C28" w:rsidRDefault="004A792B" w:rsidP="00073CC5">
            <w:pPr>
              <w:spacing w:line="240" w:lineRule="auto"/>
              <w:jc w:val="center"/>
              <w:rPr>
                <w:ins w:id="1626" w:author="Luuk van de Ven" w:date="2020-05-31T19:43:00Z"/>
                <w:lang w:val="en-GB"/>
              </w:rPr>
            </w:pPr>
            <w:ins w:id="1627" w:author="Luuk van de Ven" w:date="2020-05-31T19:49:00Z">
              <w:r>
                <w:rPr>
                  <w:lang w:val="en-GB"/>
                </w:rPr>
                <w:t>4</w:t>
              </w:r>
            </w:ins>
          </w:p>
        </w:tc>
        <w:tc>
          <w:tcPr>
            <w:tcW w:w="1802" w:type="dxa"/>
            <w:vAlign w:val="center"/>
            <w:tcPrChange w:id="1628" w:author="Luuk van de Ven" w:date="2020-05-31T19:51:00Z">
              <w:tcPr>
                <w:tcW w:w="1802" w:type="dxa"/>
                <w:gridSpan w:val="3"/>
                <w:vAlign w:val="center"/>
              </w:tcPr>
            </w:tcPrChange>
          </w:tcPr>
          <w:p w14:paraId="4D8AE8FC" w14:textId="4DD10371" w:rsidR="004F4C28" w:rsidRDefault="004A792B" w:rsidP="00073CC5">
            <w:pPr>
              <w:spacing w:line="240" w:lineRule="auto"/>
              <w:jc w:val="center"/>
              <w:rPr>
                <w:ins w:id="1629" w:author="Luuk van de Ven" w:date="2020-05-31T19:43:00Z"/>
                <w:lang w:val="en-GB"/>
              </w:rPr>
            </w:pPr>
            <w:ins w:id="1630" w:author="Luuk van de Ven" w:date="2020-05-31T19:49:00Z">
              <w:r>
                <w:rPr>
                  <w:lang w:val="en-GB"/>
                </w:rPr>
                <w:t>1</w:t>
              </w:r>
            </w:ins>
          </w:p>
        </w:tc>
      </w:tr>
      <w:tr w:rsidR="004F4C28" w14:paraId="3E62BB04" w14:textId="77777777" w:rsidTr="00A80147">
        <w:trPr>
          <w:ins w:id="1631" w:author="Luuk van de Ven" w:date="2020-05-31T19:43:00Z"/>
          <w:trPrChange w:id="1632" w:author="Luuk van de Ven" w:date="2020-05-31T19:51:00Z">
            <w:trPr>
              <w:gridBefore w:val="1"/>
              <w:gridAfter w:val="0"/>
            </w:trPr>
          </w:trPrChange>
        </w:trPr>
        <w:tc>
          <w:tcPr>
            <w:tcW w:w="2268" w:type="dxa"/>
            <w:vAlign w:val="center"/>
            <w:tcPrChange w:id="1633" w:author="Luuk van de Ven" w:date="2020-05-31T19:51:00Z">
              <w:tcPr>
                <w:tcW w:w="1980" w:type="dxa"/>
                <w:gridSpan w:val="2"/>
                <w:vAlign w:val="center"/>
              </w:tcPr>
            </w:tcPrChange>
          </w:tcPr>
          <w:p w14:paraId="29949846" w14:textId="1E4690F5" w:rsidR="004F4C28" w:rsidRDefault="005C0213" w:rsidP="00CF4DEA">
            <w:pPr>
              <w:spacing w:line="240" w:lineRule="auto"/>
              <w:jc w:val="center"/>
              <w:rPr>
                <w:ins w:id="1634" w:author="Luuk van de Ven" w:date="2020-05-31T19:43:00Z"/>
                <w:lang w:val="en-GB"/>
              </w:rPr>
            </w:pPr>
            <w:ins w:id="1635" w:author="Luuk van de Ven" w:date="2020-05-31T19:49:00Z">
              <w:r>
                <w:rPr>
                  <w:lang w:val="en-GB"/>
                </w:rPr>
                <w:t>Unable to Work</w:t>
              </w:r>
            </w:ins>
          </w:p>
        </w:tc>
        <w:tc>
          <w:tcPr>
            <w:tcW w:w="1336" w:type="dxa"/>
            <w:vAlign w:val="center"/>
            <w:tcPrChange w:id="1636" w:author="Luuk van de Ven" w:date="2020-05-31T19:51:00Z">
              <w:tcPr>
                <w:tcW w:w="1624" w:type="dxa"/>
                <w:gridSpan w:val="3"/>
                <w:vAlign w:val="center"/>
              </w:tcPr>
            </w:tcPrChange>
          </w:tcPr>
          <w:p w14:paraId="44A27FD5" w14:textId="1433C6C5" w:rsidR="004F4C28" w:rsidRDefault="005C0213" w:rsidP="00073CC5">
            <w:pPr>
              <w:spacing w:line="240" w:lineRule="auto"/>
              <w:jc w:val="center"/>
              <w:rPr>
                <w:ins w:id="1637" w:author="Luuk van de Ven" w:date="2020-05-31T19:43:00Z"/>
                <w:lang w:val="en-GB"/>
              </w:rPr>
            </w:pPr>
            <w:ins w:id="1638" w:author="Luuk van de Ven" w:date="2020-05-31T19:50:00Z">
              <w:r>
                <w:rPr>
                  <w:lang w:val="en-GB"/>
                </w:rPr>
                <w:t>1</w:t>
              </w:r>
            </w:ins>
          </w:p>
        </w:tc>
        <w:tc>
          <w:tcPr>
            <w:tcW w:w="1802" w:type="dxa"/>
            <w:vAlign w:val="center"/>
            <w:tcPrChange w:id="1639" w:author="Luuk van de Ven" w:date="2020-05-31T19:51:00Z">
              <w:tcPr>
                <w:tcW w:w="1802" w:type="dxa"/>
                <w:gridSpan w:val="2"/>
                <w:vAlign w:val="center"/>
              </w:tcPr>
            </w:tcPrChange>
          </w:tcPr>
          <w:p w14:paraId="290EF662" w14:textId="215D3D26" w:rsidR="004F4C28" w:rsidRDefault="005C0213" w:rsidP="00073CC5">
            <w:pPr>
              <w:spacing w:line="240" w:lineRule="auto"/>
              <w:jc w:val="center"/>
              <w:rPr>
                <w:ins w:id="1640" w:author="Luuk van de Ven" w:date="2020-05-31T19:43:00Z"/>
                <w:lang w:val="en-GB"/>
              </w:rPr>
            </w:pPr>
            <w:ins w:id="1641" w:author="Luuk van de Ven" w:date="2020-05-31T19:50:00Z">
              <w:r>
                <w:rPr>
                  <w:lang w:val="en-GB"/>
                </w:rPr>
                <w:t>1</w:t>
              </w:r>
            </w:ins>
          </w:p>
        </w:tc>
        <w:tc>
          <w:tcPr>
            <w:tcW w:w="1802" w:type="dxa"/>
            <w:vAlign w:val="center"/>
            <w:tcPrChange w:id="1642" w:author="Luuk van de Ven" w:date="2020-05-31T19:51:00Z">
              <w:tcPr>
                <w:tcW w:w="1802" w:type="dxa"/>
                <w:gridSpan w:val="2"/>
                <w:vAlign w:val="center"/>
              </w:tcPr>
            </w:tcPrChange>
          </w:tcPr>
          <w:p w14:paraId="3E0EC593" w14:textId="10FF9C85" w:rsidR="004F4C28" w:rsidRDefault="005C0213" w:rsidP="00073CC5">
            <w:pPr>
              <w:spacing w:line="240" w:lineRule="auto"/>
              <w:jc w:val="center"/>
              <w:rPr>
                <w:ins w:id="1643" w:author="Luuk van de Ven" w:date="2020-05-31T19:43:00Z"/>
                <w:lang w:val="en-GB"/>
              </w:rPr>
            </w:pPr>
            <w:ins w:id="1644" w:author="Luuk van de Ven" w:date="2020-05-31T19:50:00Z">
              <w:r>
                <w:rPr>
                  <w:lang w:val="en-GB"/>
                </w:rPr>
                <w:t>2</w:t>
              </w:r>
            </w:ins>
          </w:p>
        </w:tc>
        <w:tc>
          <w:tcPr>
            <w:tcW w:w="1802" w:type="dxa"/>
            <w:vAlign w:val="center"/>
            <w:tcPrChange w:id="1645" w:author="Luuk van de Ven" w:date="2020-05-31T19:51:00Z">
              <w:tcPr>
                <w:tcW w:w="1802" w:type="dxa"/>
                <w:gridSpan w:val="3"/>
                <w:vAlign w:val="center"/>
              </w:tcPr>
            </w:tcPrChange>
          </w:tcPr>
          <w:p w14:paraId="57BE662D" w14:textId="39245942" w:rsidR="004F4C28" w:rsidRDefault="005C0213" w:rsidP="00073CC5">
            <w:pPr>
              <w:spacing w:line="240" w:lineRule="auto"/>
              <w:jc w:val="center"/>
              <w:rPr>
                <w:ins w:id="1646" w:author="Luuk van de Ven" w:date="2020-05-31T19:43:00Z"/>
                <w:lang w:val="en-GB"/>
              </w:rPr>
            </w:pPr>
            <w:ins w:id="1647" w:author="Luuk van de Ven" w:date="2020-05-31T19:50:00Z">
              <w:r>
                <w:rPr>
                  <w:lang w:val="en-GB"/>
                </w:rPr>
                <w:t>0</w:t>
              </w:r>
            </w:ins>
          </w:p>
        </w:tc>
      </w:tr>
      <w:tr w:rsidR="004F4C28" w14:paraId="40319C99" w14:textId="77777777" w:rsidTr="00A80147">
        <w:trPr>
          <w:ins w:id="1648" w:author="Luuk van de Ven" w:date="2020-05-31T19:43:00Z"/>
          <w:trPrChange w:id="1649" w:author="Luuk van de Ven" w:date="2020-05-31T19:51:00Z">
            <w:trPr>
              <w:gridBefore w:val="1"/>
              <w:gridAfter w:val="0"/>
            </w:trPr>
          </w:trPrChange>
        </w:trPr>
        <w:tc>
          <w:tcPr>
            <w:tcW w:w="2268" w:type="dxa"/>
            <w:vAlign w:val="center"/>
            <w:tcPrChange w:id="1650" w:author="Luuk van de Ven" w:date="2020-05-31T19:51:00Z">
              <w:tcPr>
                <w:tcW w:w="1980" w:type="dxa"/>
                <w:gridSpan w:val="2"/>
                <w:vAlign w:val="center"/>
              </w:tcPr>
            </w:tcPrChange>
          </w:tcPr>
          <w:p w14:paraId="2D46FDD1" w14:textId="002A8F0D" w:rsidR="004F4C28" w:rsidRDefault="008F7041" w:rsidP="00CF4DEA">
            <w:pPr>
              <w:spacing w:line="240" w:lineRule="auto"/>
              <w:jc w:val="center"/>
              <w:rPr>
                <w:ins w:id="1651" w:author="Luuk van de Ven" w:date="2020-05-31T19:43:00Z"/>
                <w:lang w:val="en-GB"/>
              </w:rPr>
            </w:pPr>
            <w:ins w:id="1652" w:author="Luuk van de Ven" w:date="2020-05-31T19:50:00Z">
              <w:r>
                <w:rPr>
                  <w:lang w:val="en-GB"/>
                </w:rPr>
                <w:t>Unemployed – Looking for work</w:t>
              </w:r>
            </w:ins>
          </w:p>
        </w:tc>
        <w:tc>
          <w:tcPr>
            <w:tcW w:w="1336" w:type="dxa"/>
            <w:vAlign w:val="center"/>
            <w:tcPrChange w:id="1653" w:author="Luuk van de Ven" w:date="2020-05-31T19:51:00Z">
              <w:tcPr>
                <w:tcW w:w="1624" w:type="dxa"/>
                <w:gridSpan w:val="3"/>
                <w:vAlign w:val="center"/>
              </w:tcPr>
            </w:tcPrChange>
          </w:tcPr>
          <w:p w14:paraId="1784131F" w14:textId="4E3D8FEE" w:rsidR="004F4C28" w:rsidRDefault="008F7041" w:rsidP="00073CC5">
            <w:pPr>
              <w:spacing w:line="240" w:lineRule="auto"/>
              <w:jc w:val="center"/>
              <w:rPr>
                <w:ins w:id="1654" w:author="Luuk van de Ven" w:date="2020-05-31T19:43:00Z"/>
                <w:lang w:val="en-GB"/>
              </w:rPr>
            </w:pPr>
            <w:ins w:id="1655" w:author="Luuk van de Ven" w:date="2020-05-31T19:50:00Z">
              <w:r>
                <w:rPr>
                  <w:lang w:val="en-GB"/>
                </w:rPr>
                <w:t>2</w:t>
              </w:r>
            </w:ins>
          </w:p>
        </w:tc>
        <w:tc>
          <w:tcPr>
            <w:tcW w:w="1802" w:type="dxa"/>
            <w:vAlign w:val="center"/>
            <w:tcPrChange w:id="1656" w:author="Luuk van de Ven" w:date="2020-05-31T19:51:00Z">
              <w:tcPr>
                <w:tcW w:w="1802" w:type="dxa"/>
                <w:gridSpan w:val="2"/>
                <w:vAlign w:val="center"/>
              </w:tcPr>
            </w:tcPrChange>
          </w:tcPr>
          <w:p w14:paraId="40DE37B8" w14:textId="2AC78DDB" w:rsidR="004F4C28" w:rsidRDefault="008F7041" w:rsidP="00073CC5">
            <w:pPr>
              <w:spacing w:line="240" w:lineRule="auto"/>
              <w:jc w:val="center"/>
              <w:rPr>
                <w:ins w:id="1657" w:author="Luuk van de Ven" w:date="2020-05-31T19:43:00Z"/>
                <w:lang w:val="en-GB"/>
              </w:rPr>
            </w:pPr>
            <w:ins w:id="1658" w:author="Luuk van de Ven" w:date="2020-05-31T19:50:00Z">
              <w:r>
                <w:rPr>
                  <w:lang w:val="en-GB"/>
                </w:rPr>
                <w:t>0</w:t>
              </w:r>
            </w:ins>
          </w:p>
        </w:tc>
        <w:tc>
          <w:tcPr>
            <w:tcW w:w="1802" w:type="dxa"/>
            <w:vAlign w:val="center"/>
            <w:tcPrChange w:id="1659" w:author="Luuk van de Ven" w:date="2020-05-31T19:51:00Z">
              <w:tcPr>
                <w:tcW w:w="1802" w:type="dxa"/>
                <w:gridSpan w:val="2"/>
                <w:vAlign w:val="center"/>
              </w:tcPr>
            </w:tcPrChange>
          </w:tcPr>
          <w:p w14:paraId="280C752C" w14:textId="4499CFB8" w:rsidR="004F4C28" w:rsidRDefault="008F7041" w:rsidP="00073CC5">
            <w:pPr>
              <w:spacing w:line="240" w:lineRule="auto"/>
              <w:jc w:val="center"/>
              <w:rPr>
                <w:ins w:id="1660" w:author="Luuk van de Ven" w:date="2020-05-31T19:43:00Z"/>
                <w:lang w:val="en-GB"/>
              </w:rPr>
            </w:pPr>
            <w:ins w:id="1661" w:author="Luuk van de Ven" w:date="2020-05-31T19:50:00Z">
              <w:r>
                <w:rPr>
                  <w:lang w:val="en-GB"/>
                </w:rPr>
                <w:t>5</w:t>
              </w:r>
            </w:ins>
          </w:p>
        </w:tc>
        <w:tc>
          <w:tcPr>
            <w:tcW w:w="1802" w:type="dxa"/>
            <w:vAlign w:val="center"/>
            <w:tcPrChange w:id="1662" w:author="Luuk van de Ven" w:date="2020-05-31T19:51:00Z">
              <w:tcPr>
                <w:tcW w:w="1802" w:type="dxa"/>
                <w:gridSpan w:val="3"/>
                <w:vAlign w:val="center"/>
              </w:tcPr>
            </w:tcPrChange>
          </w:tcPr>
          <w:p w14:paraId="00F7DEF9" w14:textId="5BC2926B" w:rsidR="004F4C28" w:rsidRDefault="008F7041" w:rsidP="00073CC5">
            <w:pPr>
              <w:spacing w:line="240" w:lineRule="auto"/>
              <w:jc w:val="center"/>
              <w:rPr>
                <w:ins w:id="1663" w:author="Luuk van de Ven" w:date="2020-05-31T19:43:00Z"/>
                <w:lang w:val="en-GB"/>
              </w:rPr>
            </w:pPr>
            <w:ins w:id="1664" w:author="Luuk van de Ven" w:date="2020-05-31T19:50:00Z">
              <w:r>
                <w:rPr>
                  <w:lang w:val="en-GB"/>
                </w:rPr>
                <w:t>4</w:t>
              </w:r>
            </w:ins>
          </w:p>
        </w:tc>
      </w:tr>
      <w:tr w:rsidR="004F4C28" w14:paraId="62889D23" w14:textId="77777777" w:rsidTr="00A80147">
        <w:trPr>
          <w:ins w:id="1665" w:author="Luuk van de Ven" w:date="2020-05-31T19:43:00Z"/>
          <w:trPrChange w:id="1666" w:author="Luuk van de Ven" w:date="2020-05-31T19:51:00Z">
            <w:trPr>
              <w:gridBefore w:val="1"/>
              <w:gridAfter w:val="0"/>
            </w:trPr>
          </w:trPrChange>
        </w:trPr>
        <w:tc>
          <w:tcPr>
            <w:tcW w:w="2268" w:type="dxa"/>
            <w:vAlign w:val="center"/>
            <w:tcPrChange w:id="1667" w:author="Luuk van de Ven" w:date="2020-05-31T19:51:00Z">
              <w:tcPr>
                <w:tcW w:w="1980" w:type="dxa"/>
                <w:gridSpan w:val="2"/>
                <w:vAlign w:val="center"/>
              </w:tcPr>
            </w:tcPrChange>
          </w:tcPr>
          <w:p w14:paraId="699CEC9F" w14:textId="0BBFDA67" w:rsidR="004F4C28" w:rsidRDefault="00A80147" w:rsidP="00CF4DEA">
            <w:pPr>
              <w:spacing w:line="240" w:lineRule="auto"/>
              <w:jc w:val="center"/>
              <w:rPr>
                <w:ins w:id="1668" w:author="Luuk van de Ven" w:date="2020-05-31T19:43:00Z"/>
                <w:lang w:val="en-GB"/>
              </w:rPr>
            </w:pPr>
            <w:ins w:id="1669" w:author="Luuk van de Ven" w:date="2020-05-31T19:51:00Z">
              <w:r>
                <w:rPr>
                  <w:lang w:val="en-GB"/>
                </w:rPr>
                <w:t>Unemployed – Not looking for work</w:t>
              </w:r>
            </w:ins>
          </w:p>
        </w:tc>
        <w:tc>
          <w:tcPr>
            <w:tcW w:w="1336" w:type="dxa"/>
            <w:vAlign w:val="center"/>
            <w:tcPrChange w:id="1670" w:author="Luuk van de Ven" w:date="2020-05-31T19:51:00Z">
              <w:tcPr>
                <w:tcW w:w="1624" w:type="dxa"/>
                <w:gridSpan w:val="3"/>
                <w:vAlign w:val="center"/>
              </w:tcPr>
            </w:tcPrChange>
          </w:tcPr>
          <w:p w14:paraId="442E7F41" w14:textId="25A942B1" w:rsidR="004F4C28" w:rsidRDefault="00A80147" w:rsidP="00073CC5">
            <w:pPr>
              <w:spacing w:line="240" w:lineRule="auto"/>
              <w:jc w:val="center"/>
              <w:rPr>
                <w:ins w:id="1671" w:author="Luuk van de Ven" w:date="2020-05-31T19:43:00Z"/>
                <w:lang w:val="en-GB"/>
              </w:rPr>
            </w:pPr>
            <w:ins w:id="1672" w:author="Luuk van de Ven" w:date="2020-05-31T19:51:00Z">
              <w:r>
                <w:rPr>
                  <w:lang w:val="en-GB"/>
                </w:rPr>
                <w:t>1</w:t>
              </w:r>
            </w:ins>
          </w:p>
        </w:tc>
        <w:tc>
          <w:tcPr>
            <w:tcW w:w="1802" w:type="dxa"/>
            <w:vAlign w:val="center"/>
            <w:tcPrChange w:id="1673" w:author="Luuk van de Ven" w:date="2020-05-31T19:51:00Z">
              <w:tcPr>
                <w:tcW w:w="1802" w:type="dxa"/>
                <w:gridSpan w:val="2"/>
                <w:vAlign w:val="center"/>
              </w:tcPr>
            </w:tcPrChange>
          </w:tcPr>
          <w:p w14:paraId="46D4C53E" w14:textId="69703CB1" w:rsidR="004F4C28" w:rsidRDefault="00A80147" w:rsidP="00073CC5">
            <w:pPr>
              <w:spacing w:line="240" w:lineRule="auto"/>
              <w:jc w:val="center"/>
              <w:rPr>
                <w:ins w:id="1674" w:author="Luuk van de Ven" w:date="2020-05-31T19:43:00Z"/>
                <w:lang w:val="en-GB"/>
              </w:rPr>
            </w:pPr>
            <w:ins w:id="1675" w:author="Luuk van de Ven" w:date="2020-05-31T19:51:00Z">
              <w:r>
                <w:rPr>
                  <w:lang w:val="en-GB"/>
                </w:rPr>
                <w:t>3</w:t>
              </w:r>
            </w:ins>
          </w:p>
        </w:tc>
        <w:tc>
          <w:tcPr>
            <w:tcW w:w="1802" w:type="dxa"/>
            <w:vAlign w:val="center"/>
            <w:tcPrChange w:id="1676" w:author="Luuk van de Ven" w:date="2020-05-31T19:51:00Z">
              <w:tcPr>
                <w:tcW w:w="1802" w:type="dxa"/>
                <w:gridSpan w:val="2"/>
                <w:vAlign w:val="center"/>
              </w:tcPr>
            </w:tcPrChange>
          </w:tcPr>
          <w:p w14:paraId="6B9FB330" w14:textId="11D54714" w:rsidR="004F4C28" w:rsidRDefault="00A80147" w:rsidP="00073CC5">
            <w:pPr>
              <w:spacing w:line="240" w:lineRule="auto"/>
              <w:jc w:val="center"/>
              <w:rPr>
                <w:ins w:id="1677" w:author="Luuk van de Ven" w:date="2020-05-31T19:43:00Z"/>
                <w:lang w:val="en-GB"/>
              </w:rPr>
            </w:pPr>
            <w:ins w:id="1678" w:author="Luuk van de Ven" w:date="2020-05-31T19:51:00Z">
              <w:r>
                <w:rPr>
                  <w:lang w:val="en-GB"/>
                </w:rPr>
                <w:t>1</w:t>
              </w:r>
            </w:ins>
          </w:p>
        </w:tc>
        <w:tc>
          <w:tcPr>
            <w:tcW w:w="1802" w:type="dxa"/>
            <w:vAlign w:val="center"/>
            <w:tcPrChange w:id="1679" w:author="Luuk van de Ven" w:date="2020-05-31T19:51:00Z">
              <w:tcPr>
                <w:tcW w:w="1802" w:type="dxa"/>
                <w:gridSpan w:val="3"/>
                <w:vAlign w:val="center"/>
              </w:tcPr>
            </w:tcPrChange>
          </w:tcPr>
          <w:p w14:paraId="68AA2635" w14:textId="3E14944C" w:rsidR="004F4C28" w:rsidRDefault="00A80147" w:rsidP="00073CC5">
            <w:pPr>
              <w:spacing w:line="240" w:lineRule="auto"/>
              <w:jc w:val="center"/>
              <w:rPr>
                <w:ins w:id="1680" w:author="Luuk van de Ven" w:date="2020-05-31T19:43:00Z"/>
                <w:lang w:val="en-GB"/>
              </w:rPr>
            </w:pPr>
            <w:ins w:id="1681" w:author="Luuk van de Ven" w:date="2020-05-31T19:51:00Z">
              <w:r>
                <w:rPr>
                  <w:lang w:val="en-GB"/>
                </w:rPr>
                <w:t>0</w:t>
              </w:r>
            </w:ins>
          </w:p>
        </w:tc>
      </w:tr>
    </w:tbl>
    <w:p w14:paraId="2AC69272" w14:textId="77777777" w:rsidR="005415CC" w:rsidRDefault="005415CC">
      <w:pPr>
        <w:spacing w:line="240" w:lineRule="auto"/>
        <w:jc w:val="left"/>
        <w:rPr>
          <w:rFonts w:eastAsia="Calibri"/>
          <w:bCs/>
          <w:u w:val="single"/>
          <w:lang w:val="en-GB"/>
        </w:rPr>
      </w:pPr>
      <w:r>
        <w:rPr>
          <w:lang w:val="en-GB"/>
        </w:rPr>
        <w:br w:type="page"/>
      </w:r>
    </w:p>
    <w:p w14:paraId="076147E9" w14:textId="384F2A8C" w:rsidR="007D55D6" w:rsidRPr="00133133" w:rsidRDefault="007D55D6" w:rsidP="007D55D6">
      <w:pPr>
        <w:pStyle w:val="Heading2"/>
        <w:rPr>
          <w:rFonts w:eastAsiaTheme="minorHAnsi"/>
          <w:lang w:val="en-GB"/>
        </w:rPr>
      </w:pPr>
      <w:bookmarkStart w:id="1682" w:name="_Toc42335560"/>
      <w:r w:rsidRPr="00133133">
        <w:rPr>
          <w:lang w:val="en-GB"/>
        </w:rPr>
        <w:lastRenderedPageBreak/>
        <w:t>6.</w:t>
      </w:r>
      <w:ins w:id="1683" w:author="Luuk van de Ven" w:date="2020-05-28T18:13:00Z">
        <w:r w:rsidR="002A2495">
          <w:rPr>
            <w:lang w:val="en-GB"/>
          </w:rPr>
          <w:t>2</w:t>
        </w:r>
      </w:ins>
      <w:del w:id="1684" w:author="Luuk van de Ven" w:date="2020-05-28T18:13:00Z">
        <w:r w:rsidRPr="00133133" w:rsidDel="002A2495">
          <w:rPr>
            <w:lang w:val="en-GB"/>
          </w:rPr>
          <w:delText>1</w:delText>
        </w:r>
      </w:del>
      <w:r w:rsidRPr="00133133">
        <w:rPr>
          <w:lang w:val="en-GB"/>
        </w:rPr>
        <w:t xml:space="preserve"> Treatment effects</w:t>
      </w:r>
      <w:bookmarkEnd w:id="1682"/>
    </w:p>
    <w:p w14:paraId="2954674B" w14:textId="77777777" w:rsidR="00AD1309" w:rsidRDefault="00AD1309" w:rsidP="007D55D6">
      <w:pPr>
        <w:rPr>
          <w:ins w:id="1685" w:author="Luuk van de Ven" w:date="2020-05-31T20:04:00Z"/>
          <w:i/>
          <w:iCs/>
          <w:lang w:val="en-GB"/>
        </w:rPr>
      </w:pPr>
    </w:p>
    <w:p w14:paraId="3A1064ED" w14:textId="05DDCED5" w:rsidR="007D55D6" w:rsidRPr="00133133" w:rsidRDefault="007D55D6" w:rsidP="007D55D6">
      <w:pPr>
        <w:rPr>
          <w:i/>
          <w:iCs/>
          <w:lang w:val="en-GB"/>
        </w:rPr>
      </w:pPr>
      <w:r w:rsidRPr="00133133">
        <w:rPr>
          <w:i/>
          <w:iCs/>
          <w:lang w:val="en-GB"/>
        </w:rPr>
        <w:t>Offline</w:t>
      </w:r>
    </w:p>
    <w:p w14:paraId="7BA70EFF" w14:textId="77777777" w:rsidR="004539E0" w:rsidRPr="00133133" w:rsidRDefault="004539E0" w:rsidP="004539E0">
      <w:pPr>
        <w:ind w:firstLine="720"/>
        <w:rPr>
          <w:ins w:id="1686" w:author="Luuk van de Ven" w:date="2020-06-05T10:07:00Z"/>
          <w:lang w:val="en-GB"/>
        </w:rPr>
      </w:pPr>
      <w:ins w:id="1687" w:author="Luuk van de Ven" w:date="2020-06-05T10:07:00Z">
        <w:r w:rsidRPr="00133133">
          <w:rPr>
            <w:lang w:val="en-GB"/>
          </w:rPr>
          <w:t>As can be seen in appendix 4, we found a positive effect size for the effect of offline events on online participation. The standardised beta-coefficient of 0.13220 indicates that participants in the offline treatment have</w:t>
        </w:r>
        <w:r>
          <w:rPr>
            <w:lang w:val="en-GB"/>
          </w:rPr>
          <w:t xml:space="preserve"> a</w:t>
        </w:r>
        <w:r w:rsidRPr="00133133">
          <w:rPr>
            <w:lang w:val="en-GB"/>
          </w:rPr>
          <w:t>, on average, 0.13220 * STD</w:t>
        </w:r>
        <w:r w:rsidRPr="00133133">
          <w:rPr>
            <w:vertAlign w:val="subscript"/>
            <w:lang w:val="en-GB"/>
          </w:rPr>
          <w:t>average participation</w:t>
        </w:r>
        <w:r w:rsidRPr="00133133">
          <w:rPr>
            <w:lang w:val="en-GB"/>
          </w:rPr>
          <w:t xml:space="preserve"> higher score for the construct participation than people in the online treatment. However, the p-value (0.0814) is higher than the threshold level of 0.05, which indicates that the effect size is not significant.</w:t>
        </w:r>
        <w:r>
          <w:rPr>
            <w:lang w:val="en-GB"/>
          </w:rPr>
          <w:t xml:space="preserve"> However, we consider the effect to be marginally significant (p &lt; 0.10). </w:t>
        </w:r>
        <w:r w:rsidRPr="00133133">
          <w:rPr>
            <w:lang w:val="en-GB"/>
          </w:rPr>
          <w:t xml:space="preserve"> A 95% confidence interval returns an effect size of </w:t>
        </w:r>
        <w:r>
          <w:rPr>
            <w:lang w:val="en-GB"/>
          </w:rPr>
          <w:t>[</w:t>
        </w:r>
        <w:r w:rsidRPr="00133133">
          <w:rPr>
            <w:lang w:val="en-GB"/>
          </w:rPr>
          <w:t xml:space="preserve">-0.01645 </w:t>
        </w:r>
        <w:r>
          <w:rPr>
            <w:lang w:val="en-GB"/>
          </w:rPr>
          <w:t>;</w:t>
        </w:r>
        <w:r w:rsidRPr="00133133">
          <w:rPr>
            <w:lang w:val="en-GB"/>
          </w:rPr>
          <w:t xml:space="preserve"> 0.28085</w:t>
        </w:r>
        <w:r>
          <w:rPr>
            <w:lang w:val="en-GB"/>
          </w:rPr>
          <w:t>]</w:t>
        </w:r>
        <w:r w:rsidRPr="00133133">
          <w:rPr>
            <w:lang w:val="en-GB"/>
          </w:rPr>
          <w:t xml:space="preserve">. This confidence interval does include the value zero and therefore, does not confirm the positive association. However, as is also depicted in figure </w:t>
        </w:r>
        <w:r>
          <w:rPr>
            <w:lang w:val="en-GB"/>
          </w:rPr>
          <w:t>5</w:t>
        </w:r>
        <w:r w:rsidRPr="00133133">
          <w:rPr>
            <w:lang w:val="en-GB"/>
          </w:rPr>
          <w:t xml:space="preserve">, there is a strong tendency towards a positive association. </w:t>
        </w:r>
        <w:r>
          <w:rPr>
            <w:lang w:val="en-GB"/>
          </w:rPr>
          <w:t>The low significance of the results may be dependent on the small sample size.</w:t>
        </w:r>
      </w:ins>
    </w:p>
    <w:p w14:paraId="21FCA32E" w14:textId="5AC2BBAF" w:rsidR="007D55D6" w:rsidRPr="00133133" w:rsidDel="004539E0" w:rsidRDefault="007D55D6" w:rsidP="00842D36">
      <w:pPr>
        <w:ind w:firstLine="720"/>
        <w:rPr>
          <w:del w:id="1688" w:author="Luuk van de Ven" w:date="2020-06-05T10:07:00Z"/>
          <w:lang w:val="en-GB"/>
        </w:rPr>
      </w:pPr>
      <w:del w:id="1689" w:author="Luuk van de Ven" w:date="2020-06-05T10:07:00Z">
        <w:r w:rsidRPr="00133133" w:rsidDel="004539E0">
          <w:rPr>
            <w:lang w:val="en-GB"/>
          </w:rPr>
          <w:delText>As can be seen in appendix 4, we found a positive effect size for the effect of offline events on online participation. The standardised beta-coefficient of 0.13220 indicates that participants in the offline treatment have</w:delText>
        </w:r>
      </w:del>
      <w:ins w:id="1690" w:author="Ditte Selders" w:date="2020-05-29T15:25:00Z">
        <w:del w:id="1691" w:author="Luuk van de Ven" w:date="2020-06-05T10:07:00Z">
          <w:r w:rsidR="00E5332B" w:rsidDel="004539E0">
            <w:rPr>
              <w:lang w:val="en-GB"/>
            </w:rPr>
            <w:delText xml:space="preserve"> a</w:delText>
          </w:r>
        </w:del>
      </w:ins>
      <w:del w:id="1692" w:author="Luuk van de Ven" w:date="2020-06-05T10:07:00Z">
        <w:r w:rsidRPr="00133133" w:rsidDel="004539E0">
          <w:rPr>
            <w:lang w:val="en-GB"/>
          </w:rPr>
          <w:delText>, on average, a 0.13220 * STD</w:delText>
        </w:r>
        <w:r w:rsidRPr="00133133" w:rsidDel="004539E0">
          <w:rPr>
            <w:vertAlign w:val="subscript"/>
            <w:lang w:val="en-GB"/>
          </w:rPr>
          <w:delText>average participation</w:delText>
        </w:r>
        <w:r w:rsidRPr="00133133" w:rsidDel="004539E0">
          <w:rPr>
            <w:lang w:val="en-GB"/>
          </w:rPr>
          <w:delText xml:space="preserve"> higher score for the construct participation than people in the online treatment. However, the p-value (0.0814) is higher than the threshold level of 0.05, which indicates that the effect size is not significant.</w:delText>
        </w:r>
        <w:r w:rsidR="004F0461" w:rsidDel="004539E0">
          <w:rPr>
            <w:lang w:val="en-GB"/>
          </w:rPr>
          <w:delText xml:space="preserve"> However, we consider the effect to be marginally significant </w:delText>
        </w:r>
        <w:r w:rsidR="008E64C4" w:rsidDel="004539E0">
          <w:rPr>
            <w:lang w:val="en-GB"/>
          </w:rPr>
          <w:delText xml:space="preserve">(p &lt; 0.10). </w:delText>
        </w:r>
        <w:r w:rsidRPr="00133133" w:rsidDel="004539E0">
          <w:rPr>
            <w:lang w:val="en-GB"/>
          </w:rPr>
          <w:delText xml:space="preserve"> A 95% confidence interval returns an effect size of </w:delText>
        </w:r>
        <w:r w:rsidR="004C1AE0" w:rsidDel="004539E0">
          <w:rPr>
            <w:lang w:val="en-GB"/>
          </w:rPr>
          <w:delText>[</w:delText>
        </w:r>
        <w:r w:rsidRPr="00133133" w:rsidDel="004539E0">
          <w:rPr>
            <w:lang w:val="en-GB"/>
          </w:rPr>
          <w:delText xml:space="preserve">-0.01645 </w:delText>
        </w:r>
        <w:r w:rsidR="004C1AE0" w:rsidDel="004539E0">
          <w:rPr>
            <w:lang w:val="en-GB"/>
          </w:rPr>
          <w:delText>;</w:delText>
        </w:r>
        <w:r w:rsidRPr="00133133" w:rsidDel="004539E0">
          <w:rPr>
            <w:lang w:val="en-GB"/>
          </w:rPr>
          <w:delText xml:space="preserve"> 0.28085</w:delText>
        </w:r>
        <w:r w:rsidR="004C1AE0" w:rsidDel="004539E0">
          <w:rPr>
            <w:lang w:val="en-GB"/>
          </w:rPr>
          <w:delText>]</w:delText>
        </w:r>
        <w:r w:rsidRPr="00133133" w:rsidDel="004539E0">
          <w:rPr>
            <w:lang w:val="en-GB"/>
          </w:rPr>
          <w:delText xml:space="preserve">. This confidence interval does include the value zero and therefore, does not confirm the positive association. However, as is also depicted in figure </w:delText>
        </w:r>
        <w:r w:rsidR="002A0EB6" w:rsidDel="004539E0">
          <w:rPr>
            <w:lang w:val="en-GB"/>
          </w:rPr>
          <w:delText>5</w:delText>
        </w:r>
        <w:r w:rsidRPr="00133133" w:rsidDel="004539E0">
          <w:rPr>
            <w:lang w:val="en-GB"/>
          </w:rPr>
          <w:delText xml:space="preserve">, there is a strong tendency towards a positive association. </w:delText>
        </w:r>
        <w:r w:rsidR="00672F9E" w:rsidDel="004539E0">
          <w:rPr>
            <w:lang w:val="en-GB"/>
          </w:rPr>
          <w:delText>The low significance of the results may be dependent on the small sample size.</w:delText>
        </w:r>
      </w:del>
    </w:p>
    <w:p w14:paraId="740CCF55" w14:textId="77777777" w:rsidR="007D55D6" w:rsidRPr="00133133" w:rsidRDefault="007D55D6" w:rsidP="007D55D6">
      <w:pPr>
        <w:rPr>
          <w:lang w:val="en-GB"/>
        </w:rPr>
      </w:pPr>
    </w:p>
    <w:p w14:paraId="2A7AF5DA" w14:textId="77777777" w:rsidR="007D55D6" w:rsidRPr="00133133" w:rsidRDefault="007D55D6" w:rsidP="007D55D6">
      <w:pPr>
        <w:rPr>
          <w:i/>
          <w:iCs/>
          <w:lang w:val="en-GB"/>
        </w:rPr>
      </w:pPr>
      <w:r w:rsidRPr="00133133">
        <w:rPr>
          <w:i/>
          <w:iCs/>
          <w:lang w:val="en-GB"/>
        </w:rPr>
        <w:t>Hedonic</w:t>
      </w:r>
    </w:p>
    <w:p w14:paraId="01ABCC8E" w14:textId="62DD4E95" w:rsidR="00D35326" w:rsidRDefault="00AD1309" w:rsidP="00842D36">
      <w:pPr>
        <w:ind w:firstLine="720"/>
        <w:rPr>
          <w:ins w:id="1693" w:author="Luuk van de Ven" w:date="2020-05-31T20:05:00Z"/>
          <w:lang w:val="en-GB"/>
        </w:rPr>
      </w:pPr>
      <w:r w:rsidRPr="00133133">
        <w:rPr>
          <w:noProof/>
          <w:lang w:val="en-GB"/>
        </w:rPr>
        <mc:AlternateContent>
          <mc:Choice Requires="wpg">
            <w:drawing>
              <wp:anchor distT="0" distB="0" distL="114300" distR="114300" simplePos="0" relativeHeight="251658265" behindDoc="1" locked="0" layoutInCell="1" allowOverlap="1" wp14:anchorId="5D96821F" wp14:editId="5FDEE675">
                <wp:simplePos x="0" y="0"/>
                <wp:positionH relativeFrom="column">
                  <wp:posOffset>11430</wp:posOffset>
                </wp:positionH>
                <wp:positionV relativeFrom="page">
                  <wp:posOffset>7059930</wp:posOffset>
                </wp:positionV>
                <wp:extent cx="6118225" cy="2581275"/>
                <wp:effectExtent l="19050" t="19050" r="15875" b="9525"/>
                <wp:wrapTight wrapText="bothSides">
                  <wp:wrapPolygon edited="0">
                    <wp:start x="-67" y="-159"/>
                    <wp:lineTo x="-67" y="16419"/>
                    <wp:lineTo x="10761" y="17694"/>
                    <wp:lineTo x="0" y="18173"/>
                    <wp:lineTo x="0" y="20564"/>
                    <wp:lineTo x="8676" y="21520"/>
                    <wp:lineTo x="10761" y="21520"/>
                    <wp:lineTo x="21589" y="21520"/>
                    <wp:lineTo x="21589" y="18013"/>
                    <wp:lineTo x="15132" y="17694"/>
                    <wp:lineTo x="21387" y="16260"/>
                    <wp:lineTo x="21320" y="-159"/>
                    <wp:lineTo x="-67" y="-159"/>
                  </wp:wrapPolygon>
                </wp:wrapTight>
                <wp:docPr id="221" name="Group 221"/>
                <wp:cNvGraphicFramePr/>
                <a:graphic xmlns:a="http://schemas.openxmlformats.org/drawingml/2006/main">
                  <a:graphicData uri="http://schemas.microsoft.com/office/word/2010/wordprocessingGroup">
                    <wpg:wgp>
                      <wpg:cNvGrpSpPr/>
                      <wpg:grpSpPr>
                        <a:xfrm>
                          <a:off x="0" y="0"/>
                          <a:ext cx="6118225" cy="2581275"/>
                          <a:chOff x="53340" y="7620"/>
                          <a:chExt cx="6118888" cy="2581286"/>
                        </a:xfrm>
                      </wpg:grpSpPr>
                      <wps:wsp>
                        <wps:cNvPr id="222" name="Text Box 222"/>
                        <wps:cNvSpPr txBox="1"/>
                        <wps:spPr>
                          <a:xfrm>
                            <a:off x="83820" y="2209800"/>
                            <a:ext cx="3071495" cy="266065"/>
                          </a:xfrm>
                          <a:prstGeom prst="rect">
                            <a:avLst/>
                          </a:prstGeom>
                          <a:solidFill>
                            <a:prstClr val="white"/>
                          </a:solidFill>
                          <a:ln>
                            <a:noFill/>
                          </a:ln>
                        </wps:spPr>
                        <wps:txbx>
                          <w:txbxContent>
                            <w:p w14:paraId="78985BFE" w14:textId="29E9E611" w:rsidR="00D8705E" w:rsidRPr="00B95A18" w:rsidRDefault="00D8705E" w:rsidP="00D8705E">
                              <w:pPr>
                                <w:pStyle w:val="Caption"/>
                                <w:rPr>
                                  <w:rFonts w:ascii="Times New Roman" w:eastAsia="Calibri" w:hAnsi="Times New Roman" w:cs="Times New Roman"/>
                                  <w:noProof/>
                                </w:rPr>
                              </w:pPr>
                              <w:r w:rsidRPr="00B95A18">
                                <w:rPr>
                                  <w:rFonts w:ascii="Times New Roman" w:hAnsi="Times New Roman" w:cs="Times New Roman"/>
                                </w:rPr>
                                <w:t xml:space="preserve">Figure </w:t>
                              </w:r>
                              <w:r w:rsidR="002A0EB6">
                                <w:rPr>
                                  <w:rFonts w:ascii="Times New Roman" w:hAnsi="Times New Roman" w:cs="Times New Roman"/>
                                </w:rPr>
                                <w:t>5</w:t>
                              </w:r>
                              <w:r w:rsidRPr="00B95A18">
                                <w:rPr>
                                  <w:rFonts w:ascii="Times New Roman" w:hAnsi="Times New Roman" w:cs="Times New Roman"/>
                                </w:rPr>
                                <w:t xml:space="preserve"> - Output R effect size offline interactions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pic:pic xmlns:pic="http://schemas.openxmlformats.org/drawingml/2006/picture">
                        <pic:nvPicPr>
                          <pic:cNvPr id="223" name="Picture 223" descr="A picture containing sitting, table, white&#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53340" y="12700"/>
                            <a:ext cx="2922905" cy="1948815"/>
                          </a:xfrm>
                          <a:prstGeom prst="rect">
                            <a:avLst/>
                          </a:prstGeom>
                          <a:ln>
                            <a:solidFill>
                              <a:schemeClr val="tx1"/>
                            </a:solidFill>
                          </a:ln>
                        </pic:spPr>
                      </pic:pic>
                      <wpg:grpSp>
                        <wpg:cNvPr id="224" name="Group 224"/>
                        <wpg:cNvGrpSpPr/>
                        <wpg:grpSpPr>
                          <a:xfrm>
                            <a:off x="3106420" y="7620"/>
                            <a:ext cx="3065808" cy="2581286"/>
                            <a:chOff x="-220980" y="7622"/>
                            <a:chExt cx="3065808" cy="2581864"/>
                          </a:xfrm>
                        </wpg:grpSpPr>
                        <wps:wsp>
                          <wps:cNvPr id="225" name="Text Box 225"/>
                          <wps:cNvSpPr txBox="1"/>
                          <wps:spPr>
                            <a:xfrm>
                              <a:off x="-188582" y="2199507"/>
                              <a:ext cx="3033410" cy="389979"/>
                            </a:xfrm>
                            <a:prstGeom prst="rect">
                              <a:avLst/>
                            </a:prstGeom>
                            <a:noFill/>
                            <a:ln>
                              <a:noFill/>
                            </a:ln>
                          </wps:spPr>
                          <wps:txbx>
                            <w:txbxContent>
                              <w:p w14:paraId="20B515C1" w14:textId="54B99890" w:rsidR="00D8705E" w:rsidRPr="00B95A18" w:rsidRDefault="00D8705E" w:rsidP="00D8705E">
                                <w:pPr>
                                  <w:pStyle w:val="Caption"/>
                                  <w:rPr>
                                    <w:rFonts w:ascii="Times New Roman" w:eastAsia="Calibri" w:hAnsi="Times New Roman" w:cs="Times New Roman"/>
                                    <w:noProof/>
                                  </w:rPr>
                                </w:pPr>
                                <w:r w:rsidRPr="00B95A18">
                                  <w:rPr>
                                    <w:rFonts w:ascii="Times New Roman" w:hAnsi="Times New Roman" w:cs="Times New Roman"/>
                                  </w:rPr>
                                  <w:t xml:space="preserve">Figure </w:t>
                                </w:r>
                                <w:r w:rsidR="00D24CAC">
                                  <w:rPr>
                                    <w:rFonts w:ascii="Times New Roman" w:hAnsi="Times New Roman" w:cs="Times New Roman"/>
                                  </w:rPr>
                                  <w:t>6</w:t>
                                </w:r>
                                <w:r w:rsidRPr="00B95A18">
                                  <w:rPr>
                                    <w:rFonts w:ascii="Times New Roman" w:hAnsi="Times New Roman" w:cs="Times New Roman"/>
                                  </w:rPr>
                                  <w:t xml:space="preserve"> - Output R effect size hedonic products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26" name="Picture 226" descr="A picture containing sitting, table, display, white&#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20980" y="7622"/>
                              <a:ext cx="2942590" cy="1948180"/>
                            </a:xfrm>
                            <a:prstGeom prst="rect">
                              <a:avLst/>
                            </a:prstGeom>
                            <a:ln>
                              <a:solidFill>
                                <a:schemeClr val="tx1"/>
                              </a:solidFill>
                            </a:ln>
                          </pic:spPr>
                        </pic:pic>
                      </wpg:grpSp>
                    </wpg:wgp>
                  </a:graphicData>
                </a:graphic>
                <wp14:sizeRelH relativeFrom="margin">
                  <wp14:pctWidth>0</wp14:pctWidth>
                </wp14:sizeRelH>
                <wp14:sizeRelV relativeFrom="margin">
                  <wp14:pctHeight>0</wp14:pctHeight>
                </wp14:sizeRelV>
              </wp:anchor>
            </w:drawing>
          </mc:Choice>
          <mc:Fallback>
            <w:pict>
              <v:group w14:anchorId="5D96821F" id="Group 221" o:spid="_x0000_s1050" style="position:absolute;left:0;text-align:left;margin-left:.9pt;margin-top:555.9pt;width:481.75pt;height:203.25pt;z-index:-251658215;mso-position-vertical-relative:page;mso-width-relative:margin;mso-height-relative:margin" coordorigin="533,76" coordsize="61188,258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">
                <v:shape id="Text Box 222" o:spid="_x0000_s1051" type="#_x0000_t202" style="position:absolute;left:838;top:22098;width:30715;height:26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" stroked="f">
                  <v:textbox inset="0,0,0,0">
                    <w:txbxContent>
                      <w:p w14:paraId="78985BFE" w14:textId="29E9E611" w:rsidR="00D8705E" w:rsidRPr="00B95A18" w:rsidRDefault="00D8705E" w:rsidP="00D8705E">
                        <w:pPr>
                          <w:pStyle w:val="Caption"/>
                          <w:rPr>
                            <w:rFonts w:ascii="Times New Roman" w:eastAsia="Calibri" w:hAnsi="Times New Roman" w:cs="Times New Roman"/>
                            <w:noProof/>
                          </w:rPr>
                        </w:pPr>
                        <w:r w:rsidRPr="00B95A18">
                          <w:rPr>
                            <w:rFonts w:ascii="Times New Roman" w:hAnsi="Times New Roman" w:cs="Times New Roman"/>
                          </w:rPr>
                          <w:t xml:space="preserve">Figure </w:t>
                        </w:r>
                        <w:r w:rsidR="002A0EB6">
                          <w:rPr>
                            <w:rFonts w:ascii="Times New Roman" w:hAnsi="Times New Roman" w:cs="Times New Roman"/>
                          </w:rPr>
                          <w:t>5</w:t>
                        </w:r>
                        <w:r w:rsidRPr="00B95A18">
                          <w:rPr>
                            <w:rFonts w:ascii="Times New Roman" w:hAnsi="Times New Roman" w:cs="Times New Roman"/>
                          </w:rPr>
                          <w:t xml:space="preserve"> - Output R effect size offline interactions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3" o:spid="_x0000_s1052" type="#_x0000_t75" alt="A picture containing sitting, table, white&#10;&#10;Description automatically generated" style="position:absolute;left:533;top:127;width:29229;height:194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" stroked="t" strokecolor="black [3213]">
                  <v:imagedata r:id="rId18" o:title="A picture containing sitting, table, white&#10;&#10;Description automatically generated"/>
                  <v:path arrowok="t"/>
                </v:shape>
                <v:group id="Group 224" o:spid="_x0000_s1053" style="position:absolute;left:31064;top:76;width:30658;height:25813" coordorigin="-2209,76" coordsize="30658,258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">
                  <v:shape id="Text Box 225" o:spid="_x0000_s1054" type="#_x0000_t202" style="position:absolute;left:-1885;top:21995;width:30333;height:3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" filled="f" stroked="f">
                    <v:textbox style="mso-fit-shape-to-text:t" inset="0,0,0,0">
                      <w:txbxContent>
                        <w:p w14:paraId="20B515C1" w14:textId="54B99890" w:rsidR="00D8705E" w:rsidRPr="00B95A18" w:rsidRDefault="00D8705E" w:rsidP="00D8705E">
                          <w:pPr>
                            <w:pStyle w:val="Caption"/>
                            <w:rPr>
                              <w:rFonts w:ascii="Times New Roman" w:eastAsia="Calibri" w:hAnsi="Times New Roman" w:cs="Times New Roman"/>
                              <w:noProof/>
                            </w:rPr>
                          </w:pPr>
                          <w:r w:rsidRPr="00B95A18">
                            <w:rPr>
                              <w:rFonts w:ascii="Times New Roman" w:hAnsi="Times New Roman" w:cs="Times New Roman"/>
                            </w:rPr>
                            <w:t xml:space="preserve">Figure </w:t>
                          </w:r>
                          <w:r w:rsidR="00D24CAC">
                            <w:rPr>
                              <w:rFonts w:ascii="Times New Roman" w:hAnsi="Times New Roman" w:cs="Times New Roman"/>
                            </w:rPr>
                            <w:t>6</w:t>
                          </w:r>
                          <w:r w:rsidRPr="00B95A18">
                            <w:rPr>
                              <w:rFonts w:ascii="Times New Roman" w:hAnsi="Times New Roman" w:cs="Times New Roman"/>
                            </w:rPr>
                            <w:t xml:space="preserve"> - Output R effect size hedonic products</w:t>
                          </w:r>
                        </w:p>
                      </w:txbxContent>
                    </v:textbox>
                  </v:shape>
                  <v:shape id="Picture 226" o:spid="_x0000_s1055" type="#_x0000_t75" alt="A picture containing sitting, table, display, white&#10;&#10;Description automatically generated" style="position:absolute;left:-2209;top:76;width:29425;height:194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" stroked="t" strokecolor="black [3213]">
                    <v:imagedata r:id="rId19" o:title="A picture containing sitting, table, display, white&#10;&#10;Description automatically generated"/>
                    <v:path arrowok="t"/>
                  </v:shape>
                </v:group>
                <w10:wrap type="tight" anchory="page"/>
              </v:group>
            </w:pict>
          </mc:Fallback>
        </mc:AlternateContent>
      </w:r>
      <w:r w:rsidR="007D55D6" w:rsidRPr="00133133">
        <w:rPr>
          <w:lang w:val="en-GB"/>
        </w:rPr>
        <w:t xml:space="preserve">Although not directly relevant for our hypothesis, we </w:t>
      </w:r>
      <w:del w:id="1694" w:author="Luuk van de Ven" w:date="2020-06-05T10:08:00Z">
        <w:r w:rsidR="007D55D6" w:rsidRPr="00133133" w:rsidDel="00BF31EA">
          <w:rPr>
            <w:lang w:val="en-GB"/>
          </w:rPr>
          <w:delText xml:space="preserve">have </w:delText>
        </w:r>
      </w:del>
      <w:r w:rsidR="007D55D6" w:rsidRPr="00133133">
        <w:rPr>
          <w:lang w:val="en-GB"/>
        </w:rPr>
        <w:t xml:space="preserve">reported a positive effect size for the hedonic condition on average participation as well. The 95% confidence interval </w:t>
      </w:r>
    </w:p>
    <w:p w14:paraId="4A367D58" w14:textId="3EE566F6" w:rsidR="007D55D6" w:rsidRPr="00133133" w:rsidRDefault="00D35326">
      <w:pPr>
        <w:rPr>
          <w:lang w:val="en-GB"/>
        </w:rPr>
        <w:pPrChange w:id="1695" w:author="Luuk van de Ven" w:date="2020-05-31T20:05:00Z">
          <w:pPr>
            <w:ind w:firstLine="720"/>
          </w:pPr>
        </w:pPrChange>
      </w:pPr>
      <w:r>
        <w:rPr>
          <w:noProof/>
          <w:lang w:val="en-GB"/>
        </w:rPr>
        <w:lastRenderedPageBreak/>
        <mc:AlternateContent>
          <mc:Choice Requires="wpg">
            <w:drawing>
              <wp:anchor distT="0" distB="0" distL="114300" distR="114300" simplePos="0" relativeHeight="251658259" behindDoc="1" locked="0" layoutInCell="1" allowOverlap="1" wp14:anchorId="22DA4AE1" wp14:editId="2442C35F">
                <wp:simplePos x="0" y="0"/>
                <wp:positionH relativeFrom="column">
                  <wp:posOffset>3124267</wp:posOffset>
                </wp:positionH>
                <wp:positionV relativeFrom="page">
                  <wp:posOffset>782320</wp:posOffset>
                </wp:positionV>
                <wp:extent cx="3127375" cy="2755900"/>
                <wp:effectExtent l="12700" t="12700" r="0" b="0"/>
                <wp:wrapTight wrapText="bothSides">
                  <wp:wrapPolygon edited="0">
                    <wp:start x="-88" y="-100"/>
                    <wp:lineTo x="-88" y="18713"/>
                    <wp:lineTo x="10701" y="19012"/>
                    <wp:lineTo x="-88" y="19311"/>
                    <wp:lineTo x="-88" y="21500"/>
                    <wp:lineTo x="21490" y="21500"/>
                    <wp:lineTo x="21490" y="19311"/>
                    <wp:lineTo x="18771" y="19012"/>
                    <wp:lineTo x="21490" y="18614"/>
                    <wp:lineTo x="21403" y="-100"/>
                    <wp:lineTo x="-88" y="-100"/>
                  </wp:wrapPolygon>
                </wp:wrapTight>
                <wp:docPr id="27" name="Group 27"/>
                <wp:cNvGraphicFramePr/>
                <a:graphic xmlns:a="http://schemas.openxmlformats.org/drawingml/2006/main">
                  <a:graphicData uri="http://schemas.microsoft.com/office/word/2010/wordprocessingGroup">
                    <wpg:wgp>
                      <wpg:cNvGrpSpPr/>
                      <wpg:grpSpPr>
                        <a:xfrm>
                          <a:off x="0" y="0"/>
                          <a:ext cx="3127375" cy="2755900"/>
                          <a:chOff x="0" y="0"/>
                          <a:chExt cx="3127542" cy="2755933"/>
                        </a:xfrm>
                      </wpg:grpSpPr>
                      <wps:wsp>
                        <wps:cNvPr id="227" name="Text Box 227"/>
                        <wps:cNvSpPr txBox="1"/>
                        <wps:spPr>
                          <a:xfrm>
                            <a:off x="3342" y="2489868"/>
                            <a:ext cx="3124200" cy="266065"/>
                          </a:xfrm>
                          <a:prstGeom prst="rect">
                            <a:avLst/>
                          </a:prstGeom>
                          <a:solidFill>
                            <a:prstClr val="white"/>
                          </a:solidFill>
                          <a:ln>
                            <a:noFill/>
                          </a:ln>
                        </wps:spPr>
                        <wps:txbx>
                          <w:txbxContent>
                            <w:p w14:paraId="32707CAC" w14:textId="0DCBB998" w:rsidR="00D8705E" w:rsidRPr="00F45261" w:rsidRDefault="00D8705E" w:rsidP="00D8705E">
                              <w:pPr>
                                <w:pStyle w:val="Caption"/>
                                <w:rPr>
                                  <w:rFonts w:ascii="Times New Roman" w:eastAsia="Calibri" w:hAnsi="Times New Roman" w:cs="Times New Roman"/>
                                  <w:noProof/>
                                </w:rPr>
                              </w:pPr>
                              <w:r w:rsidRPr="00F45261">
                                <w:rPr>
                                  <w:rFonts w:ascii="Times New Roman" w:hAnsi="Times New Roman" w:cs="Times New Roman"/>
                                </w:rPr>
                                <w:t xml:space="preserve">Figure </w:t>
                              </w:r>
                              <w:r w:rsidR="003B7CDF">
                                <w:rPr>
                                  <w:rFonts w:ascii="Times New Roman" w:hAnsi="Times New Roman" w:cs="Times New Roman"/>
                                </w:rPr>
                                <w:t>7</w:t>
                              </w:r>
                              <w:r w:rsidRPr="00F45261">
                                <w:rPr>
                                  <w:rFonts w:ascii="Times New Roman" w:hAnsi="Times New Roman" w:cs="Times New Roman"/>
                                </w:rPr>
                                <w:t xml:space="preserve"> - Output R interaction effect offline - hedonic</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pic:pic xmlns:pic="http://schemas.openxmlformats.org/drawingml/2006/picture">
                        <pic:nvPicPr>
                          <pic:cNvPr id="1277049803" name="Picture 1277049803" descr="A picture containing sitting, table, white&#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68955" cy="2390775"/>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22DA4AE1" id="Group 27" o:spid="_x0000_s1056" style="position:absolute;left:0;text-align:left;margin-left:246pt;margin-top:61.6pt;width:246.25pt;height:217pt;z-index:-251658221;mso-position-vertical-relative:page;mso-width-relative:margin;mso-height-relative:margin" coordsize="31275,2755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">
                <v:shape id="Text Box 227" o:spid="_x0000_s1057" type="#_x0000_t202" style="position:absolute;left:33;top:24898;width:31242;height:26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" stroked="f">
                  <v:textbox inset="0,0,0,0">
                    <w:txbxContent>
                      <w:p w14:paraId="32707CAC" w14:textId="0DCBB998" w:rsidR="00D8705E" w:rsidRPr="00F45261" w:rsidRDefault="00D8705E" w:rsidP="00D8705E">
                        <w:pPr>
                          <w:pStyle w:val="Caption"/>
                          <w:rPr>
                            <w:rFonts w:ascii="Times New Roman" w:eastAsia="Calibri" w:hAnsi="Times New Roman" w:cs="Times New Roman"/>
                            <w:noProof/>
                          </w:rPr>
                        </w:pPr>
                        <w:r w:rsidRPr="00F45261">
                          <w:rPr>
                            <w:rFonts w:ascii="Times New Roman" w:hAnsi="Times New Roman" w:cs="Times New Roman"/>
                          </w:rPr>
                          <w:t xml:space="preserve">Figure </w:t>
                        </w:r>
                        <w:r w:rsidR="003B7CDF">
                          <w:rPr>
                            <w:rFonts w:ascii="Times New Roman" w:hAnsi="Times New Roman" w:cs="Times New Roman"/>
                          </w:rPr>
                          <w:t>7</w:t>
                        </w:r>
                        <w:r w:rsidRPr="00F45261">
                          <w:rPr>
                            <w:rFonts w:ascii="Times New Roman" w:hAnsi="Times New Roman" w:cs="Times New Roman"/>
                          </w:rPr>
                          <w:t xml:space="preserve"> - Output R interaction effect offline - hedonic</w:t>
                        </w:r>
                      </w:p>
                    </w:txbxContent>
                  </v:textbox>
                </v:shape>
                <v:shape id="Picture 1277049803" o:spid="_x0000_s1058" type="#_x0000_t75" alt="A picture containing sitting, table, white&#10;&#10;Description automatically generated" style="position:absolute;width:30689;height:239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" stroked="t" strokecolor="black [3213]">
                  <v:imagedata r:id="rId21" o:title="A picture containing sitting, table, white&#10;&#10;Description automatically generated"/>
                  <v:path arrowok="t"/>
                </v:shape>
                <w10:wrap type="tight" anchory="page"/>
              </v:group>
            </w:pict>
          </mc:Fallback>
        </mc:AlternateContent>
      </w:r>
      <w:r w:rsidR="007D55D6" w:rsidRPr="00133133">
        <w:rPr>
          <w:lang w:val="en-GB"/>
        </w:rPr>
        <w:t xml:space="preserve">calculation returns a value of </w:t>
      </w:r>
      <w:r w:rsidR="004C1AE0">
        <w:rPr>
          <w:lang w:val="en-GB"/>
        </w:rPr>
        <w:t>[</w:t>
      </w:r>
      <w:r w:rsidR="007D55D6" w:rsidRPr="00133133">
        <w:rPr>
          <w:lang w:val="en-GB"/>
        </w:rPr>
        <w:t xml:space="preserve">0.00382 </w:t>
      </w:r>
      <w:r w:rsidR="004C1AE0">
        <w:rPr>
          <w:lang w:val="en-GB"/>
        </w:rPr>
        <w:t>;</w:t>
      </w:r>
      <w:r w:rsidR="007D55D6" w:rsidRPr="00133133">
        <w:rPr>
          <w:lang w:val="en-GB"/>
        </w:rPr>
        <w:t xml:space="preserve"> 0.22684</w:t>
      </w:r>
      <w:r w:rsidR="004C1AE0">
        <w:rPr>
          <w:lang w:val="en-GB"/>
        </w:rPr>
        <w:t>]</w:t>
      </w:r>
      <w:r w:rsidR="007D55D6" w:rsidRPr="00133133">
        <w:rPr>
          <w:lang w:val="en-GB"/>
        </w:rPr>
        <w:t xml:space="preserve"> and does therefore not overlap with zero (see also figure </w:t>
      </w:r>
      <w:r w:rsidR="00D24CAC">
        <w:rPr>
          <w:lang w:val="en-GB"/>
        </w:rPr>
        <w:t>6</w:t>
      </w:r>
      <w:r w:rsidR="007D55D6" w:rsidRPr="00133133">
        <w:rPr>
          <w:lang w:val="en-GB"/>
        </w:rPr>
        <w:t>). This indicates a positive association between the hedonic condition and online participation.</w:t>
      </w:r>
    </w:p>
    <w:p w14:paraId="277367F2" w14:textId="304DD227" w:rsidR="00D8705E" w:rsidDel="00D35326" w:rsidRDefault="00D8705E" w:rsidP="00F12826">
      <w:pPr>
        <w:rPr>
          <w:del w:id="1696" w:author="Luuk van de Ven" w:date="2020-05-31T20:06:00Z"/>
          <w:lang w:val="en-GB"/>
        </w:rPr>
      </w:pPr>
      <w:r w:rsidRPr="00133133">
        <w:rPr>
          <w:lang w:val="en-GB"/>
        </w:rPr>
        <w:t>.</w:t>
      </w:r>
    </w:p>
    <w:p w14:paraId="3483F650" w14:textId="77777777" w:rsidR="00D35326" w:rsidRPr="00133133" w:rsidRDefault="00D35326" w:rsidP="00F12826">
      <w:pPr>
        <w:rPr>
          <w:ins w:id="1697" w:author="Luuk van de Ven" w:date="2020-05-31T20:06:00Z"/>
          <w:lang w:val="en-GB"/>
        </w:rPr>
      </w:pPr>
    </w:p>
    <w:p w14:paraId="116773A0" w14:textId="2FA0E9C0" w:rsidR="00D8705E" w:rsidRPr="00133133" w:rsidDel="00D35326" w:rsidRDefault="00D8705E" w:rsidP="00F12826">
      <w:pPr>
        <w:rPr>
          <w:del w:id="1698" w:author="Luuk van de Ven" w:date="2020-05-31T20:06:00Z"/>
          <w:lang w:val="en-GB"/>
        </w:rPr>
      </w:pPr>
    </w:p>
    <w:p w14:paraId="48CB8A41" w14:textId="69E8E430" w:rsidR="00D8705E" w:rsidRPr="00133133" w:rsidDel="00D35326" w:rsidRDefault="00D8705E" w:rsidP="00F12826">
      <w:pPr>
        <w:rPr>
          <w:del w:id="1699" w:author="Luuk van de Ven" w:date="2020-05-31T20:06:00Z"/>
          <w:lang w:val="en-GB"/>
        </w:rPr>
      </w:pPr>
    </w:p>
    <w:p w14:paraId="4383C43E" w14:textId="75718EF7" w:rsidR="00D8705E" w:rsidRPr="00133133" w:rsidDel="00D35326" w:rsidRDefault="00D8705E" w:rsidP="00F12826">
      <w:pPr>
        <w:rPr>
          <w:del w:id="1700" w:author="Luuk van de Ven" w:date="2020-05-31T20:06:00Z"/>
          <w:lang w:val="en-GB"/>
        </w:rPr>
      </w:pPr>
    </w:p>
    <w:p w14:paraId="310C5631" w14:textId="703FB2E7" w:rsidR="00D8705E" w:rsidRPr="00133133" w:rsidDel="00D35326" w:rsidRDefault="00D8705E" w:rsidP="00F12826">
      <w:pPr>
        <w:rPr>
          <w:del w:id="1701" w:author="Luuk van de Ven" w:date="2020-05-31T20:06:00Z"/>
          <w:lang w:val="en-GB"/>
        </w:rPr>
      </w:pPr>
    </w:p>
    <w:p w14:paraId="41535D35" w14:textId="77777777" w:rsidR="00D8705E" w:rsidRPr="00133133" w:rsidDel="00D35326" w:rsidRDefault="00D8705E" w:rsidP="00F12826">
      <w:pPr>
        <w:rPr>
          <w:del w:id="1702" w:author="Luuk van de Ven" w:date="2020-05-31T20:06:00Z"/>
          <w:lang w:val="en-GB"/>
        </w:rPr>
      </w:pPr>
    </w:p>
    <w:p w14:paraId="362B9811" w14:textId="275BB672" w:rsidR="00D8705E" w:rsidRPr="00133133" w:rsidDel="00D35326" w:rsidRDefault="00D8705E" w:rsidP="00F12826">
      <w:pPr>
        <w:rPr>
          <w:del w:id="1703" w:author="Luuk van de Ven" w:date="2020-05-31T20:06:00Z"/>
          <w:lang w:val="en-GB"/>
        </w:rPr>
      </w:pPr>
    </w:p>
    <w:p w14:paraId="41758789" w14:textId="77777777" w:rsidR="00D8705E" w:rsidDel="00D35326" w:rsidRDefault="00D8705E" w:rsidP="00F12826">
      <w:pPr>
        <w:rPr>
          <w:del w:id="1704" w:author="Luuk van de Ven" w:date="2020-05-31T20:06:00Z"/>
          <w:lang w:val="en-GB"/>
        </w:rPr>
      </w:pPr>
    </w:p>
    <w:p w14:paraId="54DD77EC" w14:textId="77777777" w:rsidR="00D8705E" w:rsidDel="00D35326" w:rsidRDefault="00D8705E" w:rsidP="00F12826">
      <w:pPr>
        <w:rPr>
          <w:del w:id="1705" w:author="Luuk van de Ven" w:date="2020-05-31T20:06:00Z"/>
          <w:lang w:val="en-GB"/>
        </w:rPr>
      </w:pPr>
    </w:p>
    <w:p w14:paraId="4F4E7AD1" w14:textId="77777777" w:rsidR="00D8705E" w:rsidDel="00D35326" w:rsidRDefault="00D8705E" w:rsidP="00F12826">
      <w:pPr>
        <w:rPr>
          <w:del w:id="1706" w:author="Luuk van de Ven" w:date="2020-05-31T20:06:00Z"/>
          <w:lang w:val="en-GB"/>
        </w:rPr>
      </w:pPr>
    </w:p>
    <w:p w14:paraId="10CA74DA" w14:textId="77777777" w:rsidR="00D8705E" w:rsidDel="00D35326" w:rsidRDefault="00D8705E" w:rsidP="00F12826">
      <w:pPr>
        <w:rPr>
          <w:del w:id="1707" w:author="Luuk van de Ven" w:date="2020-05-31T20:06:00Z"/>
          <w:lang w:val="en-GB"/>
        </w:rPr>
      </w:pPr>
    </w:p>
    <w:p w14:paraId="41F18944" w14:textId="421AAE33" w:rsidR="00D8705E" w:rsidDel="00AD1309" w:rsidRDefault="00D8705E" w:rsidP="00F12826">
      <w:pPr>
        <w:rPr>
          <w:del w:id="1708" w:author="Luuk van de Ven" w:date="2020-05-31T20:04:00Z"/>
          <w:lang w:val="en-GB"/>
        </w:rPr>
      </w:pPr>
    </w:p>
    <w:p w14:paraId="6A2BC6C6" w14:textId="77777777" w:rsidR="00D8705E" w:rsidDel="00AD1309" w:rsidRDefault="00D8705E" w:rsidP="00F12826">
      <w:pPr>
        <w:rPr>
          <w:del w:id="1709" w:author="Luuk van de Ven" w:date="2020-05-31T20:04:00Z"/>
          <w:lang w:val="en-GB"/>
        </w:rPr>
      </w:pPr>
    </w:p>
    <w:p w14:paraId="2C75884D" w14:textId="77777777" w:rsidR="00D8705E" w:rsidRDefault="00D8705E" w:rsidP="00F12826">
      <w:pPr>
        <w:rPr>
          <w:lang w:val="en-GB"/>
        </w:rPr>
      </w:pPr>
    </w:p>
    <w:p w14:paraId="33FABACE" w14:textId="50200CCF" w:rsidR="007D55D6" w:rsidRPr="00133133" w:rsidRDefault="007D55D6" w:rsidP="007D55D6">
      <w:pPr>
        <w:pStyle w:val="Heading2"/>
        <w:rPr>
          <w:lang w:val="en-GB"/>
        </w:rPr>
      </w:pPr>
      <w:bookmarkStart w:id="1710" w:name="_Toc42335561"/>
      <w:r w:rsidRPr="00133133">
        <w:rPr>
          <w:lang w:val="en-GB"/>
        </w:rPr>
        <w:t>6.</w:t>
      </w:r>
      <w:ins w:id="1711" w:author="Luuk van de Ven" w:date="2020-05-28T18:13:00Z">
        <w:r w:rsidR="002A2495">
          <w:rPr>
            <w:lang w:val="en-GB"/>
          </w:rPr>
          <w:t>3</w:t>
        </w:r>
      </w:ins>
      <w:del w:id="1712" w:author="Luuk van de Ven" w:date="2020-05-28T18:13:00Z">
        <w:r w:rsidRPr="00133133" w:rsidDel="002A2495">
          <w:rPr>
            <w:lang w:val="en-GB"/>
          </w:rPr>
          <w:delText>2</w:delText>
        </w:r>
      </w:del>
      <w:r w:rsidRPr="00133133">
        <w:rPr>
          <w:lang w:val="en-GB"/>
        </w:rPr>
        <w:t xml:space="preserve"> Moderating effect</w:t>
      </w:r>
      <w:bookmarkEnd w:id="1710"/>
    </w:p>
    <w:p w14:paraId="35789C4B" w14:textId="77777777" w:rsidR="00105B7B" w:rsidRPr="00133133" w:rsidRDefault="00105B7B" w:rsidP="00105B7B">
      <w:pPr>
        <w:ind w:firstLine="720"/>
        <w:rPr>
          <w:ins w:id="1713" w:author="Luuk van de Ven" w:date="2020-06-05T10:08:00Z"/>
          <w:lang w:val="en-GB"/>
        </w:rPr>
      </w:pPr>
      <w:ins w:id="1714" w:author="Luuk van de Ven" w:date="2020-06-05T10:08:00Z">
        <w:r w:rsidRPr="00133133">
          <w:rPr>
            <w:lang w:val="en-GB"/>
          </w:rPr>
          <w:t>The effect sizes reported above are valid if we keep the other condition on the baseline level (online – utilitarian). The above conditions (</w:t>
        </w:r>
        <w:r>
          <w:rPr>
            <w:lang w:val="en-GB"/>
          </w:rPr>
          <w:t>offline</w:t>
        </w:r>
        <w:r w:rsidRPr="00133133">
          <w:rPr>
            <w:lang w:val="en-GB"/>
          </w:rPr>
          <w:t xml:space="preserve"> - </w:t>
        </w:r>
        <w:r>
          <w:rPr>
            <w:lang w:val="en-GB"/>
          </w:rPr>
          <w:t>hedonic</w:t>
        </w:r>
        <w:r w:rsidRPr="00133133">
          <w:rPr>
            <w:lang w:val="en-GB"/>
          </w:rPr>
          <w:t xml:space="preserve">) were part of an interaction term in the linear model to assess their interaction effect. As can be seen in figure </w:t>
        </w:r>
        <w:r>
          <w:rPr>
            <w:lang w:val="en-GB"/>
          </w:rPr>
          <w:t>7</w:t>
        </w:r>
        <w:r w:rsidRPr="00133133">
          <w:rPr>
            <w:lang w:val="en-GB"/>
          </w:rPr>
          <w:t>, the interaction term offline*hedonic returns a positive effect size of 0.03088. The effect of the offline treatment on average participation is therefore on average 0.03088 * STD</w:t>
        </w:r>
        <w:r w:rsidRPr="00133133">
          <w:rPr>
            <w:vertAlign w:val="subscript"/>
            <w:lang w:val="en-GB"/>
          </w:rPr>
          <w:t>average.participation</w:t>
        </w:r>
        <w:r w:rsidRPr="00133133">
          <w:rPr>
            <w:lang w:val="en-GB"/>
          </w:rPr>
          <w:t xml:space="preserve"> higher under the hedonic condition than it is under the utilitarian condition. However, one should note that this effect size does not seem to differ significantly from zero, given the high p-value (0.586). This insignificance is confirmed by the 95% confidence interval, which is calculated as </w:t>
        </w:r>
        <w:r>
          <w:rPr>
            <w:lang w:val="en-GB"/>
          </w:rPr>
          <w:t>[</w:t>
        </w:r>
        <w:r w:rsidRPr="00133133">
          <w:rPr>
            <w:lang w:val="en-GB"/>
          </w:rPr>
          <w:t xml:space="preserve">-0.08090 </w:t>
        </w:r>
        <w:r>
          <w:rPr>
            <w:lang w:val="en-GB"/>
          </w:rPr>
          <w:t>;</w:t>
        </w:r>
        <w:r w:rsidRPr="00133133">
          <w:rPr>
            <w:lang w:val="en-GB"/>
          </w:rPr>
          <w:t xml:space="preserve"> 0.14264</w:t>
        </w:r>
        <w:r>
          <w:rPr>
            <w:lang w:val="en-GB"/>
          </w:rPr>
          <w:t>]</w:t>
        </w:r>
        <w:r w:rsidRPr="00133133">
          <w:rPr>
            <w:lang w:val="en-GB"/>
          </w:rPr>
          <w:t xml:space="preserve"> and therefore overlaps with zero to a great extent (see figure </w:t>
        </w:r>
        <w:r>
          <w:rPr>
            <w:lang w:val="en-GB"/>
          </w:rPr>
          <w:t>7</w:t>
        </w:r>
        <w:r w:rsidRPr="00133133">
          <w:rPr>
            <w:lang w:val="en-GB"/>
          </w:rPr>
          <w:t xml:space="preserve">).  </w:t>
        </w:r>
      </w:ins>
    </w:p>
    <w:p w14:paraId="34DD3998" w14:textId="22AF2DB1" w:rsidR="007D55D6" w:rsidRPr="00133133" w:rsidDel="00105B7B" w:rsidRDefault="007D55D6" w:rsidP="00842D36">
      <w:pPr>
        <w:ind w:firstLine="720"/>
        <w:rPr>
          <w:del w:id="1715" w:author="Luuk van de Ven" w:date="2020-06-05T10:08:00Z"/>
          <w:lang w:val="en-GB"/>
        </w:rPr>
      </w:pPr>
      <w:del w:id="1716" w:author="Luuk van de Ven" w:date="2020-06-05T10:08:00Z">
        <w:r w:rsidRPr="00133133" w:rsidDel="00105B7B">
          <w:rPr>
            <w:lang w:val="en-GB"/>
          </w:rPr>
          <w:delText>The effect sizes reported above are valid if the other condition is kept on the baseline level (online – utilitarian). The above conditions (</w:delText>
        </w:r>
        <w:r w:rsidR="008D5646" w:rsidDel="00105B7B">
          <w:rPr>
            <w:lang w:val="en-GB"/>
          </w:rPr>
          <w:delText>offline</w:delText>
        </w:r>
        <w:r w:rsidRPr="00133133" w:rsidDel="00105B7B">
          <w:rPr>
            <w:lang w:val="en-GB"/>
          </w:rPr>
          <w:delText xml:space="preserve"> - </w:delText>
        </w:r>
        <w:r w:rsidR="008D5646" w:rsidDel="00105B7B">
          <w:rPr>
            <w:lang w:val="en-GB"/>
          </w:rPr>
          <w:delText>hedonic</w:delText>
        </w:r>
        <w:r w:rsidRPr="00133133" w:rsidDel="00105B7B">
          <w:rPr>
            <w:lang w:val="en-GB"/>
          </w:rPr>
          <w:delText xml:space="preserve">) were part of an interaction term in the linear model to assess their interaction effect. As can be seen in figure </w:delText>
        </w:r>
        <w:r w:rsidR="003B7CDF" w:rsidDel="00105B7B">
          <w:rPr>
            <w:lang w:val="en-GB"/>
          </w:rPr>
          <w:delText>7</w:delText>
        </w:r>
        <w:r w:rsidRPr="00133133" w:rsidDel="00105B7B">
          <w:rPr>
            <w:lang w:val="en-GB"/>
          </w:rPr>
          <w:delText>, the interaction term offline*hedonic returns a positive effect size of 0.03088. The effect of the offline treatment on average participation is therefore on average 0.03088 * STD</w:delText>
        </w:r>
        <w:r w:rsidRPr="00133133" w:rsidDel="00105B7B">
          <w:rPr>
            <w:vertAlign w:val="subscript"/>
            <w:lang w:val="en-GB"/>
          </w:rPr>
          <w:delText>average.participation</w:delText>
        </w:r>
        <w:r w:rsidRPr="00133133" w:rsidDel="00105B7B">
          <w:rPr>
            <w:lang w:val="en-GB"/>
          </w:rPr>
          <w:delText xml:space="preserve"> higher under the hedonic condition than it is under the utilitarian condition. However, it should be noted that this effect size does not seem to differ significantly from zero, given the high p-value (0.586). This is confirmed by the 95% confidence interval, which is calculated as </w:delText>
        </w:r>
        <w:r w:rsidR="00106598" w:rsidDel="00105B7B">
          <w:rPr>
            <w:lang w:val="en-GB"/>
          </w:rPr>
          <w:delText>[</w:delText>
        </w:r>
        <w:r w:rsidRPr="00133133" w:rsidDel="00105B7B">
          <w:rPr>
            <w:lang w:val="en-GB"/>
          </w:rPr>
          <w:delText xml:space="preserve">-0.08090 </w:delText>
        </w:r>
        <w:r w:rsidR="00106598" w:rsidDel="00105B7B">
          <w:rPr>
            <w:lang w:val="en-GB"/>
          </w:rPr>
          <w:delText>;</w:delText>
        </w:r>
        <w:r w:rsidRPr="00133133" w:rsidDel="00105B7B">
          <w:rPr>
            <w:lang w:val="en-GB"/>
          </w:rPr>
          <w:delText xml:space="preserve"> 0.14264</w:delText>
        </w:r>
        <w:r w:rsidR="00106598" w:rsidDel="00105B7B">
          <w:rPr>
            <w:lang w:val="en-GB"/>
          </w:rPr>
          <w:delText>]</w:delText>
        </w:r>
        <w:r w:rsidRPr="00133133" w:rsidDel="00105B7B">
          <w:rPr>
            <w:lang w:val="en-GB"/>
          </w:rPr>
          <w:delText xml:space="preserve"> and therefore overlaps with zero to a great extent (see also figure </w:delText>
        </w:r>
        <w:r w:rsidR="00D016D2" w:rsidDel="00105B7B">
          <w:rPr>
            <w:lang w:val="en-GB"/>
          </w:rPr>
          <w:delText>7</w:delText>
        </w:r>
        <w:r w:rsidRPr="00133133" w:rsidDel="00105B7B">
          <w:rPr>
            <w:lang w:val="en-GB"/>
          </w:rPr>
          <w:delText xml:space="preserve">).  </w:delText>
        </w:r>
      </w:del>
    </w:p>
    <w:p w14:paraId="25F73E02" w14:textId="77777777" w:rsidR="007D55D6" w:rsidRPr="00133133" w:rsidRDefault="007D55D6" w:rsidP="007D55D6">
      <w:pPr>
        <w:rPr>
          <w:lang w:val="en-GB"/>
        </w:rPr>
      </w:pPr>
    </w:p>
    <w:p w14:paraId="191298A3" w14:textId="789833C4" w:rsidR="007D55D6" w:rsidRPr="00133133" w:rsidRDefault="007D55D6" w:rsidP="007D55D6">
      <w:pPr>
        <w:pStyle w:val="Heading2"/>
        <w:rPr>
          <w:lang w:val="en-GB"/>
        </w:rPr>
      </w:pPr>
      <w:bookmarkStart w:id="1717" w:name="_Toc42335562"/>
      <w:r w:rsidRPr="00133133">
        <w:rPr>
          <w:lang w:val="en-GB"/>
        </w:rPr>
        <w:t>6.</w:t>
      </w:r>
      <w:ins w:id="1718" w:author="Luuk van de Ven" w:date="2020-05-28T18:13:00Z">
        <w:r w:rsidR="002A2495">
          <w:rPr>
            <w:lang w:val="en-GB"/>
          </w:rPr>
          <w:t>4</w:t>
        </w:r>
      </w:ins>
      <w:del w:id="1719" w:author="Luuk van de Ven" w:date="2020-05-28T18:13:00Z">
        <w:r w:rsidRPr="00133133" w:rsidDel="002A2495">
          <w:rPr>
            <w:lang w:val="en-GB"/>
          </w:rPr>
          <w:delText>3</w:delText>
        </w:r>
      </w:del>
      <w:r w:rsidRPr="00133133">
        <w:rPr>
          <w:lang w:val="en-GB"/>
        </w:rPr>
        <w:t xml:space="preserve"> Control variables</w:t>
      </w:r>
      <w:bookmarkEnd w:id="1717"/>
    </w:p>
    <w:p w14:paraId="5043E43B" w14:textId="77777777" w:rsidR="001C7730" w:rsidRPr="00133133" w:rsidRDefault="001C7730" w:rsidP="001C7730">
      <w:pPr>
        <w:ind w:firstLine="720"/>
        <w:rPr>
          <w:ins w:id="1720" w:author="Luuk van de Ven" w:date="2020-06-05T10:08:00Z"/>
          <w:lang w:val="en-GB"/>
        </w:rPr>
      </w:pPr>
      <w:ins w:id="1721" w:author="Luuk van de Ven" w:date="2020-06-05T10:08:00Z">
        <w:r w:rsidRPr="00133133">
          <w:rPr>
            <w:lang w:val="en-GB"/>
          </w:rPr>
          <w:t xml:space="preserve">Various control variables are part of the linear model to assess whether the effect of offline interactions on online participation differs for the different levels of these control variables. The first of these variables is about demographics. Next to that, some of the variables see on characteristics specific to the described case situation. The results in the next paragraphs </w:t>
        </w:r>
        <w:r w:rsidRPr="00133133">
          <w:rPr>
            <w:lang w:val="en-GB"/>
          </w:rPr>
          <w:lastRenderedPageBreak/>
          <w:t>do</w:t>
        </w:r>
        <w:r>
          <w:rPr>
            <w:lang w:val="en-GB"/>
          </w:rPr>
          <w:t xml:space="preserve"> </w:t>
        </w:r>
        <w:r w:rsidRPr="00133133">
          <w:rPr>
            <w:lang w:val="en-GB"/>
          </w:rPr>
          <w:t>not indicate that the different levels of the control variables showed a certain level of participation, as this was not the focus of this research. Instead, they indicate the effect of the different levels of those control variables on the effect of offline events on participation.</w:t>
        </w:r>
      </w:ins>
    </w:p>
    <w:p w14:paraId="79766ABF" w14:textId="09C9B8F2" w:rsidR="007D55D6" w:rsidRPr="00133133" w:rsidDel="001C7730" w:rsidRDefault="007D55D6" w:rsidP="00842D36">
      <w:pPr>
        <w:ind w:firstLine="720"/>
        <w:rPr>
          <w:del w:id="1722" w:author="Luuk van de Ven" w:date="2020-06-05T10:08:00Z"/>
          <w:lang w:val="en-GB"/>
        </w:rPr>
      </w:pPr>
      <w:del w:id="1723" w:author="Luuk van de Ven" w:date="2020-06-05T10:08:00Z">
        <w:r w:rsidRPr="00133133" w:rsidDel="001C7730">
          <w:rPr>
            <w:lang w:val="en-GB"/>
          </w:rPr>
          <w:delText>Various control variables are part of the linear model to assess whether the effect of offline interactions on online participation differs for the different levels of these control variables. The first of these variables is about demographics. Next to that, some of the variables see on characteristics specific to the described case situation. The results in the next paragraphs do</w:delText>
        </w:r>
      </w:del>
      <w:ins w:id="1724" w:author="Ditte Selders" w:date="2020-05-30T07:55:00Z">
        <w:del w:id="1725" w:author="Luuk van de Ven" w:date="2020-06-05T10:08:00Z">
          <w:r w:rsidR="00B3215B" w:rsidDel="001C7730">
            <w:rPr>
              <w:lang w:val="en-GB"/>
            </w:rPr>
            <w:delText xml:space="preserve"> </w:delText>
          </w:r>
        </w:del>
      </w:ins>
    </w:p>
    <w:p w14:paraId="4EEA10CE" w14:textId="3325E80C" w:rsidR="007D55D6" w:rsidRPr="00133133" w:rsidDel="001C7730" w:rsidRDefault="007D55D6">
      <w:pPr>
        <w:ind w:firstLine="720"/>
        <w:rPr>
          <w:del w:id="1726" w:author="Luuk van de Ven" w:date="2020-06-05T10:08:00Z"/>
          <w:lang w:val="en-GB"/>
        </w:rPr>
        <w:pPrChange w:id="1727" w:author="Ditte Selders" w:date="2020-05-30T17:07:00Z">
          <w:pPr/>
        </w:pPrChange>
      </w:pPr>
      <w:del w:id="1728" w:author="Luuk van de Ven" w:date="2020-06-05T10:08:00Z">
        <w:r w:rsidRPr="00133133" w:rsidDel="001C7730">
          <w:rPr>
            <w:lang w:val="en-GB"/>
          </w:rPr>
          <w:delText>not indicate that the different levels of the control variables showed a certain level of participation, as this was not the focus of this research. Instead, they indicate the effect of the different levels of those control variables on the effect of offline events on participation.</w:delText>
        </w:r>
      </w:del>
    </w:p>
    <w:p w14:paraId="04938C93" w14:textId="77777777" w:rsidR="007D55D6" w:rsidRPr="00133133" w:rsidRDefault="007D55D6" w:rsidP="007D55D6">
      <w:pPr>
        <w:rPr>
          <w:lang w:val="en-GB"/>
        </w:rPr>
      </w:pPr>
    </w:p>
    <w:p w14:paraId="2B849FCC" w14:textId="77777777" w:rsidR="007D55D6" w:rsidRPr="00133133" w:rsidRDefault="007D55D6" w:rsidP="007D55D6">
      <w:pPr>
        <w:rPr>
          <w:i/>
          <w:iCs/>
          <w:lang w:val="en-GB"/>
        </w:rPr>
      </w:pPr>
      <w:r w:rsidRPr="00133133">
        <w:rPr>
          <w:i/>
          <w:iCs/>
          <w:lang w:val="en-GB"/>
        </w:rPr>
        <w:t>Age</w:t>
      </w:r>
    </w:p>
    <w:p w14:paraId="571AACA9" w14:textId="77777777" w:rsidR="00564B4A" w:rsidRPr="00133133" w:rsidRDefault="00564B4A" w:rsidP="00564B4A">
      <w:pPr>
        <w:ind w:firstLine="720"/>
        <w:rPr>
          <w:ins w:id="1729" w:author="Luuk van de Ven" w:date="2020-06-05T10:09:00Z"/>
          <w:lang w:val="en-GB"/>
        </w:rPr>
      </w:pPr>
      <w:ins w:id="1730" w:author="Luuk van de Ven" w:date="2020-06-05T10:09:00Z">
        <w:r w:rsidRPr="00133133">
          <w:rPr>
            <w:lang w:val="en-GB"/>
          </w:rPr>
          <w:t xml:space="preserve">The first of these variables is the participants' age, which we have measured in 10 categories (see appendix 2), of which three age groups did not include any respondents. As can be seen from figure </w:t>
        </w:r>
        <w:r>
          <w:rPr>
            <w:lang w:val="en-GB"/>
          </w:rPr>
          <w:t>8</w:t>
        </w:r>
        <w:r w:rsidRPr="00133133">
          <w:rPr>
            <w:lang w:val="en-GB"/>
          </w:rPr>
          <w:t xml:space="preserve">, the effect of offline events on participation does not differ significantly amongst the different age groups. Taking the oldest age group with respondents (7) as a baseline level, the interaction coefficients of the different groups are close to zero, and none of them turned out to be significantly different from zero (all p &gt; 0.7). Figure </w:t>
        </w:r>
        <w:r>
          <w:rPr>
            <w:lang w:val="en-GB"/>
          </w:rPr>
          <w:t>8</w:t>
        </w:r>
        <w:r w:rsidRPr="00133133">
          <w:rPr>
            <w:lang w:val="en-GB"/>
          </w:rPr>
          <w:t xml:space="preserve"> depicts that the confidence intervals of these coefficients overlap with zero to a great extent too.</w:t>
        </w:r>
      </w:ins>
    </w:p>
    <w:p w14:paraId="19F31806" w14:textId="5277C057" w:rsidR="007D55D6" w:rsidRPr="00133133" w:rsidDel="00564B4A" w:rsidRDefault="007D55D6" w:rsidP="00842D36">
      <w:pPr>
        <w:ind w:firstLine="720"/>
        <w:rPr>
          <w:del w:id="1731" w:author="Luuk van de Ven" w:date="2020-06-05T10:09:00Z"/>
          <w:lang w:val="en-GB"/>
        </w:rPr>
      </w:pPr>
      <w:del w:id="1732" w:author="Luuk van de Ven" w:date="2020-06-05T10:09:00Z">
        <w:r w:rsidRPr="00133133" w:rsidDel="00564B4A">
          <w:rPr>
            <w:lang w:val="en-GB"/>
          </w:rPr>
          <w:delText xml:space="preserve">The first of these variables is the participants' age, which we have measured in 10 categories (see appendix 2), of which three age groups did not include any respondents. As can be seen from figure </w:delText>
        </w:r>
        <w:r w:rsidR="009741C3" w:rsidDel="00564B4A">
          <w:rPr>
            <w:lang w:val="en-GB"/>
          </w:rPr>
          <w:delText>8</w:delText>
        </w:r>
        <w:r w:rsidRPr="00133133" w:rsidDel="00564B4A">
          <w:rPr>
            <w:lang w:val="en-GB"/>
          </w:rPr>
          <w:delText xml:space="preserve">, the effect of offline events on participation does not differ significantly amongst the different age groups. Taking the oldest age group with respondents (7) as a baseline level, the interaction coefficients of the different groups are close to zero, and none of them turned out to be significantly different from zero (all p &gt; 0.7). Figure </w:delText>
        </w:r>
        <w:r w:rsidR="009741C3" w:rsidDel="00564B4A">
          <w:rPr>
            <w:lang w:val="en-GB"/>
          </w:rPr>
          <w:delText>8</w:delText>
        </w:r>
        <w:r w:rsidRPr="00133133" w:rsidDel="00564B4A">
          <w:rPr>
            <w:lang w:val="en-GB"/>
          </w:rPr>
          <w:delText xml:space="preserve"> depicts that the confidence intervals of these coefficients overlap with zero to a great extent too.</w:delText>
        </w:r>
      </w:del>
    </w:p>
    <w:p w14:paraId="1DED5986" w14:textId="799A6C92" w:rsidR="00D8705E" w:rsidRPr="00133133" w:rsidRDefault="00D8705E" w:rsidP="00D8705E">
      <w:pPr>
        <w:rPr>
          <w:lang w:val="en-GB"/>
        </w:rPr>
      </w:pPr>
    </w:p>
    <w:p w14:paraId="35903E20" w14:textId="6FC7EC91" w:rsidR="00D8705E" w:rsidRDefault="00E229AA" w:rsidP="00D8705E">
      <w:pPr>
        <w:rPr>
          <w:i/>
          <w:iCs/>
          <w:lang w:val="en-GB"/>
        </w:rPr>
      </w:pPr>
      <w:r w:rsidRPr="00133133">
        <w:rPr>
          <w:noProof/>
          <w:lang w:val="en-GB"/>
        </w:rPr>
        <mc:AlternateContent>
          <mc:Choice Requires="wpg">
            <w:drawing>
              <wp:anchor distT="0" distB="0" distL="114300" distR="114300" simplePos="0" relativeHeight="251658266" behindDoc="1" locked="0" layoutInCell="1" allowOverlap="1" wp14:anchorId="7ED263E9" wp14:editId="63CB6A10">
                <wp:simplePos x="0" y="0"/>
                <wp:positionH relativeFrom="margin">
                  <wp:align>left</wp:align>
                </wp:positionH>
                <wp:positionV relativeFrom="page">
                  <wp:posOffset>5590540</wp:posOffset>
                </wp:positionV>
                <wp:extent cx="6324600" cy="2777490"/>
                <wp:effectExtent l="19050" t="19050" r="0" b="3810"/>
                <wp:wrapNone/>
                <wp:docPr id="228" name="Group 228"/>
                <wp:cNvGraphicFramePr/>
                <a:graphic xmlns:a="http://schemas.openxmlformats.org/drawingml/2006/main">
                  <a:graphicData uri="http://schemas.microsoft.com/office/word/2010/wordprocessingGroup">
                    <wpg:wgp>
                      <wpg:cNvGrpSpPr/>
                      <wpg:grpSpPr>
                        <a:xfrm>
                          <a:off x="0" y="0"/>
                          <a:ext cx="6324600" cy="2777490"/>
                          <a:chOff x="0" y="0"/>
                          <a:chExt cx="6324600" cy="2777490"/>
                        </a:xfrm>
                      </wpg:grpSpPr>
                      <wps:wsp>
                        <wps:cNvPr id="229" name="Text Box 229"/>
                        <wps:cNvSpPr txBox="1"/>
                        <wps:spPr>
                          <a:xfrm>
                            <a:off x="3149600" y="2387600"/>
                            <a:ext cx="3175000" cy="389890"/>
                          </a:xfrm>
                          <a:prstGeom prst="rect">
                            <a:avLst/>
                          </a:prstGeom>
                          <a:solidFill>
                            <a:prstClr val="white"/>
                          </a:solidFill>
                          <a:ln>
                            <a:noFill/>
                          </a:ln>
                        </wps:spPr>
                        <wps:txbx>
                          <w:txbxContent>
                            <w:p w14:paraId="5CCA68D1" w14:textId="43830AF0" w:rsidR="00D8705E" w:rsidRPr="00F45261" w:rsidRDefault="00D8705E" w:rsidP="00D8705E">
                              <w:pPr>
                                <w:pStyle w:val="Caption"/>
                                <w:rPr>
                                  <w:rFonts w:ascii="Times New Roman" w:eastAsia="Calibri" w:hAnsi="Times New Roman" w:cs="Times New Roman"/>
                                  <w:noProof/>
                                </w:rPr>
                              </w:pPr>
                              <w:r w:rsidRPr="00F45261">
                                <w:rPr>
                                  <w:rFonts w:ascii="Times New Roman" w:hAnsi="Times New Roman" w:cs="Times New Roman"/>
                                </w:rPr>
                                <w:t xml:space="preserve">Figure </w:t>
                              </w:r>
                              <w:r w:rsidR="00447DA6">
                                <w:rPr>
                                  <w:rFonts w:ascii="Times New Roman" w:hAnsi="Times New Roman" w:cs="Times New Roman"/>
                                </w:rPr>
                                <w:t>9</w:t>
                              </w:r>
                              <w:r w:rsidRPr="00F45261">
                                <w:rPr>
                                  <w:rFonts w:ascii="Times New Roman" w:hAnsi="Times New Roman" w:cs="Times New Roman"/>
                                </w:rPr>
                                <w:t xml:space="preserve"> - Output R interaction effects offline – employment status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230" name="Group 230"/>
                        <wpg:cNvGrpSpPr/>
                        <wpg:grpSpPr>
                          <a:xfrm>
                            <a:off x="0" y="0"/>
                            <a:ext cx="2982595" cy="2777490"/>
                            <a:chOff x="0" y="0"/>
                            <a:chExt cx="2982595" cy="2777490"/>
                          </a:xfrm>
                        </wpg:grpSpPr>
                        <wps:wsp>
                          <wps:cNvPr id="231" name="Text Box 231"/>
                          <wps:cNvSpPr txBox="1"/>
                          <wps:spPr>
                            <a:xfrm>
                              <a:off x="0" y="2387600"/>
                              <a:ext cx="2982595" cy="389890"/>
                            </a:xfrm>
                            <a:prstGeom prst="rect">
                              <a:avLst/>
                            </a:prstGeom>
                            <a:solidFill>
                              <a:prstClr val="white"/>
                            </a:solidFill>
                            <a:ln>
                              <a:noFill/>
                            </a:ln>
                          </wps:spPr>
                          <wps:txbx>
                            <w:txbxContent>
                              <w:p w14:paraId="6AFACFFC" w14:textId="7C060604" w:rsidR="00D8705E" w:rsidRPr="00F45261" w:rsidRDefault="00D8705E" w:rsidP="00D8705E">
                                <w:pPr>
                                  <w:pStyle w:val="Caption"/>
                                  <w:rPr>
                                    <w:rFonts w:ascii="Times New Roman" w:eastAsia="Calibri" w:hAnsi="Times New Roman" w:cs="Times New Roman"/>
                                    <w:noProof/>
                                  </w:rPr>
                                </w:pPr>
                                <w:r w:rsidRPr="00F45261">
                                  <w:rPr>
                                    <w:rFonts w:ascii="Times New Roman" w:hAnsi="Times New Roman" w:cs="Times New Roman"/>
                                  </w:rPr>
                                  <w:t xml:space="preserve">Figure </w:t>
                                </w:r>
                                <w:r w:rsidR="009741C3">
                                  <w:rPr>
                                    <w:rFonts w:ascii="Times New Roman" w:hAnsi="Times New Roman" w:cs="Times New Roman"/>
                                  </w:rPr>
                                  <w:t>8</w:t>
                                </w:r>
                                <w:r w:rsidRPr="00F45261">
                                  <w:rPr>
                                    <w:rFonts w:ascii="Times New Roman" w:hAnsi="Times New Roman" w:cs="Times New Roman"/>
                                  </w:rPr>
                                  <w:t xml:space="preserve"> - Output R interaction effects offline -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32" name="Picture 232" descr="A picture containing text, black, sitting, white&#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69565" cy="2226945"/>
                            </a:xfrm>
                            <a:prstGeom prst="rect">
                              <a:avLst/>
                            </a:prstGeom>
                            <a:ln>
                              <a:solidFill>
                                <a:schemeClr val="tx1"/>
                              </a:solidFill>
                            </a:ln>
                          </pic:spPr>
                        </pic:pic>
                      </wpg:grpSp>
                      <pic:pic xmlns:pic="http://schemas.openxmlformats.org/drawingml/2006/picture">
                        <pic:nvPicPr>
                          <pic:cNvPr id="233" name="Picture 233" descr="A screenshot of a cell phone&#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3149600" y="0"/>
                            <a:ext cx="2916555" cy="2250440"/>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7ED263E9" id="Group 228" o:spid="_x0000_s1059" style="position:absolute;left:0;text-align:left;margin-left:0;margin-top:440.2pt;width:498pt;height:218.7pt;z-index:-251658214;mso-position-horizontal:left;mso-position-horizontal-relative:margin;mso-position-vertical-relative:page;mso-width-relative:margin;mso-height-relative:margin" coordsize="63246,2777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">
                <v:shape id="Text Box 229" o:spid="_x0000_s1060" type="#_x0000_t202" style="position:absolute;left:31496;top:23876;width:31750;height:38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" stroked="f">
                  <v:textbox style="mso-fit-shape-to-text:t" inset="0,0,0,0">
                    <w:txbxContent>
                      <w:p w14:paraId="5CCA68D1" w14:textId="43830AF0" w:rsidR="00D8705E" w:rsidRPr="00F45261" w:rsidRDefault="00D8705E" w:rsidP="00D8705E">
                        <w:pPr>
                          <w:pStyle w:val="Caption"/>
                          <w:rPr>
                            <w:rFonts w:ascii="Times New Roman" w:eastAsia="Calibri" w:hAnsi="Times New Roman" w:cs="Times New Roman"/>
                            <w:noProof/>
                          </w:rPr>
                        </w:pPr>
                        <w:r w:rsidRPr="00F45261">
                          <w:rPr>
                            <w:rFonts w:ascii="Times New Roman" w:hAnsi="Times New Roman" w:cs="Times New Roman"/>
                          </w:rPr>
                          <w:t xml:space="preserve">Figure </w:t>
                        </w:r>
                        <w:r w:rsidR="00447DA6">
                          <w:rPr>
                            <w:rFonts w:ascii="Times New Roman" w:hAnsi="Times New Roman" w:cs="Times New Roman"/>
                          </w:rPr>
                          <w:t>9</w:t>
                        </w:r>
                        <w:r w:rsidRPr="00F45261">
                          <w:rPr>
                            <w:rFonts w:ascii="Times New Roman" w:hAnsi="Times New Roman" w:cs="Times New Roman"/>
                          </w:rPr>
                          <w:t xml:space="preserve"> - Output R interaction effects offline – employment status</w:t>
                        </w:r>
                      </w:p>
                    </w:txbxContent>
                  </v:textbox>
                </v:shape>
                <v:group id="Group 230" o:spid="_x0000_s1061" style="position:absolute;width:29825;height:27774" coordsize="29825,277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">
                  <v:shape id="Text Box 231" o:spid="_x0000_s1062" type="#_x0000_t202" style="position:absolute;top:23876;width:29825;height:38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" stroked="f">
                    <v:textbox style="mso-fit-shape-to-text:t" inset="0,0,0,0">
                      <w:txbxContent>
                        <w:p w14:paraId="6AFACFFC" w14:textId="7C060604" w:rsidR="00D8705E" w:rsidRPr="00F45261" w:rsidRDefault="00D8705E" w:rsidP="00D8705E">
                          <w:pPr>
                            <w:pStyle w:val="Caption"/>
                            <w:rPr>
                              <w:rFonts w:ascii="Times New Roman" w:eastAsia="Calibri" w:hAnsi="Times New Roman" w:cs="Times New Roman"/>
                              <w:noProof/>
                            </w:rPr>
                          </w:pPr>
                          <w:r w:rsidRPr="00F45261">
                            <w:rPr>
                              <w:rFonts w:ascii="Times New Roman" w:hAnsi="Times New Roman" w:cs="Times New Roman"/>
                            </w:rPr>
                            <w:t xml:space="preserve">Figure </w:t>
                          </w:r>
                          <w:r w:rsidR="009741C3">
                            <w:rPr>
                              <w:rFonts w:ascii="Times New Roman" w:hAnsi="Times New Roman" w:cs="Times New Roman"/>
                            </w:rPr>
                            <w:t>8</w:t>
                          </w:r>
                          <w:r w:rsidRPr="00F45261">
                            <w:rPr>
                              <w:rFonts w:ascii="Times New Roman" w:hAnsi="Times New Roman" w:cs="Times New Roman"/>
                            </w:rPr>
                            <w:t xml:space="preserve"> - Output R interaction effects offline - age</w:t>
                          </w:r>
                        </w:p>
                      </w:txbxContent>
                    </v:textbox>
                  </v:shape>
                  <v:shape id="Picture 232" o:spid="_x0000_s1063" type="#_x0000_t75" alt="A picture containing text, black, sitting, white&#10;&#10;Description automatically generated" style="position:absolute;width:28695;height:222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" stroked="t" strokecolor="black [3213]">
                    <v:imagedata r:id="rId24" o:title="A picture containing text, black, sitting, white&#10;&#10;Description automatically generated"/>
                    <v:path arrowok="t"/>
                  </v:shape>
                </v:group>
                <v:shape id="Picture 233" o:spid="_x0000_s1064" type="#_x0000_t75" alt="A screenshot of a cell phone&#10;&#10;Description automatically generated" style="position:absolute;left:31496;width:29165;height:225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" stroked="t" strokecolor="black [3213]">
                  <v:imagedata r:id="rId25" o:title="A screenshot of a cell phone&#10;&#10;Description automatically generated"/>
                  <v:path arrowok="t"/>
                </v:shape>
                <w10:wrap anchorx="margin" anchory="page"/>
              </v:group>
            </w:pict>
          </mc:Fallback>
        </mc:AlternateContent>
      </w:r>
    </w:p>
    <w:p w14:paraId="79AC204C" w14:textId="29670217" w:rsidR="00D8705E" w:rsidRDefault="00D8705E" w:rsidP="00D8705E">
      <w:pPr>
        <w:rPr>
          <w:i/>
          <w:iCs/>
          <w:lang w:val="en-GB"/>
        </w:rPr>
      </w:pPr>
    </w:p>
    <w:p w14:paraId="5B5FF92C" w14:textId="292101E8" w:rsidR="00D8705E" w:rsidRDefault="00D8705E" w:rsidP="00D8705E">
      <w:pPr>
        <w:rPr>
          <w:i/>
          <w:iCs/>
          <w:lang w:val="en-GB"/>
        </w:rPr>
      </w:pPr>
    </w:p>
    <w:p w14:paraId="0BE6E6AD" w14:textId="77777777" w:rsidR="00D8705E" w:rsidRDefault="00D8705E" w:rsidP="00D8705E">
      <w:pPr>
        <w:rPr>
          <w:i/>
          <w:iCs/>
          <w:lang w:val="en-GB"/>
        </w:rPr>
      </w:pPr>
    </w:p>
    <w:p w14:paraId="342C3E95" w14:textId="77777777" w:rsidR="00D8705E" w:rsidRDefault="00D8705E" w:rsidP="00D8705E">
      <w:pPr>
        <w:rPr>
          <w:i/>
          <w:iCs/>
          <w:lang w:val="en-GB"/>
        </w:rPr>
      </w:pPr>
    </w:p>
    <w:p w14:paraId="2069BBC3" w14:textId="77777777" w:rsidR="00D8705E" w:rsidRDefault="00D8705E" w:rsidP="00D8705E">
      <w:pPr>
        <w:rPr>
          <w:i/>
          <w:iCs/>
          <w:lang w:val="en-GB"/>
        </w:rPr>
      </w:pPr>
    </w:p>
    <w:p w14:paraId="1354F552" w14:textId="77777777" w:rsidR="007D55D6" w:rsidRDefault="007D55D6" w:rsidP="007D55D6">
      <w:pPr>
        <w:rPr>
          <w:i/>
          <w:lang w:val="en-GB"/>
        </w:rPr>
      </w:pPr>
    </w:p>
    <w:p w14:paraId="712A96E6" w14:textId="77777777" w:rsidR="00184BAC" w:rsidRDefault="00184BAC" w:rsidP="007D55D6">
      <w:pPr>
        <w:rPr>
          <w:i/>
          <w:iCs/>
          <w:lang w:val="en-GB"/>
        </w:rPr>
      </w:pPr>
    </w:p>
    <w:p w14:paraId="3B76AE47" w14:textId="77777777" w:rsidR="00184BAC" w:rsidRDefault="00184BAC" w:rsidP="007D55D6">
      <w:pPr>
        <w:rPr>
          <w:i/>
          <w:iCs/>
          <w:lang w:val="en-GB"/>
        </w:rPr>
      </w:pPr>
    </w:p>
    <w:p w14:paraId="06648F28" w14:textId="77777777" w:rsidR="00D33C2A" w:rsidRDefault="00D33C2A" w:rsidP="007D55D6">
      <w:pPr>
        <w:rPr>
          <w:i/>
          <w:iCs/>
          <w:lang w:val="en-GB"/>
        </w:rPr>
      </w:pPr>
    </w:p>
    <w:p w14:paraId="365C490B" w14:textId="77777777" w:rsidR="00754B91" w:rsidRDefault="00754B91" w:rsidP="007D55D6">
      <w:pPr>
        <w:rPr>
          <w:ins w:id="1733" w:author="Luuk van de Ven" w:date="2020-05-31T20:06:00Z"/>
          <w:i/>
          <w:iCs/>
          <w:lang w:val="en-GB"/>
        </w:rPr>
      </w:pPr>
    </w:p>
    <w:p w14:paraId="5E40906E" w14:textId="0B9F250E" w:rsidR="00754B91" w:rsidDel="000D1BFA" w:rsidRDefault="00754B91" w:rsidP="007D55D6">
      <w:pPr>
        <w:rPr>
          <w:ins w:id="1734" w:author="Luuk van de Ven" w:date="2020-05-31T20:06:00Z"/>
          <w:del w:id="1735" w:author="Guus van den Akker" w:date="2020-06-06T11:32:00Z"/>
          <w:i/>
          <w:iCs/>
          <w:lang w:val="en-GB"/>
        </w:rPr>
      </w:pPr>
    </w:p>
    <w:p w14:paraId="3D53F739" w14:textId="0D6B08E2" w:rsidR="007D55D6" w:rsidRPr="00133133" w:rsidRDefault="007D55D6" w:rsidP="007D55D6">
      <w:pPr>
        <w:rPr>
          <w:i/>
          <w:iCs/>
          <w:lang w:val="en-GB"/>
        </w:rPr>
      </w:pPr>
      <w:r w:rsidRPr="00133133">
        <w:rPr>
          <w:i/>
          <w:iCs/>
          <w:lang w:val="en-GB"/>
        </w:rPr>
        <w:t>Employment Status</w:t>
      </w:r>
    </w:p>
    <w:p w14:paraId="3D385BE4" w14:textId="77777777" w:rsidR="00D6273C" w:rsidRPr="00133133" w:rsidRDefault="00D6273C" w:rsidP="00D6273C">
      <w:pPr>
        <w:ind w:firstLine="720"/>
        <w:rPr>
          <w:ins w:id="1736" w:author="Luuk van de Ven" w:date="2020-06-05T10:09:00Z"/>
          <w:lang w:val="en-GB"/>
        </w:rPr>
      </w:pPr>
      <w:ins w:id="1737" w:author="Luuk van de Ven" w:date="2020-06-05T10:09:00Z">
        <w:r w:rsidRPr="00133133">
          <w:rPr>
            <w:lang w:val="en-GB"/>
          </w:rPr>
          <w:t xml:space="preserve">We obtained a different result for the control variable regarding employment status. When taking the category </w:t>
        </w:r>
        <w:r w:rsidRPr="00133133">
          <w:rPr>
            <w:i/>
            <w:iCs/>
            <w:lang w:val="en-GB"/>
          </w:rPr>
          <w:t xml:space="preserve">unemployed – not looking for work </w:t>
        </w:r>
        <w:r w:rsidRPr="00133133">
          <w:rPr>
            <w:lang w:val="en-GB"/>
          </w:rPr>
          <w:t xml:space="preserve">as a baseline, some interesting results are obtained (see figure </w:t>
        </w:r>
        <w:r>
          <w:rPr>
            <w:lang w:val="en-GB"/>
          </w:rPr>
          <w:t>9</w:t>
        </w:r>
        <w:r w:rsidRPr="00133133">
          <w:rPr>
            <w:lang w:val="en-GB"/>
          </w:rPr>
          <w:t>). Two of the categories (</w:t>
        </w:r>
        <w:r w:rsidRPr="00133133">
          <w:rPr>
            <w:i/>
            <w:iCs/>
            <w:lang w:val="en-GB"/>
          </w:rPr>
          <w:t>unable to work</w:t>
        </w:r>
        <w:r w:rsidRPr="00133133">
          <w:rPr>
            <w:lang w:val="en-GB"/>
          </w:rPr>
          <w:t xml:space="preserve"> and </w:t>
        </w:r>
        <w:r w:rsidRPr="00133133">
          <w:rPr>
            <w:i/>
            <w:iCs/>
            <w:lang w:val="en-GB"/>
          </w:rPr>
          <w:t>retired</w:t>
        </w:r>
        <w:r w:rsidRPr="00133133">
          <w:rPr>
            <w:lang w:val="en-GB"/>
          </w:rPr>
          <w:t xml:space="preserve">) do not show interaction effects that differ significantly from the baseline level. However, the other groups show positive interaction effects of which the confidence interval does not overlap with zero. This result implies that it can be assumed that the positive association between offline events and online participation is more substantial for these groups. Interestingly, these groups contain all people who are working or actively preparing to start working soon. </w:t>
        </w:r>
        <w:r>
          <w:rPr>
            <w:lang w:val="en-GB"/>
          </w:rPr>
          <w:t xml:space="preserve">A possible explanation for this result could be that people who are part of the active workforce have less spare time compared to people who are not. Therefore, they might be more eager to participate in less time-consuming and restrictive online means of communication after visiting an offline event. </w:t>
        </w:r>
        <w:r w:rsidRPr="00133133">
          <w:rPr>
            <w:lang w:val="en-GB"/>
          </w:rPr>
          <w:t xml:space="preserve">However, the sample sizes for the groups </w:t>
        </w:r>
        <w:r w:rsidRPr="00133133">
          <w:rPr>
            <w:i/>
            <w:iCs/>
            <w:lang w:val="en-GB"/>
          </w:rPr>
          <w:t>retired</w:t>
        </w:r>
        <w:r w:rsidRPr="00133133">
          <w:rPr>
            <w:lang w:val="en-GB"/>
          </w:rPr>
          <w:t xml:space="preserve"> (N = 8) and </w:t>
        </w:r>
        <w:r w:rsidRPr="00133133">
          <w:rPr>
            <w:i/>
            <w:iCs/>
            <w:lang w:val="en-GB"/>
          </w:rPr>
          <w:t>unable to work</w:t>
        </w:r>
        <w:r w:rsidRPr="00133133">
          <w:rPr>
            <w:lang w:val="en-GB"/>
          </w:rPr>
          <w:t xml:space="preserve"> (N = 4) are too small to draw meaningful conclusions from these results. </w:t>
        </w:r>
      </w:ins>
    </w:p>
    <w:p w14:paraId="59401488" w14:textId="380F478A" w:rsidR="007D55D6" w:rsidRPr="00133133" w:rsidDel="00D6273C" w:rsidRDefault="007D55D6" w:rsidP="00842D36">
      <w:pPr>
        <w:ind w:firstLine="720"/>
        <w:rPr>
          <w:del w:id="1738" w:author="Luuk van de Ven" w:date="2020-06-05T10:09:00Z"/>
          <w:lang w:val="en-GB"/>
        </w:rPr>
      </w:pPr>
      <w:del w:id="1739" w:author="Luuk van de Ven" w:date="2020-06-05T10:09:00Z">
        <w:r w:rsidRPr="00133133" w:rsidDel="00D6273C">
          <w:rPr>
            <w:lang w:val="en-GB"/>
          </w:rPr>
          <w:delText xml:space="preserve">We obtained a different result for the control variable regarding employment status. When taking the category </w:delText>
        </w:r>
        <w:r w:rsidRPr="00133133" w:rsidDel="00D6273C">
          <w:rPr>
            <w:i/>
            <w:iCs/>
            <w:lang w:val="en-GB"/>
          </w:rPr>
          <w:delText xml:space="preserve">unemployed – not looking for work </w:delText>
        </w:r>
        <w:r w:rsidRPr="00133133" w:rsidDel="00D6273C">
          <w:rPr>
            <w:lang w:val="en-GB"/>
          </w:rPr>
          <w:delText xml:space="preserve">as a baseline, some interesting results are obtained (see figure </w:delText>
        </w:r>
        <w:r w:rsidR="0048394F" w:rsidDel="00D6273C">
          <w:rPr>
            <w:lang w:val="en-GB"/>
          </w:rPr>
          <w:delText>9</w:delText>
        </w:r>
        <w:r w:rsidRPr="00133133" w:rsidDel="00D6273C">
          <w:rPr>
            <w:lang w:val="en-GB"/>
          </w:rPr>
          <w:delText>). Two of the categories (</w:delText>
        </w:r>
        <w:r w:rsidRPr="00133133" w:rsidDel="00D6273C">
          <w:rPr>
            <w:i/>
            <w:iCs/>
            <w:lang w:val="en-GB"/>
          </w:rPr>
          <w:delText>unable to work</w:delText>
        </w:r>
        <w:r w:rsidRPr="00133133" w:rsidDel="00D6273C">
          <w:rPr>
            <w:lang w:val="en-GB"/>
          </w:rPr>
          <w:delText xml:space="preserve"> and </w:delText>
        </w:r>
        <w:r w:rsidRPr="00133133" w:rsidDel="00D6273C">
          <w:rPr>
            <w:i/>
            <w:iCs/>
            <w:lang w:val="en-GB"/>
          </w:rPr>
          <w:delText>retired</w:delText>
        </w:r>
        <w:r w:rsidRPr="00133133" w:rsidDel="00D6273C">
          <w:rPr>
            <w:lang w:val="en-GB"/>
          </w:rPr>
          <w:delText xml:space="preserve">) do not show interaction effects that differ significantly from the baseline level. However, the other groups show positive interaction effects of which the confidence interval does not overlap with zero. This implies that it can be assumed that the positive association between offline events and online participation is more substantial for these groups. Interestingly, these groups contain all people who are working or actively preparing to start working soon. </w:delText>
        </w:r>
        <w:r w:rsidR="008774DF" w:rsidDel="00D6273C">
          <w:rPr>
            <w:lang w:val="en-GB"/>
          </w:rPr>
          <w:delText xml:space="preserve">A possible explanation for this </w:delText>
        </w:r>
        <w:r w:rsidR="00743203" w:rsidDel="00D6273C">
          <w:rPr>
            <w:lang w:val="en-GB"/>
          </w:rPr>
          <w:delText xml:space="preserve">result could be that people who are part of the active workforce </w:delText>
        </w:r>
        <w:r w:rsidR="00AB565A" w:rsidDel="00D6273C">
          <w:rPr>
            <w:lang w:val="en-GB"/>
          </w:rPr>
          <w:delText>generally</w:delText>
        </w:r>
        <w:r w:rsidR="00743203" w:rsidDel="00D6273C">
          <w:rPr>
            <w:lang w:val="en-GB"/>
          </w:rPr>
          <w:delText xml:space="preserve"> have less spare time. </w:delText>
        </w:r>
        <w:r w:rsidR="00AB565A" w:rsidDel="00D6273C">
          <w:rPr>
            <w:lang w:val="en-GB"/>
          </w:rPr>
          <w:delText xml:space="preserve">Therefore, they might be more eager to </w:delText>
        </w:r>
        <w:r w:rsidR="00CF6BBB" w:rsidDel="00D6273C">
          <w:rPr>
            <w:lang w:val="en-GB"/>
          </w:rPr>
          <w:delText xml:space="preserve">participate in less time-consuming and restrictive online means of </w:delText>
        </w:r>
        <w:r w:rsidR="004F6ED8" w:rsidDel="00D6273C">
          <w:rPr>
            <w:lang w:val="en-GB"/>
          </w:rPr>
          <w:delText>communication</w:delText>
        </w:r>
        <w:r w:rsidR="00CF6BBB" w:rsidDel="00D6273C">
          <w:rPr>
            <w:lang w:val="en-GB"/>
          </w:rPr>
          <w:delText xml:space="preserve"> after visiting an offline event. </w:delText>
        </w:r>
        <w:r w:rsidRPr="00133133" w:rsidDel="00D6273C">
          <w:rPr>
            <w:lang w:val="en-GB"/>
          </w:rPr>
          <w:delText xml:space="preserve">However, the sample sizes for the groups </w:delText>
        </w:r>
        <w:r w:rsidRPr="00133133" w:rsidDel="00D6273C">
          <w:rPr>
            <w:i/>
            <w:iCs/>
            <w:lang w:val="en-GB"/>
          </w:rPr>
          <w:delText>retired</w:delText>
        </w:r>
        <w:r w:rsidRPr="00133133" w:rsidDel="00D6273C">
          <w:rPr>
            <w:lang w:val="en-GB"/>
          </w:rPr>
          <w:delText xml:space="preserve"> (N = 8) and </w:delText>
        </w:r>
        <w:r w:rsidRPr="00133133" w:rsidDel="00D6273C">
          <w:rPr>
            <w:i/>
            <w:iCs/>
            <w:lang w:val="en-GB"/>
          </w:rPr>
          <w:delText>unable to work</w:delText>
        </w:r>
        <w:r w:rsidRPr="00133133" w:rsidDel="00D6273C">
          <w:rPr>
            <w:lang w:val="en-GB"/>
          </w:rPr>
          <w:delText xml:space="preserve"> (N = 4) are too small to draw meaningful conclusions from these results. </w:delText>
        </w:r>
      </w:del>
    </w:p>
    <w:p w14:paraId="0A60828C" w14:textId="77777777" w:rsidR="007D55D6" w:rsidRPr="00133133" w:rsidRDefault="007D55D6" w:rsidP="007D55D6">
      <w:pPr>
        <w:rPr>
          <w:lang w:val="en-GB"/>
        </w:rPr>
      </w:pPr>
    </w:p>
    <w:p w14:paraId="337CDFDF" w14:textId="77777777" w:rsidR="007D55D6" w:rsidRPr="00133133" w:rsidRDefault="007D55D6" w:rsidP="007D55D6">
      <w:pPr>
        <w:rPr>
          <w:i/>
          <w:iCs/>
          <w:lang w:val="en-GB"/>
        </w:rPr>
      </w:pPr>
      <w:r w:rsidRPr="00133133">
        <w:rPr>
          <w:i/>
          <w:iCs/>
          <w:lang w:val="en-GB"/>
        </w:rPr>
        <w:t>Education</w:t>
      </w:r>
    </w:p>
    <w:p w14:paraId="572F2460" w14:textId="77777777" w:rsidR="00204BB5" w:rsidRPr="00133133" w:rsidRDefault="00204BB5" w:rsidP="00204BB5">
      <w:pPr>
        <w:ind w:firstLine="720"/>
        <w:rPr>
          <w:ins w:id="1740" w:author="Luuk van de Ven" w:date="2020-06-05T10:09:00Z"/>
          <w:lang w:val="en-GB"/>
        </w:rPr>
      </w:pPr>
      <w:ins w:id="1741" w:author="Luuk van de Ven" w:date="2020-06-05T10:09:00Z">
        <w:r w:rsidRPr="00133133">
          <w:rPr>
            <w:lang w:val="en-GB"/>
          </w:rPr>
          <w:t xml:space="preserve">For the control variable, which took the level of education into account, no interaction effects which differ significantly from the baseline level (being </w:t>
        </w:r>
        <w:r w:rsidRPr="00133133">
          <w:rPr>
            <w:i/>
            <w:iCs/>
            <w:lang w:val="en-GB"/>
          </w:rPr>
          <w:t>high-school</w:t>
        </w:r>
        <w:r w:rsidRPr="00133133">
          <w:rPr>
            <w:lang w:val="en-GB"/>
          </w:rPr>
          <w:t>) have been identified (</w:t>
        </w:r>
        <w:r>
          <w:rPr>
            <w:lang w:val="en-GB"/>
          </w:rPr>
          <w:t xml:space="preserve">see </w:t>
        </w:r>
        <w:r w:rsidRPr="00133133">
          <w:rPr>
            <w:lang w:val="en-GB"/>
          </w:rPr>
          <w:t xml:space="preserve">figure </w:t>
        </w:r>
        <w:r>
          <w:rPr>
            <w:lang w:val="en-GB"/>
          </w:rPr>
          <w:t>10</w:t>
        </w:r>
        <w:r w:rsidRPr="00133133">
          <w:rPr>
            <w:lang w:val="en-GB"/>
          </w:rPr>
          <w:t xml:space="preserve">). </w:t>
        </w:r>
      </w:ins>
    </w:p>
    <w:p w14:paraId="58A52B87" w14:textId="2B14C750" w:rsidR="007D55D6" w:rsidRPr="00133133" w:rsidDel="00204BB5" w:rsidRDefault="007D55D6" w:rsidP="00842D36">
      <w:pPr>
        <w:ind w:firstLine="720"/>
        <w:rPr>
          <w:del w:id="1742" w:author="Luuk van de Ven" w:date="2020-06-05T10:09:00Z"/>
          <w:lang w:val="en-GB"/>
        </w:rPr>
      </w:pPr>
      <w:del w:id="1743" w:author="Luuk van de Ven" w:date="2020-06-05T10:09:00Z">
        <w:r w:rsidRPr="00133133" w:rsidDel="00204BB5">
          <w:rPr>
            <w:lang w:val="en-GB"/>
          </w:rPr>
          <w:delText xml:space="preserve">For the control variable, which took the level of education into account, no interaction effects which differ significantly from the baseline level (being </w:delText>
        </w:r>
        <w:r w:rsidRPr="00133133" w:rsidDel="00204BB5">
          <w:rPr>
            <w:i/>
            <w:iCs/>
            <w:lang w:val="en-GB"/>
          </w:rPr>
          <w:delText>high-school</w:delText>
        </w:r>
        <w:r w:rsidRPr="00133133" w:rsidDel="00204BB5">
          <w:rPr>
            <w:lang w:val="en-GB"/>
          </w:rPr>
          <w:delText>) have been identified (</w:delText>
        </w:r>
      </w:del>
      <w:ins w:id="1744" w:author="Ditte Selders" w:date="2020-05-30T07:57:00Z">
        <w:del w:id="1745" w:author="Luuk van de Ven" w:date="2020-06-05T10:09:00Z">
          <w:r w:rsidR="004A6E09" w:rsidDel="00204BB5">
            <w:rPr>
              <w:lang w:val="en-GB"/>
            </w:rPr>
            <w:delText xml:space="preserve">see </w:delText>
          </w:r>
        </w:del>
      </w:ins>
      <w:del w:id="1746" w:author="Luuk van de Ven" w:date="2020-06-05T10:09:00Z">
        <w:r w:rsidRPr="00133133" w:rsidDel="00204BB5">
          <w:rPr>
            <w:lang w:val="en-GB"/>
          </w:rPr>
          <w:delText xml:space="preserve">figure </w:delText>
        </w:r>
        <w:r w:rsidR="000F5A38" w:rsidDel="00204BB5">
          <w:rPr>
            <w:lang w:val="en-GB"/>
          </w:rPr>
          <w:delText>10</w:delText>
        </w:r>
        <w:r w:rsidRPr="00133133" w:rsidDel="00204BB5">
          <w:rPr>
            <w:lang w:val="en-GB"/>
          </w:rPr>
          <w:delText xml:space="preserve">). </w:delText>
        </w:r>
      </w:del>
    </w:p>
    <w:p w14:paraId="5383B8C0" w14:textId="77777777" w:rsidR="007D55D6" w:rsidRPr="00133133" w:rsidRDefault="007D55D6" w:rsidP="007D55D6">
      <w:pPr>
        <w:rPr>
          <w:lang w:val="en-GB"/>
        </w:rPr>
      </w:pPr>
    </w:p>
    <w:p w14:paraId="2C848A64" w14:textId="77777777" w:rsidR="00184BAC" w:rsidRDefault="00184BAC" w:rsidP="007D55D6">
      <w:pPr>
        <w:rPr>
          <w:i/>
          <w:iCs/>
          <w:lang w:val="en-GB"/>
        </w:rPr>
      </w:pPr>
    </w:p>
    <w:p w14:paraId="57AA5507" w14:textId="77777777" w:rsidR="00184BAC" w:rsidRDefault="00184BAC" w:rsidP="007D55D6">
      <w:pPr>
        <w:rPr>
          <w:i/>
          <w:iCs/>
          <w:lang w:val="en-GB"/>
        </w:rPr>
      </w:pPr>
    </w:p>
    <w:p w14:paraId="01E633F7" w14:textId="77777777" w:rsidR="00184BAC" w:rsidRDefault="00184BAC" w:rsidP="007D55D6">
      <w:pPr>
        <w:rPr>
          <w:i/>
          <w:iCs/>
          <w:lang w:val="en-GB"/>
        </w:rPr>
      </w:pPr>
    </w:p>
    <w:p w14:paraId="5A8296A3" w14:textId="77777777" w:rsidR="00184BAC" w:rsidRDefault="00184BAC" w:rsidP="007D55D6">
      <w:pPr>
        <w:rPr>
          <w:i/>
          <w:iCs/>
          <w:lang w:val="en-GB"/>
        </w:rPr>
      </w:pPr>
    </w:p>
    <w:p w14:paraId="6346FD4F" w14:textId="090C1A2D" w:rsidR="00184BAC" w:rsidDel="000D1BFA" w:rsidRDefault="00F94EEB" w:rsidP="007D55D6">
      <w:pPr>
        <w:rPr>
          <w:del w:id="1747" w:author="Guus van den Akker" w:date="2020-06-06T11:32:00Z"/>
          <w:i/>
          <w:iCs/>
          <w:lang w:val="en-GB"/>
        </w:rPr>
      </w:pPr>
      <w:r w:rsidRPr="00133133">
        <w:rPr>
          <w:noProof/>
          <w:lang w:val="en-GB"/>
        </w:rPr>
        <w:lastRenderedPageBreak/>
        <mc:AlternateContent>
          <mc:Choice Requires="wpg">
            <w:drawing>
              <wp:anchor distT="0" distB="0" distL="114300" distR="114300" simplePos="0" relativeHeight="251658267" behindDoc="0" locked="0" layoutInCell="1" allowOverlap="1" wp14:anchorId="58E6329E" wp14:editId="66919965">
                <wp:simplePos x="0" y="0"/>
                <wp:positionH relativeFrom="column">
                  <wp:posOffset>27305</wp:posOffset>
                </wp:positionH>
                <wp:positionV relativeFrom="page">
                  <wp:posOffset>767715</wp:posOffset>
                </wp:positionV>
                <wp:extent cx="6077585" cy="2616200"/>
                <wp:effectExtent l="12700" t="12700" r="18415" b="0"/>
                <wp:wrapTight wrapText="bothSides">
                  <wp:wrapPolygon edited="0">
                    <wp:start x="-45" y="-105"/>
                    <wp:lineTo x="-45" y="21495"/>
                    <wp:lineTo x="21620" y="21495"/>
                    <wp:lineTo x="21620" y="-105"/>
                    <wp:lineTo x="-45" y="-105"/>
                  </wp:wrapPolygon>
                </wp:wrapTight>
                <wp:docPr id="234" name="Group 234"/>
                <wp:cNvGraphicFramePr/>
                <a:graphic xmlns:a="http://schemas.openxmlformats.org/drawingml/2006/main">
                  <a:graphicData uri="http://schemas.microsoft.com/office/word/2010/wordprocessingGroup">
                    <wpg:wgp>
                      <wpg:cNvGrpSpPr/>
                      <wpg:grpSpPr>
                        <a:xfrm>
                          <a:off x="0" y="0"/>
                          <a:ext cx="6077585" cy="2616200"/>
                          <a:chOff x="0" y="0"/>
                          <a:chExt cx="6077585" cy="2616200"/>
                        </a:xfrm>
                      </wpg:grpSpPr>
                      <wpg:grpSp>
                        <wpg:cNvPr id="235" name="Group 235"/>
                        <wpg:cNvGrpSpPr/>
                        <wpg:grpSpPr>
                          <a:xfrm>
                            <a:off x="3200400" y="0"/>
                            <a:ext cx="2877185" cy="2616200"/>
                            <a:chOff x="0" y="0"/>
                            <a:chExt cx="2877185" cy="2616200"/>
                          </a:xfrm>
                        </wpg:grpSpPr>
                        <wps:wsp>
                          <wps:cNvPr id="236" name="Text Box 236"/>
                          <wps:cNvSpPr txBox="1"/>
                          <wps:spPr>
                            <a:xfrm>
                              <a:off x="25400" y="2336800"/>
                              <a:ext cx="2851785" cy="279400"/>
                            </a:xfrm>
                            <a:prstGeom prst="rect">
                              <a:avLst/>
                            </a:prstGeom>
                            <a:solidFill>
                              <a:prstClr val="white"/>
                            </a:solidFill>
                            <a:ln>
                              <a:noFill/>
                            </a:ln>
                          </wps:spPr>
                          <wps:txbx>
                            <w:txbxContent>
                              <w:p w14:paraId="1D0D3AF3" w14:textId="47964DA2" w:rsidR="00D8705E" w:rsidRPr="00EE074E" w:rsidRDefault="00D8705E" w:rsidP="00D8705E">
                                <w:pPr>
                                  <w:pStyle w:val="Caption"/>
                                  <w:rPr>
                                    <w:rFonts w:ascii="Times New Roman" w:eastAsia="Calibri" w:hAnsi="Times New Roman" w:cs="Times New Roman"/>
                                    <w:noProof/>
                                  </w:rPr>
                                </w:pPr>
                                <w:r w:rsidRPr="00EE074E">
                                  <w:rPr>
                                    <w:rFonts w:ascii="Times New Roman" w:hAnsi="Times New Roman" w:cs="Times New Roman"/>
                                  </w:rPr>
                                  <w:t xml:space="preserve">Figure </w:t>
                                </w:r>
                                <w:r w:rsidR="00992F68" w:rsidRPr="00EE074E">
                                  <w:rPr>
                                    <w:rFonts w:ascii="Times New Roman" w:hAnsi="Times New Roman" w:cs="Times New Roman"/>
                                  </w:rPr>
                                  <w:t>1</w:t>
                                </w:r>
                                <w:r w:rsidR="00E9123F">
                                  <w:rPr>
                                    <w:rFonts w:ascii="Times New Roman" w:hAnsi="Times New Roman" w:cs="Times New Roman"/>
                                  </w:rPr>
                                  <w:t>1</w:t>
                                </w:r>
                                <w:r w:rsidRPr="00EE074E">
                                  <w:rPr>
                                    <w:rFonts w:ascii="Times New Roman" w:hAnsi="Times New Roman" w:cs="Times New Roman"/>
                                  </w:rPr>
                                  <w:t xml:space="preserve"> - Output R interaction effects offline - gender</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pic:pic xmlns:pic="http://schemas.openxmlformats.org/drawingml/2006/picture">
                          <pic:nvPicPr>
                            <pic:cNvPr id="237" name="Picture 237" descr="A picture containing sitting&#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7185" cy="2233930"/>
                            </a:xfrm>
                            <a:prstGeom prst="rect">
                              <a:avLst/>
                            </a:prstGeom>
                            <a:ln>
                              <a:solidFill>
                                <a:schemeClr val="tx1"/>
                              </a:solidFill>
                            </a:ln>
                          </pic:spPr>
                        </pic:pic>
                      </wpg:grpSp>
                      <wpg:grpSp>
                        <wpg:cNvPr id="238" name="Group 238"/>
                        <wpg:cNvGrpSpPr/>
                        <wpg:grpSpPr>
                          <a:xfrm>
                            <a:off x="0" y="0"/>
                            <a:ext cx="2894965" cy="2616200"/>
                            <a:chOff x="0" y="0"/>
                            <a:chExt cx="2894965" cy="2616200"/>
                          </a:xfrm>
                        </wpg:grpSpPr>
                        <wps:wsp>
                          <wps:cNvPr id="239" name="Text Box 239"/>
                          <wps:cNvSpPr txBox="1"/>
                          <wps:spPr>
                            <a:xfrm>
                              <a:off x="0" y="2336800"/>
                              <a:ext cx="2894965" cy="279400"/>
                            </a:xfrm>
                            <a:prstGeom prst="rect">
                              <a:avLst/>
                            </a:prstGeom>
                            <a:solidFill>
                              <a:prstClr val="white"/>
                            </a:solidFill>
                            <a:ln>
                              <a:noFill/>
                            </a:ln>
                          </wps:spPr>
                          <wps:txbx>
                            <w:txbxContent>
                              <w:p w14:paraId="21CB5689" w14:textId="106104A0" w:rsidR="00D8705E" w:rsidRPr="00EE074E" w:rsidRDefault="00D8705E" w:rsidP="00D8705E">
                                <w:pPr>
                                  <w:pStyle w:val="Caption"/>
                                  <w:rPr>
                                    <w:rFonts w:ascii="Times New Roman" w:eastAsia="Calibri" w:hAnsi="Times New Roman" w:cs="Times New Roman"/>
                                    <w:noProof/>
                                  </w:rPr>
                                </w:pPr>
                                <w:r w:rsidRPr="00EE074E">
                                  <w:rPr>
                                    <w:rFonts w:ascii="Times New Roman" w:hAnsi="Times New Roman" w:cs="Times New Roman"/>
                                  </w:rPr>
                                  <w:t xml:space="preserve">Figure </w:t>
                                </w:r>
                                <w:r w:rsidR="00E9123F">
                                  <w:rPr>
                                    <w:rFonts w:ascii="Times New Roman" w:hAnsi="Times New Roman" w:cs="Times New Roman"/>
                                  </w:rPr>
                                  <w:t>10</w:t>
                                </w:r>
                                <w:r w:rsidRPr="00EE074E">
                                  <w:rPr>
                                    <w:rFonts w:ascii="Times New Roman" w:hAnsi="Times New Roman" w:cs="Times New Roman"/>
                                  </w:rPr>
                                  <w:t xml:space="preserve"> - Output R interaction effects offline – education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pic:pic xmlns:pic="http://schemas.openxmlformats.org/drawingml/2006/picture">
                          <pic:nvPicPr>
                            <pic:cNvPr id="240" name="Picture 240" descr="A screenshot of text&#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94965" cy="2235200"/>
                            </a:xfrm>
                            <a:prstGeom prst="rect">
                              <a:avLst/>
                            </a:prstGeom>
                            <a:ln>
                              <a:solidFill>
                                <a:schemeClr val="tx1"/>
                              </a:solidFill>
                            </a:ln>
                          </pic:spPr>
                        </pic:pic>
                      </wpg:grpSp>
                    </wpg:wgp>
                  </a:graphicData>
                </a:graphic>
                <wp14:sizeRelH relativeFrom="margin">
                  <wp14:pctWidth>0</wp14:pctWidth>
                </wp14:sizeRelH>
                <wp14:sizeRelV relativeFrom="margin">
                  <wp14:pctHeight>0</wp14:pctHeight>
                </wp14:sizeRelV>
              </wp:anchor>
            </w:drawing>
          </mc:Choice>
          <mc:Fallback>
            <w:pict>
              <v:group w14:anchorId="58E6329E" id="Group 234" o:spid="_x0000_s1065" style="position:absolute;left:0;text-align:left;margin-left:2.15pt;margin-top:60.45pt;width:478.55pt;height:206pt;z-index:251658267;mso-position-vertical-relative:page;mso-width-relative:margin;mso-height-relative:margin" coordsize="60775,2616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">
                <v:group id="Group 235" o:spid="_x0000_s1066" style="position:absolute;left:32004;width:28771;height:26162" coordsize="28771,261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">
                  <v:shape id="Text Box 236" o:spid="_x0000_s1067" type="#_x0000_t202" style="position:absolute;left:254;top:23368;width:28517;height:2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" stroked="f">
                    <v:textbox inset="0,0,0,0">
                      <w:txbxContent>
                        <w:p w14:paraId="1D0D3AF3" w14:textId="47964DA2" w:rsidR="00D8705E" w:rsidRPr="00EE074E" w:rsidRDefault="00D8705E" w:rsidP="00D8705E">
                          <w:pPr>
                            <w:pStyle w:val="Caption"/>
                            <w:rPr>
                              <w:rFonts w:ascii="Times New Roman" w:eastAsia="Calibri" w:hAnsi="Times New Roman" w:cs="Times New Roman"/>
                              <w:noProof/>
                            </w:rPr>
                          </w:pPr>
                          <w:r w:rsidRPr="00EE074E">
                            <w:rPr>
                              <w:rFonts w:ascii="Times New Roman" w:hAnsi="Times New Roman" w:cs="Times New Roman"/>
                            </w:rPr>
                            <w:t xml:space="preserve">Figure </w:t>
                          </w:r>
                          <w:r w:rsidR="00992F68" w:rsidRPr="00EE074E">
                            <w:rPr>
                              <w:rFonts w:ascii="Times New Roman" w:hAnsi="Times New Roman" w:cs="Times New Roman"/>
                            </w:rPr>
                            <w:t>1</w:t>
                          </w:r>
                          <w:r w:rsidR="00E9123F">
                            <w:rPr>
                              <w:rFonts w:ascii="Times New Roman" w:hAnsi="Times New Roman" w:cs="Times New Roman"/>
                            </w:rPr>
                            <w:t>1</w:t>
                          </w:r>
                          <w:r w:rsidRPr="00EE074E">
                            <w:rPr>
                              <w:rFonts w:ascii="Times New Roman" w:hAnsi="Times New Roman" w:cs="Times New Roman"/>
                            </w:rPr>
                            <w:t xml:space="preserve"> - Output R interaction effects offline - gender</w:t>
                          </w:r>
                        </w:p>
                      </w:txbxContent>
                    </v:textbox>
                  </v:shape>
                  <v:shape id="Picture 237" o:spid="_x0000_s1068" type="#_x0000_t75" alt="A picture containing sitting&#10;&#10;Description automatically generated" style="position:absolute;width:28771;height:223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" stroked="t" strokecolor="black [3213]">
                    <v:imagedata r:id="rId28" o:title="A picture containing sitting&#10;&#10;Description automatically generated"/>
                    <v:path arrowok="t"/>
                  </v:shape>
                </v:group>
                <v:group id="Group 238" o:spid="_x0000_s1069" style="position:absolute;width:28949;height:26162" coordsize="28949,261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">
                  <v:shape id="Text Box 239" o:spid="_x0000_s1070" type="#_x0000_t202" style="position:absolute;top:23368;width:28949;height:2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" stroked="f">
                    <v:textbox inset="0,0,0,0">
                      <w:txbxContent>
                        <w:p w14:paraId="21CB5689" w14:textId="106104A0" w:rsidR="00D8705E" w:rsidRPr="00EE074E" w:rsidRDefault="00D8705E" w:rsidP="00D8705E">
                          <w:pPr>
                            <w:pStyle w:val="Caption"/>
                            <w:rPr>
                              <w:rFonts w:ascii="Times New Roman" w:eastAsia="Calibri" w:hAnsi="Times New Roman" w:cs="Times New Roman"/>
                              <w:noProof/>
                            </w:rPr>
                          </w:pPr>
                          <w:r w:rsidRPr="00EE074E">
                            <w:rPr>
                              <w:rFonts w:ascii="Times New Roman" w:hAnsi="Times New Roman" w:cs="Times New Roman"/>
                            </w:rPr>
                            <w:t xml:space="preserve">Figure </w:t>
                          </w:r>
                          <w:r w:rsidR="00E9123F">
                            <w:rPr>
                              <w:rFonts w:ascii="Times New Roman" w:hAnsi="Times New Roman" w:cs="Times New Roman"/>
                            </w:rPr>
                            <w:t>10</w:t>
                          </w:r>
                          <w:r w:rsidRPr="00EE074E">
                            <w:rPr>
                              <w:rFonts w:ascii="Times New Roman" w:hAnsi="Times New Roman" w:cs="Times New Roman"/>
                            </w:rPr>
                            <w:t xml:space="preserve"> - Output R interaction effects offline – education level</w:t>
                          </w:r>
                        </w:p>
                      </w:txbxContent>
                    </v:textbox>
                  </v:shape>
                  <v:shape id="Picture 240" o:spid="_x0000_s1071" type="#_x0000_t75" alt="A screenshot of text&#10;&#10;Description automatically generated" style="position:absolute;width:28949;height:223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" stroked="t" strokecolor="black [3213]">
                    <v:imagedata r:id="rId29" o:title="A screenshot of text&#10;&#10;Description automatically generated"/>
                    <v:path arrowok="t"/>
                  </v:shape>
                </v:group>
                <w10:wrap type="tight" anchory="page"/>
              </v:group>
            </w:pict>
          </mc:Fallback>
        </mc:AlternateContent>
      </w:r>
    </w:p>
    <w:p w14:paraId="257EB38E" w14:textId="3054D30A" w:rsidR="00B96431" w:rsidDel="00F94EEB" w:rsidRDefault="00B96431" w:rsidP="007D55D6">
      <w:pPr>
        <w:rPr>
          <w:ins w:id="1748" w:author="Ditte Selders" w:date="2020-05-30T07:57:00Z"/>
          <w:del w:id="1749" w:author="Guus van den Akker" w:date="2020-06-06T11:41:00Z"/>
          <w:i/>
          <w:iCs/>
          <w:lang w:val="en-GB"/>
        </w:rPr>
      </w:pPr>
    </w:p>
    <w:p w14:paraId="7F538E5D" w14:textId="754CFC79" w:rsidR="007D55D6" w:rsidRPr="00133133" w:rsidRDefault="007D55D6" w:rsidP="007D55D6">
      <w:pPr>
        <w:rPr>
          <w:i/>
          <w:iCs/>
          <w:lang w:val="en-GB"/>
        </w:rPr>
      </w:pPr>
      <w:r w:rsidRPr="00133133">
        <w:rPr>
          <w:i/>
          <w:iCs/>
          <w:lang w:val="en-GB"/>
        </w:rPr>
        <w:t>Gender</w:t>
      </w:r>
    </w:p>
    <w:p w14:paraId="49C10EC5" w14:textId="6DAFB6FE" w:rsidR="00713954" w:rsidRPr="00133133" w:rsidRDefault="00713954" w:rsidP="00713954">
      <w:pPr>
        <w:ind w:firstLine="720"/>
        <w:rPr>
          <w:ins w:id="1750" w:author="Luuk van de Ven" w:date="2020-06-05T10:09:00Z"/>
          <w:lang w:val="en-GB"/>
        </w:rPr>
      </w:pPr>
      <w:ins w:id="1751" w:author="Luuk van de Ven" w:date="2020-06-05T10:09:00Z">
        <w:r>
          <w:rPr>
            <w:lang w:val="en-GB"/>
          </w:rPr>
          <w:t>I</w:t>
        </w:r>
        <w:r w:rsidRPr="00133133">
          <w:rPr>
            <w:lang w:val="en-GB"/>
          </w:rPr>
          <w:t>n contrast to education, the control variable considering participants</w:t>
        </w:r>
        <w:r>
          <w:rPr>
            <w:lang w:val="en-GB"/>
          </w:rPr>
          <w:t>’</w:t>
        </w:r>
        <w:r w:rsidRPr="00133133">
          <w:rPr>
            <w:lang w:val="en-GB"/>
          </w:rPr>
          <w:t xml:space="preserve"> gender does show a significant interaction effect (see figure </w:t>
        </w:r>
        <w:r>
          <w:rPr>
            <w:lang w:val="en-GB"/>
          </w:rPr>
          <w:t>11</w:t>
        </w:r>
        <w:r w:rsidRPr="00133133">
          <w:rPr>
            <w:lang w:val="en-GB"/>
          </w:rPr>
          <w:t xml:space="preserve">). Taking </w:t>
        </w:r>
        <w:r w:rsidRPr="00133133">
          <w:rPr>
            <w:i/>
            <w:iCs/>
            <w:lang w:val="en-GB"/>
          </w:rPr>
          <w:t>female</w:t>
        </w:r>
        <w:r w:rsidRPr="00133133">
          <w:rPr>
            <w:lang w:val="en-GB"/>
          </w:rPr>
          <w:t xml:space="preserve"> as a baseline level for this condition, the level </w:t>
        </w:r>
        <w:r w:rsidRPr="00133133">
          <w:rPr>
            <w:i/>
            <w:iCs/>
            <w:lang w:val="en-GB"/>
          </w:rPr>
          <w:t>male</w:t>
        </w:r>
        <w:r w:rsidRPr="00133133">
          <w:rPr>
            <w:lang w:val="en-GB"/>
          </w:rPr>
          <w:t xml:space="preserve"> gives an interaction effect that differs from the baseline level (interaction β = 0.145). As the confidence interval does not include zero, we concluded that the positive association between offline interactions and online participation is higher for </w:t>
        </w:r>
        <w:r w:rsidRPr="00133133">
          <w:rPr>
            <w:i/>
            <w:iCs/>
            <w:lang w:val="en-GB"/>
          </w:rPr>
          <w:t>men</w:t>
        </w:r>
        <w:r w:rsidRPr="00133133">
          <w:rPr>
            <w:lang w:val="en-GB"/>
          </w:rPr>
          <w:t xml:space="preserve"> than it is for the baseline level </w:t>
        </w:r>
        <w:r w:rsidRPr="00133133">
          <w:rPr>
            <w:i/>
            <w:iCs/>
            <w:lang w:val="en-GB"/>
          </w:rPr>
          <w:t>women</w:t>
        </w:r>
        <w:r w:rsidRPr="00133133">
          <w:rPr>
            <w:lang w:val="en-GB"/>
          </w:rPr>
          <w:t xml:space="preserve">. </w:t>
        </w:r>
        <w:r>
          <w:rPr>
            <w:lang w:val="en-GB"/>
          </w:rPr>
          <w:t>This difference could exist because women visit an offline event more to serve their social needs, whereas the reason for men is to find additional information on their cars. The presented online platform in the survey is more directed at information sharing than it is at socialising, as discussion topics are, amongst others, on mechanical car parts and delivery schedules (see appendix 2). This characteristic might be an explanation for the difference in effect on their online participation afterwards.</w:t>
        </w:r>
      </w:ins>
    </w:p>
    <w:p w14:paraId="43898636" w14:textId="0E6077BB" w:rsidR="007D55D6" w:rsidRPr="00133133" w:rsidRDefault="007D55D6" w:rsidP="00842D36">
      <w:pPr>
        <w:ind w:firstLine="720"/>
        <w:rPr>
          <w:lang w:val="en-GB"/>
        </w:rPr>
      </w:pPr>
      <w:del w:id="1752" w:author="Luuk van de Ven" w:date="2020-06-05T10:09:00Z">
        <w:r w:rsidRPr="00133133" w:rsidDel="00713954">
          <w:rPr>
            <w:lang w:val="en-GB"/>
          </w:rPr>
          <w:delText>In contrast to education, the control variable considering participants</w:delText>
        </w:r>
      </w:del>
      <w:ins w:id="1753" w:author="Ditte Selders" w:date="2020-05-30T07:57:00Z">
        <w:del w:id="1754" w:author="Luuk van de Ven" w:date="2020-06-05T10:09:00Z">
          <w:r w:rsidR="00B96431" w:rsidDel="00713954">
            <w:rPr>
              <w:lang w:val="en-GB"/>
            </w:rPr>
            <w:delText>’</w:delText>
          </w:r>
        </w:del>
      </w:ins>
      <w:del w:id="1755" w:author="Luuk van de Ven" w:date="2020-06-05T10:09:00Z">
        <w:r w:rsidRPr="00133133" w:rsidDel="00713954">
          <w:rPr>
            <w:lang w:val="en-GB"/>
          </w:rPr>
          <w:delText xml:space="preserve"> gender does show a significant interaction effect (see figure </w:delText>
        </w:r>
        <w:r w:rsidR="00992F68" w:rsidDel="00713954">
          <w:rPr>
            <w:lang w:val="en-GB"/>
          </w:rPr>
          <w:delText>1</w:delText>
        </w:r>
        <w:r w:rsidR="00606D37" w:rsidDel="00713954">
          <w:rPr>
            <w:lang w:val="en-GB"/>
          </w:rPr>
          <w:delText>1</w:delText>
        </w:r>
        <w:r w:rsidRPr="00133133" w:rsidDel="00713954">
          <w:rPr>
            <w:lang w:val="en-GB"/>
          </w:rPr>
          <w:delText xml:space="preserve">). Taking </w:delText>
        </w:r>
        <w:r w:rsidRPr="00133133" w:rsidDel="00713954">
          <w:rPr>
            <w:i/>
            <w:iCs/>
            <w:lang w:val="en-GB"/>
          </w:rPr>
          <w:delText>female</w:delText>
        </w:r>
        <w:r w:rsidRPr="00133133" w:rsidDel="00713954">
          <w:rPr>
            <w:lang w:val="en-GB"/>
          </w:rPr>
          <w:delText xml:space="preserve"> as a baseline level for this condition, the condition </w:delText>
        </w:r>
        <w:r w:rsidRPr="00133133" w:rsidDel="00713954">
          <w:rPr>
            <w:i/>
            <w:iCs/>
            <w:lang w:val="en-GB"/>
          </w:rPr>
          <w:delText>male</w:delText>
        </w:r>
        <w:r w:rsidRPr="00133133" w:rsidDel="00713954">
          <w:rPr>
            <w:lang w:val="en-GB"/>
          </w:rPr>
          <w:delText xml:space="preserve"> gives an interaction effect that differs from the baseline level (interaction β = 0.145). As the confidence interval does not include zero, we concluded that the positive association between offline interactions and online participation is higher for </w:delText>
        </w:r>
        <w:r w:rsidRPr="00133133" w:rsidDel="00713954">
          <w:rPr>
            <w:i/>
            <w:iCs/>
            <w:lang w:val="en-GB"/>
          </w:rPr>
          <w:delText>men</w:delText>
        </w:r>
        <w:r w:rsidRPr="00133133" w:rsidDel="00713954">
          <w:rPr>
            <w:lang w:val="en-GB"/>
          </w:rPr>
          <w:delText xml:space="preserve"> than it is for the baseline level </w:delText>
        </w:r>
        <w:r w:rsidRPr="00133133" w:rsidDel="00713954">
          <w:rPr>
            <w:i/>
            <w:iCs/>
            <w:lang w:val="en-GB"/>
          </w:rPr>
          <w:delText>women</w:delText>
        </w:r>
        <w:r w:rsidRPr="00133133" w:rsidDel="00713954">
          <w:rPr>
            <w:lang w:val="en-GB"/>
          </w:rPr>
          <w:delText xml:space="preserve">. </w:delText>
        </w:r>
        <w:r w:rsidR="00F37D8F" w:rsidDel="00713954">
          <w:rPr>
            <w:lang w:val="en-GB"/>
          </w:rPr>
          <w:delText>This could be the case because women</w:delText>
        </w:r>
        <w:r w:rsidR="00356C5F" w:rsidDel="00713954">
          <w:rPr>
            <w:lang w:val="en-GB"/>
          </w:rPr>
          <w:delText xml:space="preserve"> visit an offline event more to serve their social needs, whereas </w:delText>
        </w:r>
        <w:r w:rsidR="00471042" w:rsidDel="00713954">
          <w:rPr>
            <w:lang w:val="en-GB"/>
          </w:rPr>
          <w:delText>the reason for men is to find additional information on their cars. The presented online platform</w:delText>
        </w:r>
        <w:r w:rsidR="006C4A4B" w:rsidDel="00713954">
          <w:rPr>
            <w:lang w:val="en-GB"/>
          </w:rPr>
          <w:delText xml:space="preserve"> in the survey</w:delText>
        </w:r>
        <w:r w:rsidR="00471042" w:rsidDel="00713954">
          <w:rPr>
            <w:lang w:val="en-GB"/>
          </w:rPr>
          <w:delText xml:space="preserve"> is more directed at information sharing than it is </w:delText>
        </w:r>
        <w:r w:rsidR="00D71122" w:rsidDel="00713954">
          <w:rPr>
            <w:lang w:val="en-GB"/>
          </w:rPr>
          <w:delText>at socializing,</w:delText>
        </w:r>
        <w:r w:rsidR="006C4A4B" w:rsidDel="00713954">
          <w:rPr>
            <w:lang w:val="en-GB"/>
          </w:rPr>
          <w:delText xml:space="preserve"> as</w:delText>
        </w:r>
        <w:r w:rsidR="00A51A16" w:rsidDel="00713954">
          <w:rPr>
            <w:lang w:val="en-GB"/>
          </w:rPr>
          <w:delText xml:space="preserve"> discussion topics are</w:delText>
        </w:r>
        <w:r w:rsidR="00346B3C" w:rsidDel="00713954">
          <w:rPr>
            <w:lang w:val="en-GB"/>
          </w:rPr>
          <w:delText>, amongst others,</w:delText>
        </w:r>
        <w:r w:rsidR="00A51A16" w:rsidDel="00713954">
          <w:rPr>
            <w:lang w:val="en-GB"/>
          </w:rPr>
          <w:delText xml:space="preserve"> on mechanical car parts</w:delText>
        </w:r>
        <w:r w:rsidR="00346B3C" w:rsidDel="00713954">
          <w:rPr>
            <w:lang w:val="en-GB"/>
          </w:rPr>
          <w:delText xml:space="preserve"> and delivery schedules (see appendix 2). This</w:delText>
        </w:r>
        <w:r w:rsidR="00D71122" w:rsidDel="00713954">
          <w:rPr>
            <w:lang w:val="en-GB"/>
          </w:rPr>
          <w:delText xml:space="preserve"> might be an explanation for the difference in effect on their online participation afterwards.</w:delText>
        </w:r>
      </w:del>
      <w:r w:rsidR="00471042">
        <w:rPr>
          <w:lang w:val="en-GB"/>
        </w:rPr>
        <w:t xml:space="preserve"> </w:t>
      </w:r>
      <w:r w:rsidR="003D6FBD">
        <w:rPr>
          <w:lang w:val="en-GB"/>
        </w:rPr>
        <w:t xml:space="preserve">  </w:t>
      </w:r>
    </w:p>
    <w:p w14:paraId="3A64A413" w14:textId="77777777" w:rsidR="007D55D6" w:rsidRDefault="007D55D6" w:rsidP="007D55D6">
      <w:pPr>
        <w:rPr>
          <w:i/>
          <w:lang w:val="en-GB"/>
        </w:rPr>
      </w:pPr>
    </w:p>
    <w:p w14:paraId="7C3582DC" w14:textId="77777777" w:rsidR="008D7FFD" w:rsidRDefault="008D7FFD" w:rsidP="007D55D6">
      <w:pPr>
        <w:rPr>
          <w:i/>
          <w:iCs/>
          <w:lang w:val="en-GB"/>
        </w:rPr>
      </w:pPr>
    </w:p>
    <w:p w14:paraId="2921EE68" w14:textId="77777777" w:rsidR="008D7FFD" w:rsidRDefault="008D7FFD" w:rsidP="007D55D6">
      <w:pPr>
        <w:rPr>
          <w:i/>
          <w:iCs/>
          <w:lang w:val="en-GB"/>
        </w:rPr>
      </w:pPr>
    </w:p>
    <w:p w14:paraId="31F73167" w14:textId="77777777" w:rsidR="00C86B17" w:rsidRDefault="00C86B17">
      <w:pPr>
        <w:spacing w:line="240" w:lineRule="auto"/>
        <w:jc w:val="left"/>
        <w:rPr>
          <w:ins w:id="1756" w:author="Guus van den Akker" w:date="2020-06-06T11:41:00Z"/>
          <w:i/>
          <w:iCs/>
          <w:lang w:val="en-GB"/>
        </w:rPr>
      </w:pPr>
      <w:ins w:id="1757" w:author="Guus van den Akker" w:date="2020-06-06T11:41:00Z">
        <w:r>
          <w:rPr>
            <w:i/>
            <w:iCs/>
            <w:lang w:val="en-GB"/>
          </w:rPr>
          <w:br w:type="page"/>
        </w:r>
      </w:ins>
    </w:p>
    <w:p w14:paraId="185686EF" w14:textId="0D2DD2A8" w:rsidR="007D55D6" w:rsidRPr="00133133" w:rsidRDefault="007D55D6" w:rsidP="007D55D6">
      <w:pPr>
        <w:rPr>
          <w:i/>
          <w:iCs/>
          <w:lang w:val="en-GB"/>
        </w:rPr>
      </w:pPr>
      <w:r w:rsidRPr="00133133">
        <w:rPr>
          <w:i/>
          <w:iCs/>
          <w:lang w:val="en-GB"/>
        </w:rPr>
        <w:lastRenderedPageBreak/>
        <w:t>Case-specific control variables</w:t>
      </w:r>
    </w:p>
    <w:p w14:paraId="7C597EBC" w14:textId="77777777" w:rsidR="00776FEC" w:rsidRDefault="00776FEC" w:rsidP="00776FEC">
      <w:pPr>
        <w:ind w:firstLine="720"/>
        <w:rPr>
          <w:ins w:id="1758" w:author="Luuk van de Ven" w:date="2020-06-05T10:10:00Z"/>
          <w:lang w:val="en-GB"/>
        </w:rPr>
      </w:pPr>
      <w:ins w:id="1759" w:author="Luuk van de Ven" w:date="2020-06-05T10:10:00Z">
        <w:r w:rsidRPr="00133133">
          <w:rPr>
            <w:lang w:val="en-GB"/>
          </w:rPr>
          <w:t xml:space="preserve">The final three control variables are specific to the case described in the survey. </w:t>
        </w:r>
        <w:r>
          <w:rPr>
            <w:lang w:val="en-GB"/>
          </w:rPr>
          <w:t xml:space="preserve">We included these variables to account for the effect of differences in enthusiasm about the product group and internet proficiency. Furthermore, we used a question on whether participants are part of a brand community in real life to see whether the effect is different between participants who are community members outside the experiment and participants who are not. </w:t>
        </w:r>
      </w:ins>
    </w:p>
    <w:p w14:paraId="105FDA00" w14:textId="77777777" w:rsidR="00776FEC" w:rsidRDefault="00776FEC" w:rsidP="00776FEC">
      <w:pPr>
        <w:ind w:firstLine="720"/>
        <w:rPr>
          <w:ins w:id="1760" w:author="Luuk van de Ven" w:date="2020-06-05T10:10:00Z"/>
          <w:lang w:val="en-GB"/>
        </w:rPr>
      </w:pPr>
      <w:ins w:id="1761" w:author="Luuk van de Ven" w:date="2020-06-05T10:10:00Z">
        <w:r w:rsidRPr="00133133">
          <w:rPr>
            <w:lang w:val="en-GB"/>
          </w:rPr>
          <w:t xml:space="preserve">First, we asked participants to rate to what extent (1-5) they considered themselves to be a </w:t>
        </w:r>
        <w:r w:rsidRPr="00133133">
          <w:rPr>
            <w:i/>
            <w:iCs/>
            <w:lang w:val="en-GB"/>
          </w:rPr>
          <w:t>car enthusiast</w:t>
        </w:r>
        <w:r w:rsidRPr="00133133">
          <w:rPr>
            <w:lang w:val="en-GB"/>
          </w:rPr>
          <w:t xml:space="preserve">. Next to that, we asked them to what extent they considered themselves to be </w:t>
        </w:r>
        <w:r w:rsidRPr="00133133">
          <w:rPr>
            <w:i/>
            <w:iCs/>
            <w:lang w:val="en-GB"/>
          </w:rPr>
          <w:t xml:space="preserve">proficient in working with computers </w:t>
        </w:r>
        <w:r w:rsidRPr="00133133">
          <w:rPr>
            <w:lang w:val="en-GB"/>
          </w:rPr>
          <w:t>(1-5). Both variables do not show interaction effects that differ significantly from zero (see figures 1</w:t>
        </w:r>
        <w:r>
          <w:rPr>
            <w:lang w:val="en-GB"/>
          </w:rPr>
          <w:t>2</w:t>
        </w:r>
        <w:r w:rsidRPr="00133133">
          <w:rPr>
            <w:lang w:val="en-GB"/>
          </w:rPr>
          <w:t xml:space="preserve"> and 1</w:t>
        </w:r>
        <w:r>
          <w:rPr>
            <w:lang w:val="en-GB"/>
          </w:rPr>
          <w:t>3</w:t>
        </w:r>
        <w:r w:rsidRPr="00133133">
          <w:rPr>
            <w:lang w:val="en-GB"/>
          </w:rPr>
          <w:t>). These results indicate that the positive association between offline events and online participation does not differ between the different levels of these variables.</w:t>
        </w:r>
      </w:ins>
    </w:p>
    <w:p w14:paraId="54F1B412" w14:textId="4EE47C7A" w:rsidR="00DD4BED" w:rsidDel="00776FEC" w:rsidRDefault="00FB4FFD" w:rsidP="00842D36">
      <w:pPr>
        <w:ind w:firstLine="720"/>
        <w:rPr>
          <w:del w:id="1762" w:author="Luuk van de Ven" w:date="2020-06-05T10:10:00Z"/>
          <w:lang w:val="en-GB"/>
        </w:rPr>
      </w:pPr>
      <w:r w:rsidRPr="00133133">
        <w:rPr>
          <w:noProof/>
          <w:lang w:val="en-GB"/>
        </w:rPr>
        <mc:AlternateContent>
          <mc:Choice Requires="wpg">
            <w:drawing>
              <wp:anchor distT="0" distB="0" distL="114300" distR="114300" simplePos="0" relativeHeight="251658268" behindDoc="0" locked="0" layoutInCell="1" allowOverlap="1" wp14:anchorId="70C46610" wp14:editId="3D9AA7E2">
                <wp:simplePos x="0" y="0"/>
                <wp:positionH relativeFrom="column">
                  <wp:posOffset>19050</wp:posOffset>
                </wp:positionH>
                <wp:positionV relativeFrom="page">
                  <wp:posOffset>6541770</wp:posOffset>
                </wp:positionV>
                <wp:extent cx="6564630" cy="2802890"/>
                <wp:effectExtent l="19050" t="19050" r="7620" b="0"/>
                <wp:wrapTight wrapText="bothSides">
                  <wp:wrapPolygon edited="0">
                    <wp:start x="-63" y="-147"/>
                    <wp:lineTo x="-63" y="20700"/>
                    <wp:lineTo x="9778" y="20993"/>
                    <wp:lineTo x="9778" y="21434"/>
                    <wp:lineTo x="21562" y="21434"/>
                    <wp:lineTo x="21562" y="18498"/>
                    <wp:lineTo x="19619" y="16295"/>
                    <wp:lineTo x="19619" y="-147"/>
                    <wp:lineTo x="-63" y="-147"/>
                  </wp:wrapPolygon>
                </wp:wrapTight>
                <wp:docPr id="241" name="Group 241"/>
                <wp:cNvGraphicFramePr/>
                <a:graphic xmlns:a="http://schemas.openxmlformats.org/drawingml/2006/main">
                  <a:graphicData uri="http://schemas.microsoft.com/office/word/2010/wordprocessingGroup">
                    <wpg:wgp>
                      <wpg:cNvGrpSpPr/>
                      <wpg:grpSpPr>
                        <a:xfrm>
                          <a:off x="0" y="0"/>
                          <a:ext cx="6564630" cy="2802890"/>
                          <a:chOff x="182880" y="0"/>
                          <a:chExt cx="6564630" cy="2802890"/>
                        </a:xfrm>
                      </wpg:grpSpPr>
                      <wpg:grpSp>
                        <wpg:cNvPr id="242" name="Group 242"/>
                        <wpg:cNvGrpSpPr/>
                        <wpg:grpSpPr>
                          <a:xfrm>
                            <a:off x="182880" y="0"/>
                            <a:ext cx="3006090" cy="2696210"/>
                            <a:chOff x="182880" y="0"/>
                            <a:chExt cx="3006090" cy="2696210"/>
                          </a:xfrm>
                        </wpg:grpSpPr>
                        <wps:wsp>
                          <wps:cNvPr id="243" name="Text Box 243"/>
                          <wps:cNvSpPr txBox="1"/>
                          <wps:spPr>
                            <a:xfrm>
                              <a:off x="182880" y="2413000"/>
                              <a:ext cx="3006090" cy="283210"/>
                            </a:xfrm>
                            <a:prstGeom prst="rect">
                              <a:avLst/>
                            </a:prstGeom>
                            <a:solidFill>
                              <a:prstClr val="white"/>
                            </a:solidFill>
                            <a:ln>
                              <a:noFill/>
                            </a:ln>
                          </wps:spPr>
                          <wps:txbx>
                            <w:txbxContent>
                              <w:p w14:paraId="371A8B88" w14:textId="4A04F37D" w:rsidR="00D8705E" w:rsidRPr="00EE074E" w:rsidRDefault="00D8705E" w:rsidP="00D8705E">
                                <w:pPr>
                                  <w:pStyle w:val="Caption"/>
                                  <w:rPr>
                                    <w:rFonts w:ascii="Times New Roman" w:eastAsia="Calibri" w:hAnsi="Times New Roman" w:cs="Times New Roman"/>
                                    <w:noProof/>
                                  </w:rPr>
                                </w:pPr>
                                <w:r w:rsidRPr="00EE074E">
                                  <w:rPr>
                                    <w:rFonts w:ascii="Times New Roman" w:hAnsi="Times New Roman" w:cs="Times New Roman"/>
                                  </w:rPr>
                                  <w:t>Figure 1</w:t>
                                </w:r>
                                <w:r w:rsidR="007145A9">
                                  <w:rPr>
                                    <w:rFonts w:ascii="Times New Roman" w:hAnsi="Times New Roman" w:cs="Times New Roman"/>
                                  </w:rPr>
                                  <w:t>2</w:t>
                                </w:r>
                                <w:r w:rsidRPr="00EE074E">
                                  <w:rPr>
                                    <w:rFonts w:ascii="Times New Roman" w:hAnsi="Times New Roman" w:cs="Times New Roman"/>
                                  </w:rPr>
                                  <w:t xml:space="preserve"> - Output R interaction effects offline – car enthusiast</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pic:pic xmlns:pic="http://schemas.openxmlformats.org/drawingml/2006/picture">
                          <pic:nvPicPr>
                            <pic:cNvPr id="244" name="Picture 244" descr="A screenshot of a cell phone&#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182880" y="0"/>
                              <a:ext cx="2875915" cy="2247900"/>
                            </a:xfrm>
                            <a:prstGeom prst="rect">
                              <a:avLst/>
                            </a:prstGeom>
                            <a:ln>
                              <a:solidFill>
                                <a:schemeClr val="tx1"/>
                              </a:solidFill>
                            </a:ln>
                          </pic:spPr>
                        </pic:pic>
                      </wpg:grpSp>
                      <pic:pic xmlns:pic="http://schemas.openxmlformats.org/drawingml/2006/picture">
                        <pic:nvPicPr>
                          <pic:cNvPr id="245" name="Picture 245" descr="A screenshot of a cell phone&#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3187700" y="0"/>
                            <a:ext cx="2911475" cy="2251075"/>
                          </a:xfrm>
                          <a:prstGeom prst="rect">
                            <a:avLst/>
                          </a:prstGeom>
                          <a:ln>
                            <a:solidFill>
                              <a:schemeClr val="tx1"/>
                            </a:solidFill>
                          </a:ln>
                        </pic:spPr>
                      </pic:pic>
                      <wps:wsp>
                        <wps:cNvPr id="246" name="Text Box 246"/>
                        <wps:cNvSpPr txBox="1"/>
                        <wps:spPr>
                          <a:xfrm>
                            <a:off x="3190240" y="2413000"/>
                            <a:ext cx="3557270" cy="389890"/>
                          </a:xfrm>
                          <a:prstGeom prst="rect">
                            <a:avLst/>
                          </a:prstGeom>
                          <a:solidFill>
                            <a:prstClr val="white"/>
                          </a:solidFill>
                          <a:ln>
                            <a:noFill/>
                          </a:ln>
                        </wps:spPr>
                        <wps:txbx>
                          <w:txbxContent>
                            <w:p w14:paraId="765DF4AF" w14:textId="507E0D7F" w:rsidR="00D8705E" w:rsidRPr="00EE074E" w:rsidRDefault="00D8705E" w:rsidP="00D8705E">
                              <w:pPr>
                                <w:pStyle w:val="Caption"/>
                                <w:rPr>
                                  <w:rFonts w:ascii="Times New Roman" w:eastAsia="Calibri" w:hAnsi="Times New Roman" w:cs="Times New Roman"/>
                                  <w:noProof/>
                                </w:rPr>
                              </w:pPr>
                              <w:r w:rsidRPr="00EE074E">
                                <w:rPr>
                                  <w:rFonts w:ascii="Times New Roman" w:hAnsi="Times New Roman" w:cs="Times New Roman"/>
                                </w:rPr>
                                <w:t xml:space="preserve">Figure </w:t>
                              </w:r>
                              <w:r w:rsidR="00537763" w:rsidRPr="00EE074E">
                                <w:rPr>
                                  <w:rFonts w:ascii="Times New Roman" w:hAnsi="Times New Roman" w:cs="Times New Roman"/>
                                </w:rPr>
                                <w:t>1</w:t>
                              </w:r>
                              <w:r w:rsidR="007145A9">
                                <w:rPr>
                                  <w:rFonts w:ascii="Times New Roman" w:hAnsi="Times New Roman" w:cs="Times New Roman"/>
                                </w:rPr>
                                <w:t>3</w:t>
                              </w:r>
                              <w:r w:rsidRPr="00EE074E">
                                <w:rPr>
                                  <w:rFonts w:ascii="Times New Roman" w:hAnsi="Times New Roman" w:cs="Times New Roman"/>
                                </w:rPr>
                                <w:t xml:space="preserve"> - Output R interaction effects offline – proficient with computers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70C46610" id="Group 241" o:spid="_x0000_s1072" style="position:absolute;left:0;text-align:left;margin-left:1.5pt;margin-top:515.1pt;width:516.9pt;height:220.7pt;z-index:251658268;mso-position-vertical-relative:page;mso-width-relative:margin" coordorigin="1828" coordsize="65646,2802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">
                <v:group id="Group 242" o:spid="_x0000_s1073" style="position:absolute;left:1828;width:30061;height:26962" coordorigin="1828" coordsize="30060,269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">
                  <v:shape id="Text Box 243" o:spid="_x0000_s1074" type="#_x0000_t202" style="position:absolute;left:1828;top:24130;width:30061;height:28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" stroked="f">
                    <v:textbox inset="0,0,0,0">
                      <w:txbxContent>
                        <w:p w14:paraId="371A8B88" w14:textId="4A04F37D" w:rsidR="00D8705E" w:rsidRPr="00EE074E" w:rsidRDefault="00D8705E" w:rsidP="00D8705E">
                          <w:pPr>
                            <w:pStyle w:val="Caption"/>
                            <w:rPr>
                              <w:rFonts w:ascii="Times New Roman" w:eastAsia="Calibri" w:hAnsi="Times New Roman" w:cs="Times New Roman"/>
                              <w:noProof/>
                            </w:rPr>
                          </w:pPr>
                          <w:r w:rsidRPr="00EE074E">
                            <w:rPr>
                              <w:rFonts w:ascii="Times New Roman" w:hAnsi="Times New Roman" w:cs="Times New Roman"/>
                            </w:rPr>
                            <w:t>Figure 1</w:t>
                          </w:r>
                          <w:r w:rsidR="007145A9">
                            <w:rPr>
                              <w:rFonts w:ascii="Times New Roman" w:hAnsi="Times New Roman" w:cs="Times New Roman"/>
                            </w:rPr>
                            <w:t>2</w:t>
                          </w:r>
                          <w:r w:rsidRPr="00EE074E">
                            <w:rPr>
                              <w:rFonts w:ascii="Times New Roman" w:hAnsi="Times New Roman" w:cs="Times New Roman"/>
                            </w:rPr>
                            <w:t xml:space="preserve"> - Output R interaction effects offline – car enthusiast</w:t>
                          </w:r>
                        </w:p>
                      </w:txbxContent>
                    </v:textbox>
                  </v:shape>
                  <v:shape id="Picture 244" o:spid="_x0000_s1075" type="#_x0000_t75" alt="A screenshot of a cell phone&#10;&#10;Description automatically generated" style="position:absolute;left:1828;width:28759;height:224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" stroked="t" strokecolor="black [3213]">
                    <v:imagedata r:id="rId32" o:title="A screenshot of a cell phone&#10;&#10;Description automatically generated"/>
                    <v:path arrowok="t"/>
                  </v:shape>
                </v:group>
                <v:shape id="Picture 245" o:spid="_x0000_s1076" type="#_x0000_t75" alt="A screenshot of a cell phone&#10;&#10;Description automatically generated" style="position:absolute;left:31877;width:29114;height:225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" stroked="t" strokecolor="black [3213]">
                  <v:imagedata r:id="rId33" o:title="A screenshot of a cell phone&#10;&#10;Description automatically generated"/>
                  <v:path arrowok="t"/>
                </v:shape>
                <v:shape id="Text Box 246" o:spid="_x0000_s1077" type="#_x0000_t202" style="position:absolute;left:31902;top:24130;width:35573;height:38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" stroked="f">
                  <v:textbox style="mso-fit-shape-to-text:t" inset="0,0,0,0">
                    <w:txbxContent>
                      <w:p w14:paraId="765DF4AF" w14:textId="507E0D7F" w:rsidR="00D8705E" w:rsidRPr="00EE074E" w:rsidRDefault="00D8705E" w:rsidP="00D8705E">
                        <w:pPr>
                          <w:pStyle w:val="Caption"/>
                          <w:rPr>
                            <w:rFonts w:ascii="Times New Roman" w:eastAsia="Calibri" w:hAnsi="Times New Roman" w:cs="Times New Roman"/>
                            <w:noProof/>
                          </w:rPr>
                        </w:pPr>
                        <w:r w:rsidRPr="00EE074E">
                          <w:rPr>
                            <w:rFonts w:ascii="Times New Roman" w:hAnsi="Times New Roman" w:cs="Times New Roman"/>
                          </w:rPr>
                          <w:t xml:space="preserve">Figure </w:t>
                        </w:r>
                        <w:r w:rsidR="00537763" w:rsidRPr="00EE074E">
                          <w:rPr>
                            <w:rFonts w:ascii="Times New Roman" w:hAnsi="Times New Roman" w:cs="Times New Roman"/>
                          </w:rPr>
                          <w:t>1</w:t>
                        </w:r>
                        <w:r w:rsidR="007145A9">
                          <w:rPr>
                            <w:rFonts w:ascii="Times New Roman" w:hAnsi="Times New Roman" w:cs="Times New Roman"/>
                          </w:rPr>
                          <w:t>3</w:t>
                        </w:r>
                        <w:r w:rsidRPr="00EE074E">
                          <w:rPr>
                            <w:rFonts w:ascii="Times New Roman" w:hAnsi="Times New Roman" w:cs="Times New Roman"/>
                          </w:rPr>
                          <w:t xml:space="preserve"> - Output R interaction effects offline – proficient with computers</w:t>
                        </w:r>
                      </w:p>
                    </w:txbxContent>
                  </v:textbox>
                </v:shape>
                <w10:wrap type="tight" anchory="page"/>
              </v:group>
            </w:pict>
          </mc:Fallback>
        </mc:AlternateContent>
      </w:r>
      <w:del w:id="1763" w:author="Luuk van de Ven" w:date="2020-06-05T10:10:00Z">
        <w:r w:rsidR="007D55D6" w:rsidRPr="00133133" w:rsidDel="00776FEC">
          <w:rPr>
            <w:lang w:val="en-GB"/>
          </w:rPr>
          <w:delText xml:space="preserve">The final three control variables are specific to the case described in the survey. </w:delText>
        </w:r>
        <w:r w:rsidR="00926C7C" w:rsidDel="00776FEC">
          <w:rPr>
            <w:lang w:val="en-GB"/>
          </w:rPr>
          <w:delText>We included these variables to account for the effect of differences in enthusiasm about the product group</w:delText>
        </w:r>
        <w:r w:rsidR="002C0157" w:rsidDel="00776FEC">
          <w:rPr>
            <w:lang w:val="en-GB"/>
          </w:rPr>
          <w:delText xml:space="preserve"> and internet proficiency. Furthermore</w:delText>
        </w:r>
        <w:r w:rsidR="00A72D17" w:rsidDel="00776FEC">
          <w:rPr>
            <w:lang w:val="en-GB"/>
          </w:rPr>
          <w:delText>,</w:delText>
        </w:r>
        <w:r w:rsidR="002C0157" w:rsidDel="00776FEC">
          <w:rPr>
            <w:lang w:val="en-GB"/>
          </w:rPr>
          <w:delText xml:space="preserve"> we used a question on whether participants are part of a brand community in real life to see whether the effect </w:delText>
        </w:r>
        <w:r w:rsidR="00A26F00" w:rsidDel="00776FEC">
          <w:rPr>
            <w:lang w:val="en-GB"/>
          </w:rPr>
          <w:delText xml:space="preserve">is different </w:delText>
        </w:r>
        <w:r w:rsidR="00A72D17" w:rsidDel="00776FEC">
          <w:rPr>
            <w:lang w:val="en-GB"/>
          </w:rPr>
          <w:delText xml:space="preserve">between participants who are community members </w:delText>
        </w:r>
        <w:r w:rsidR="005455C7" w:rsidDel="00776FEC">
          <w:rPr>
            <w:lang w:val="en-GB"/>
          </w:rPr>
          <w:delText>outside</w:delText>
        </w:r>
        <w:r w:rsidR="00A72D17" w:rsidDel="00776FEC">
          <w:rPr>
            <w:lang w:val="en-GB"/>
          </w:rPr>
          <w:delText xml:space="preserve"> the experiment and participants who are not</w:delText>
        </w:r>
        <w:r w:rsidR="00A26F00" w:rsidDel="00776FEC">
          <w:rPr>
            <w:lang w:val="en-GB"/>
          </w:rPr>
          <w:delText xml:space="preserve">. </w:delText>
        </w:r>
      </w:del>
    </w:p>
    <w:p w14:paraId="08C1FC13" w14:textId="5723329C" w:rsidR="00735524" w:rsidDel="00776FEC" w:rsidRDefault="007D55D6" w:rsidP="00DD4BED">
      <w:pPr>
        <w:ind w:firstLine="720"/>
        <w:rPr>
          <w:del w:id="1764" w:author="Luuk van de Ven" w:date="2020-06-05T10:10:00Z"/>
          <w:lang w:val="en-GB"/>
        </w:rPr>
      </w:pPr>
      <w:del w:id="1765" w:author="Luuk van de Ven" w:date="2020-06-05T10:10:00Z">
        <w:r w:rsidRPr="00133133" w:rsidDel="00776FEC">
          <w:rPr>
            <w:lang w:val="en-GB"/>
          </w:rPr>
          <w:delText xml:space="preserve">First, we asked participants to rate to what extent (1-5) they considered themselves to be a </w:delText>
        </w:r>
        <w:r w:rsidRPr="00133133" w:rsidDel="00776FEC">
          <w:rPr>
            <w:i/>
            <w:iCs/>
            <w:lang w:val="en-GB"/>
          </w:rPr>
          <w:delText>car enthusiast</w:delText>
        </w:r>
        <w:r w:rsidRPr="00133133" w:rsidDel="00776FEC">
          <w:rPr>
            <w:lang w:val="en-GB"/>
          </w:rPr>
          <w:delText xml:space="preserve">. Next to that, they were asked to what extent they considered themselves to be </w:delText>
        </w:r>
        <w:r w:rsidRPr="00133133" w:rsidDel="00776FEC">
          <w:rPr>
            <w:i/>
            <w:iCs/>
            <w:lang w:val="en-GB"/>
          </w:rPr>
          <w:delText xml:space="preserve">proficient in working with computers </w:delText>
        </w:r>
        <w:r w:rsidRPr="00133133" w:rsidDel="00776FEC">
          <w:rPr>
            <w:lang w:val="en-GB"/>
          </w:rPr>
          <w:delText>(1-5). Both variables do not show interaction effects that differ significantly from zero (see figures 1</w:delText>
        </w:r>
        <w:r w:rsidR="00E56B11" w:rsidDel="00776FEC">
          <w:rPr>
            <w:lang w:val="en-GB"/>
          </w:rPr>
          <w:delText>2</w:delText>
        </w:r>
        <w:r w:rsidRPr="00133133" w:rsidDel="00776FEC">
          <w:rPr>
            <w:lang w:val="en-GB"/>
          </w:rPr>
          <w:delText xml:space="preserve"> and 1</w:delText>
        </w:r>
        <w:r w:rsidR="00E56B11" w:rsidDel="00776FEC">
          <w:rPr>
            <w:lang w:val="en-GB"/>
          </w:rPr>
          <w:delText>3</w:delText>
        </w:r>
        <w:r w:rsidRPr="00133133" w:rsidDel="00776FEC">
          <w:rPr>
            <w:lang w:val="en-GB"/>
          </w:rPr>
          <w:delText xml:space="preserve">). This indicates that the positive association between offline events and online participation does not differ between the different levels of these variables. </w:delText>
        </w:r>
      </w:del>
    </w:p>
    <w:p w14:paraId="177D43B0" w14:textId="6FC0B4C9" w:rsidR="00D8705E" w:rsidRPr="00133133" w:rsidRDefault="00D8705E" w:rsidP="00DD4BED">
      <w:pPr>
        <w:ind w:firstLine="720"/>
        <w:rPr>
          <w:lang w:val="en-GB"/>
        </w:rPr>
      </w:pPr>
      <w:r w:rsidRPr="00133133">
        <w:rPr>
          <w:lang w:val="en-GB"/>
        </w:rPr>
        <w:t>The third and final of t</w:t>
      </w:r>
      <w:r w:rsidR="00DD4BED">
        <w:rPr>
          <w:lang w:val="en-GB"/>
        </w:rPr>
        <w:t>h</w:t>
      </w:r>
      <w:r w:rsidRPr="00133133">
        <w:rPr>
          <w:lang w:val="en-GB"/>
        </w:rPr>
        <w:t xml:space="preserve">e case-specific variables asked participants to rate the extent to which they considered themselves to be </w:t>
      </w:r>
      <w:r w:rsidRPr="00133133">
        <w:rPr>
          <w:i/>
          <w:iCs/>
          <w:lang w:val="en-GB"/>
        </w:rPr>
        <w:t xml:space="preserve">a member of a brand community in the real world </w:t>
      </w:r>
      <w:r w:rsidRPr="00133133">
        <w:rPr>
          <w:lang w:val="en-GB"/>
        </w:rPr>
        <w:t>(1-5). As depicted in figure 1</w:t>
      </w:r>
      <w:r w:rsidR="002A14E0">
        <w:rPr>
          <w:lang w:val="en-GB"/>
        </w:rPr>
        <w:t>4</w:t>
      </w:r>
      <w:r w:rsidRPr="00133133">
        <w:rPr>
          <w:lang w:val="en-GB"/>
        </w:rPr>
        <w:t xml:space="preserve">, we obtained an interesting result. The output of the model returns a negative interaction effect for this control variable (interaction β = - 0.122) </w:t>
      </w:r>
      <w:del w:id="1766" w:author="Ditte Selders" w:date="2020-05-30T08:03:00Z">
        <w:r w:rsidRPr="00133133">
          <w:rPr>
            <w:lang w:val="en-GB"/>
          </w:rPr>
          <w:delText xml:space="preserve">which </w:delText>
        </w:r>
      </w:del>
      <w:ins w:id="1767" w:author="Ditte Selders" w:date="2020-05-30T08:03:00Z">
        <w:r w:rsidR="006D5CA5">
          <w:rPr>
            <w:lang w:val="en-GB"/>
          </w:rPr>
          <w:t xml:space="preserve">with </w:t>
        </w:r>
      </w:ins>
      <w:r w:rsidR="00E026AA">
        <w:rPr>
          <w:lang w:val="en-GB"/>
        </w:rPr>
        <w:t xml:space="preserve">a </w:t>
      </w:r>
      <w:r w:rsidR="00E026AA" w:rsidRPr="00133133">
        <w:rPr>
          <w:lang w:val="en-GB"/>
        </w:rPr>
        <w:t>confidence</w:t>
      </w:r>
      <w:r w:rsidRPr="00133133">
        <w:rPr>
          <w:lang w:val="en-GB"/>
        </w:rPr>
        <w:t xml:space="preserve"> </w:t>
      </w:r>
      <w:r w:rsidRPr="00133133">
        <w:rPr>
          <w:lang w:val="en-GB"/>
        </w:rPr>
        <w:lastRenderedPageBreak/>
        <w:t xml:space="preserve">interval </w:t>
      </w:r>
      <w:ins w:id="1768" w:author="Ditte Selders" w:date="2020-05-30T08:03:00Z">
        <w:r w:rsidR="006D5CA5">
          <w:rPr>
            <w:lang w:val="en-GB"/>
          </w:rPr>
          <w:t xml:space="preserve">that </w:t>
        </w:r>
      </w:ins>
      <w:r w:rsidRPr="00133133">
        <w:rPr>
          <w:lang w:val="en-GB"/>
        </w:rPr>
        <w:t xml:space="preserve">does not overlap with zero. This indicates that the positive association between offline interaction and online participation is less intense for people who consider themselves to be a brand community member in the real world. </w:t>
      </w:r>
      <w:r w:rsidR="00C92E92">
        <w:rPr>
          <w:lang w:val="en-GB"/>
        </w:rPr>
        <w:t xml:space="preserve">This could mean that the observed effect is less strong in a real brand community setting, </w:t>
      </w:r>
      <w:r w:rsidR="00A11489">
        <w:rPr>
          <w:lang w:val="en-GB"/>
        </w:rPr>
        <w:t xml:space="preserve">but we think another explanation for this observed effect is </w:t>
      </w:r>
      <w:r w:rsidR="00BC006C">
        <w:rPr>
          <w:lang w:val="en-GB"/>
        </w:rPr>
        <w:t xml:space="preserve">possible too. </w:t>
      </w:r>
      <w:r w:rsidR="003A190E">
        <w:rPr>
          <w:lang w:val="en-GB"/>
        </w:rPr>
        <w:t>A very high positive coefficient</w:t>
      </w:r>
      <w:r w:rsidR="00544BF5">
        <w:rPr>
          <w:lang w:val="en-GB"/>
        </w:rPr>
        <w:t xml:space="preserve"> (0.369, p</w:t>
      </w:r>
      <w:r w:rsidR="00EF7728">
        <w:rPr>
          <w:lang w:val="en-GB"/>
        </w:rPr>
        <w:t xml:space="preserve"> &lt; 0.001) is reported for the overall effect on online participation for </w:t>
      </w:r>
      <w:r w:rsidR="00AF36E3">
        <w:rPr>
          <w:lang w:val="en-GB"/>
        </w:rPr>
        <w:t xml:space="preserve">people who consider themselves to be part of a brand community in the real world compared to people who do not. The fact that </w:t>
      </w:r>
      <w:r w:rsidR="00BF0EB6">
        <w:rPr>
          <w:lang w:val="en-GB"/>
        </w:rPr>
        <w:t>these people already score high on participation in the group in which no offline event took place</w:t>
      </w:r>
      <w:r w:rsidR="00B80669">
        <w:rPr>
          <w:lang w:val="en-GB"/>
        </w:rPr>
        <w:t xml:space="preserve">. </w:t>
      </w:r>
      <w:ins w:id="1769" w:author="Luuk van de Ven" w:date="2020-06-05T10:11:00Z">
        <w:r w:rsidR="007A3964">
          <w:rPr>
            <w:lang w:val="en-GB"/>
          </w:rPr>
          <w:t xml:space="preserve">This finding could make the effect of organising such an offline event relatively less effective compared to people who do not consider themselves to be part of a brand community in real life. </w:t>
        </w:r>
        <w:r w:rsidR="007A3964" w:rsidRPr="00133133">
          <w:rPr>
            <w:lang w:val="en-GB"/>
          </w:rPr>
          <w:t>Given the high managerial relevance of this variable</w:t>
        </w:r>
        <w:r w:rsidR="007A3964">
          <w:rPr>
            <w:lang w:val="en-GB"/>
          </w:rPr>
          <w:t>, additional research on real brand communities should test this effect and define its causes.</w:t>
        </w:r>
      </w:ins>
      <w:del w:id="1770" w:author="Luuk van de Ven" w:date="2020-06-05T10:11:00Z">
        <w:r w:rsidR="00B80669" w:rsidDel="007A3964">
          <w:rPr>
            <w:lang w:val="en-GB"/>
          </w:rPr>
          <w:delText>This</w:delText>
        </w:r>
        <w:r w:rsidR="00BF0EB6" w:rsidDel="007A3964">
          <w:rPr>
            <w:lang w:val="en-GB"/>
          </w:rPr>
          <w:delText xml:space="preserve"> </w:delText>
        </w:r>
        <w:r w:rsidR="00D82DFF" w:rsidDel="007A3964">
          <w:rPr>
            <w:lang w:val="en-GB"/>
          </w:rPr>
          <w:delText>could make the effect of organising such an offline event</w:delText>
        </w:r>
        <w:r w:rsidR="00BA36D5" w:rsidDel="007A3964">
          <w:rPr>
            <w:lang w:val="en-GB"/>
          </w:rPr>
          <w:delText xml:space="preserve"> relatively</w:delText>
        </w:r>
        <w:r w:rsidR="00D82DFF" w:rsidDel="007A3964">
          <w:rPr>
            <w:lang w:val="en-GB"/>
          </w:rPr>
          <w:delText xml:space="preserve"> less</w:delText>
        </w:r>
        <w:r w:rsidR="00BA36D5" w:rsidDel="007A3964">
          <w:rPr>
            <w:lang w:val="en-GB"/>
          </w:rPr>
          <w:delText xml:space="preserve"> effective</w:delText>
        </w:r>
        <w:r w:rsidR="00D82DFF" w:rsidDel="007A3964">
          <w:rPr>
            <w:lang w:val="en-GB"/>
          </w:rPr>
          <w:delText xml:space="preserve"> </w:delText>
        </w:r>
        <w:r w:rsidR="00BA36D5" w:rsidDel="007A3964">
          <w:rPr>
            <w:lang w:val="en-GB"/>
          </w:rPr>
          <w:delText>compared t</w:delText>
        </w:r>
        <w:r w:rsidR="00D37074" w:rsidDel="007A3964">
          <w:rPr>
            <w:lang w:val="en-GB"/>
          </w:rPr>
          <w:delText>o people who do not consider themselves to be part of a brand community in real life.</w:delText>
        </w:r>
        <w:r w:rsidR="003A190E" w:rsidDel="007A3964">
          <w:rPr>
            <w:lang w:val="en-GB"/>
          </w:rPr>
          <w:delText xml:space="preserve"> </w:delText>
        </w:r>
        <w:r w:rsidRPr="00133133" w:rsidDel="008042AD">
          <w:rPr>
            <w:lang w:val="en-GB"/>
          </w:rPr>
          <w:delText>Given the high managerial relevance of this variable</w:delText>
        </w:r>
        <w:r w:rsidR="00D37074" w:rsidDel="008042AD">
          <w:rPr>
            <w:lang w:val="en-GB"/>
          </w:rPr>
          <w:delText xml:space="preserve">, additional research on real brand communities is needed to test this effect and define </w:delText>
        </w:r>
        <w:r w:rsidR="001C3967" w:rsidDel="008042AD">
          <w:rPr>
            <w:lang w:val="en-GB"/>
          </w:rPr>
          <w:delText>its causes.</w:delText>
        </w:r>
      </w:del>
    </w:p>
    <w:p w14:paraId="3B9A743B" w14:textId="7D300EC0" w:rsidR="00D8705E" w:rsidRPr="00133133" w:rsidRDefault="00D8705E" w:rsidP="00D8705E">
      <w:pPr>
        <w:rPr>
          <w:lang w:val="en-GB"/>
        </w:rPr>
      </w:pPr>
      <w:r w:rsidRPr="00133133">
        <w:rPr>
          <w:noProof/>
          <w:lang w:val="en-GB"/>
        </w:rPr>
        <mc:AlternateContent>
          <mc:Choice Requires="wpg">
            <w:drawing>
              <wp:anchor distT="0" distB="0" distL="114300" distR="114300" simplePos="0" relativeHeight="251658269" behindDoc="0" locked="0" layoutInCell="1" allowOverlap="1" wp14:anchorId="5A6B84B9" wp14:editId="16E73C8E">
                <wp:simplePos x="0" y="0"/>
                <wp:positionH relativeFrom="column">
                  <wp:posOffset>6350</wp:posOffset>
                </wp:positionH>
                <wp:positionV relativeFrom="paragraph">
                  <wp:posOffset>67945</wp:posOffset>
                </wp:positionV>
                <wp:extent cx="3665220" cy="2843530"/>
                <wp:effectExtent l="19050" t="19050" r="0" b="0"/>
                <wp:wrapTight wrapText="bothSides">
                  <wp:wrapPolygon edited="0">
                    <wp:start x="-112" y="-145"/>
                    <wp:lineTo x="-112" y="17799"/>
                    <wp:lineTo x="10665" y="18378"/>
                    <wp:lineTo x="-112" y="18378"/>
                    <wp:lineTo x="-112" y="21417"/>
                    <wp:lineTo x="21443" y="21417"/>
                    <wp:lineTo x="21443" y="18378"/>
                    <wp:lineTo x="15605" y="18378"/>
                    <wp:lineTo x="18075" y="17654"/>
                    <wp:lineTo x="17963" y="-145"/>
                    <wp:lineTo x="-112" y="-145"/>
                  </wp:wrapPolygon>
                </wp:wrapTight>
                <wp:docPr id="247" name="Group 247"/>
                <wp:cNvGraphicFramePr/>
                <a:graphic xmlns:a="http://schemas.openxmlformats.org/drawingml/2006/main">
                  <a:graphicData uri="http://schemas.microsoft.com/office/word/2010/wordprocessingGroup">
                    <wpg:wgp>
                      <wpg:cNvGrpSpPr/>
                      <wpg:grpSpPr>
                        <a:xfrm>
                          <a:off x="0" y="0"/>
                          <a:ext cx="3665220" cy="2843530"/>
                          <a:chOff x="0" y="0"/>
                          <a:chExt cx="3665220" cy="2843530"/>
                        </a:xfrm>
                      </wpg:grpSpPr>
                      <wps:wsp>
                        <wps:cNvPr id="248" name="Text Box 248"/>
                        <wps:cNvSpPr txBox="1"/>
                        <wps:spPr>
                          <a:xfrm>
                            <a:off x="0" y="2453640"/>
                            <a:ext cx="3665220" cy="389890"/>
                          </a:xfrm>
                          <a:prstGeom prst="rect">
                            <a:avLst/>
                          </a:prstGeom>
                          <a:solidFill>
                            <a:prstClr val="white"/>
                          </a:solidFill>
                          <a:ln>
                            <a:noFill/>
                          </a:ln>
                        </wps:spPr>
                        <wps:txbx>
                          <w:txbxContent>
                            <w:p w14:paraId="2455C6A1" w14:textId="26159221" w:rsidR="00D8705E" w:rsidRPr="00BD4888" w:rsidRDefault="00D8705E" w:rsidP="00D8705E">
                              <w:pPr>
                                <w:pStyle w:val="Caption"/>
                                <w:rPr>
                                  <w:rFonts w:ascii="Times New Roman" w:eastAsia="Calibri" w:hAnsi="Times New Roman" w:cs="Times New Roman"/>
                                  <w:noProof/>
                                </w:rPr>
                              </w:pPr>
                              <w:r w:rsidRPr="00BD4888">
                                <w:rPr>
                                  <w:rFonts w:ascii="Times New Roman" w:hAnsi="Times New Roman" w:cs="Times New Roman"/>
                                </w:rPr>
                                <w:t>Figure 1</w:t>
                              </w:r>
                              <w:r w:rsidR="001242EE">
                                <w:rPr>
                                  <w:rFonts w:ascii="Times New Roman" w:hAnsi="Times New Roman" w:cs="Times New Roman"/>
                                </w:rPr>
                                <w:t>4</w:t>
                              </w:r>
                              <w:r w:rsidRPr="00BD4888">
                                <w:rPr>
                                  <w:rFonts w:ascii="Times New Roman" w:hAnsi="Times New Roman" w:cs="Times New Roman"/>
                                </w:rPr>
                                <w:t xml:space="preserve"> - Output R interaction effects offline – community member real world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49" name="Picture 249" descr="A screenshot of a cell phone&#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669" y="0"/>
                            <a:ext cx="3006090" cy="2336800"/>
                          </a:xfrm>
                          <a:prstGeom prst="rect">
                            <a:avLst/>
                          </a:prstGeom>
                          <a:ln>
                            <a:solidFill>
                              <a:schemeClr val="tx1"/>
                            </a:solidFill>
                          </a:ln>
                        </pic:spPr>
                      </pic:pic>
                    </wpg:wgp>
                  </a:graphicData>
                </a:graphic>
              </wp:anchor>
            </w:drawing>
          </mc:Choice>
          <mc:Fallback>
            <w:pict>
              <v:group w14:anchorId="5A6B84B9" id="Group 247" o:spid="_x0000_s1078" style="position:absolute;left:0;text-align:left;margin-left:.5pt;margin-top:5.35pt;width:288.6pt;height:223.9pt;z-index:251658269" coordsize="36652,284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">
                <v:shape id="Text Box 248" o:spid="_x0000_s1079" type="#_x0000_t202" style="position:absolute;top:24536;width:36652;height:3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" stroked="f">
                  <v:textbox style="mso-fit-shape-to-text:t" inset="0,0,0,0">
                    <w:txbxContent>
                      <w:p w14:paraId="2455C6A1" w14:textId="26159221" w:rsidR="00D8705E" w:rsidRPr="00BD4888" w:rsidRDefault="00D8705E" w:rsidP="00D8705E">
                        <w:pPr>
                          <w:pStyle w:val="Caption"/>
                          <w:rPr>
                            <w:rFonts w:ascii="Times New Roman" w:eastAsia="Calibri" w:hAnsi="Times New Roman" w:cs="Times New Roman"/>
                            <w:noProof/>
                          </w:rPr>
                        </w:pPr>
                        <w:r w:rsidRPr="00BD4888">
                          <w:rPr>
                            <w:rFonts w:ascii="Times New Roman" w:hAnsi="Times New Roman" w:cs="Times New Roman"/>
                          </w:rPr>
                          <w:t>Figure 1</w:t>
                        </w:r>
                        <w:r w:rsidR="001242EE">
                          <w:rPr>
                            <w:rFonts w:ascii="Times New Roman" w:hAnsi="Times New Roman" w:cs="Times New Roman"/>
                          </w:rPr>
                          <w:t>4</w:t>
                        </w:r>
                        <w:r w:rsidRPr="00BD4888">
                          <w:rPr>
                            <w:rFonts w:ascii="Times New Roman" w:hAnsi="Times New Roman" w:cs="Times New Roman"/>
                          </w:rPr>
                          <w:t xml:space="preserve"> - Output R interaction effects offline – community member real world</w:t>
                        </w:r>
                      </w:p>
                    </w:txbxContent>
                  </v:textbox>
                </v:shape>
                <v:shape id="Picture 249" o:spid="_x0000_s1080" type="#_x0000_t75" alt="A screenshot of a cell phone&#10;&#10;Description automatically generated" style="position:absolute;left:6;width:30061;height:233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" stroked="t" strokecolor="black [3213]">
                  <v:imagedata r:id="rId35" o:title="A screenshot of a cell phone&#10;&#10;Description automatically generated"/>
                  <v:path arrowok="t"/>
                </v:shape>
                <w10:wrap type="tight"/>
              </v:group>
            </w:pict>
          </mc:Fallback>
        </mc:AlternateContent>
      </w:r>
    </w:p>
    <w:p w14:paraId="2F69C53D" w14:textId="77777777" w:rsidR="00D8705E" w:rsidRDefault="00D8705E" w:rsidP="00D8705E">
      <w:pPr>
        <w:pStyle w:val="Heading2"/>
        <w:rPr>
          <w:lang w:val="en-GB"/>
        </w:rPr>
      </w:pPr>
    </w:p>
    <w:p w14:paraId="07C08BC8" w14:textId="77777777" w:rsidR="00D8705E" w:rsidRDefault="00D8705E" w:rsidP="00D8705E">
      <w:pPr>
        <w:pStyle w:val="Heading2"/>
        <w:rPr>
          <w:lang w:val="en-GB"/>
        </w:rPr>
      </w:pPr>
    </w:p>
    <w:p w14:paraId="00BF2A3D" w14:textId="77777777" w:rsidR="00D8705E" w:rsidRDefault="00D8705E" w:rsidP="00D8705E">
      <w:pPr>
        <w:pStyle w:val="Heading2"/>
        <w:rPr>
          <w:lang w:val="en-GB"/>
        </w:rPr>
      </w:pPr>
    </w:p>
    <w:p w14:paraId="40C40A93" w14:textId="77777777" w:rsidR="00D8705E" w:rsidRDefault="00D8705E" w:rsidP="00D8705E">
      <w:pPr>
        <w:pStyle w:val="Heading2"/>
        <w:rPr>
          <w:lang w:val="en-GB"/>
        </w:rPr>
      </w:pPr>
    </w:p>
    <w:p w14:paraId="3BD68DE2" w14:textId="77777777" w:rsidR="00D8705E" w:rsidRDefault="00D8705E" w:rsidP="00D8705E">
      <w:pPr>
        <w:pStyle w:val="Heading2"/>
        <w:rPr>
          <w:lang w:val="en-GB"/>
        </w:rPr>
      </w:pPr>
    </w:p>
    <w:p w14:paraId="310DEC4C" w14:textId="77777777" w:rsidR="00D8705E" w:rsidRDefault="00D8705E" w:rsidP="00D8705E">
      <w:pPr>
        <w:pStyle w:val="Heading2"/>
        <w:rPr>
          <w:lang w:val="en-GB"/>
        </w:rPr>
      </w:pPr>
    </w:p>
    <w:p w14:paraId="7E2EE73D" w14:textId="77777777" w:rsidR="00D8705E" w:rsidRDefault="00D8705E" w:rsidP="00D8705E">
      <w:pPr>
        <w:pStyle w:val="Heading2"/>
        <w:rPr>
          <w:lang w:val="en-GB"/>
        </w:rPr>
      </w:pPr>
    </w:p>
    <w:p w14:paraId="686A01E0" w14:textId="77777777" w:rsidR="007D55D6" w:rsidRPr="00133133" w:rsidRDefault="007D55D6" w:rsidP="00D8705E">
      <w:pPr>
        <w:pStyle w:val="Heading2"/>
        <w:rPr>
          <w:lang w:val="en-GB"/>
        </w:rPr>
      </w:pPr>
    </w:p>
    <w:p w14:paraId="16CC0E76" w14:textId="184961C2" w:rsidR="00184BAC" w:rsidRDefault="00184BAC">
      <w:pPr>
        <w:spacing w:line="240" w:lineRule="auto"/>
        <w:jc w:val="left"/>
        <w:rPr>
          <w:rFonts w:eastAsia="Calibri"/>
          <w:bCs/>
          <w:u w:val="single"/>
          <w:lang w:val="en-GB"/>
        </w:rPr>
      </w:pPr>
      <w:r>
        <w:rPr>
          <w:lang w:val="en-GB"/>
        </w:rPr>
        <w:br w:type="page"/>
      </w:r>
    </w:p>
    <w:p w14:paraId="45D6CBD0" w14:textId="6B8635D5" w:rsidR="007D55D6" w:rsidRPr="00133133" w:rsidRDefault="007D55D6" w:rsidP="007D55D6">
      <w:pPr>
        <w:pStyle w:val="Heading2"/>
        <w:rPr>
          <w:lang w:val="en-GB"/>
        </w:rPr>
      </w:pPr>
      <w:bookmarkStart w:id="1771" w:name="_Toc42335563"/>
      <w:r w:rsidRPr="00133133">
        <w:rPr>
          <w:lang w:val="en-GB"/>
        </w:rPr>
        <w:lastRenderedPageBreak/>
        <w:t>6.4 Managerial implications</w:t>
      </w:r>
      <w:bookmarkEnd w:id="1771"/>
    </w:p>
    <w:p w14:paraId="79CAF1C9" w14:textId="77777777" w:rsidR="00DF033D" w:rsidRPr="00133133" w:rsidRDefault="00DF033D" w:rsidP="00DF033D">
      <w:pPr>
        <w:ind w:firstLine="720"/>
        <w:rPr>
          <w:ins w:id="1772" w:author="Luuk van de Ven" w:date="2020-06-05T10:11:00Z"/>
          <w:lang w:val="en-GB"/>
        </w:rPr>
      </w:pPr>
      <w:ins w:id="1773" w:author="Luuk van de Ven" w:date="2020-06-05T10:11:00Z">
        <w:r w:rsidRPr="00133133">
          <w:rPr>
            <w:lang w:val="en-GB"/>
          </w:rPr>
          <w:t xml:space="preserve">In this section, we will discuss managerial implications and limitations of the results. The central part of the hypothesis is about the effect of offline events on online participation in brand communities. As discussed in the previous section, the evidence on this effect is not conclusive. The results are tilted towards a positive relationship as expected in the hypothesis, but the effect was </w:t>
        </w:r>
        <w:r>
          <w:rPr>
            <w:lang w:val="en-GB"/>
          </w:rPr>
          <w:t>only marginally significant (p &lt; 0.10)</w:t>
        </w:r>
        <w:r w:rsidRPr="00133133">
          <w:rPr>
            <w:lang w:val="en-GB"/>
          </w:rPr>
          <w:t xml:space="preserve">. </w:t>
        </w:r>
        <w:r>
          <w:rPr>
            <w:lang w:val="en-GB"/>
          </w:rPr>
          <w:t xml:space="preserve">As discussed in the critical evaluation, previous research did not come to a consensus on the direction of this effect either. </w:t>
        </w:r>
        <w:r w:rsidRPr="00133133">
          <w:rPr>
            <w:lang w:val="en-GB"/>
          </w:rPr>
          <w:t xml:space="preserve">It is therefore hard to conclude any managerial advice from the obtained data on this relationship. </w:t>
        </w:r>
        <w:r>
          <w:rPr>
            <w:lang w:val="en-GB"/>
          </w:rPr>
          <w:t>However</w:t>
        </w:r>
        <w:r w:rsidRPr="00133133">
          <w:rPr>
            <w:lang w:val="en-GB"/>
          </w:rPr>
          <w:t xml:space="preserve">, the relationship between the hedonic product category and participation was significant. Therefore, managers can assume that building an online brand community around hedonic products has a higher chance of becoming a success. </w:t>
        </w:r>
        <w:r>
          <w:rPr>
            <w:lang w:val="en-GB"/>
          </w:rPr>
          <w:t>This result does confirm prior research. We</w:t>
        </w:r>
        <w:r w:rsidRPr="00133133">
          <w:rPr>
            <w:lang w:val="en-GB"/>
          </w:rPr>
          <w:t xml:space="preserve"> have not found a significant interaction effect on participation between attending offline events and the hedonic product category. This finding indicates that the product group to which the product belongs does not influence the effect of organising offline events on online participation.</w:t>
        </w:r>
        <w:r>
          <w:rPr>
            <w:lang w:val="en-GB"/>
          </w:rPr>
          <w:t xml:space="preserve"> This effect has not been tested directly in prior research. However, the hypothesis we deducted from several earlier findings which indirectly addressed the moderating effect of hedonic and utilitarian products could not be confirmed.</w:t>
        </w:r>
      </w:ins>
    </w:p>
    <w:p w14:paraId="79AAA507" w14:textId="77777777" w:rsidR="00DF033D" w:rsidRPr="00133133" w:rsidRDefault="00DF033D" w:rsidP="00DF033D">
      <w:pPr>
        <w:ind w:firstLine="720"/>
        <w:rPr>
          <w:ins w:id="1774" w:author="Luuk van de Ven" w:date="2020-06-05T10:11:00Z"/>
          <w:lang w:val="en-GB"/>
        </w:rPr>
      </w:pPr>
      <w:ins w:id="1775" w:author="Luuk van de Ven" w:date="2020-06-05T10:11:00Z">
        <w:r w:rsidRPr="00133133">
          <w:rPr>
            <w:lang w:val="en-GB"/>
          </w:rPr>
          <w:t xml:space="preserve">We included several control variables in the linear model, of which one gave an interesting insight. Employment status seems to interact with the effect of offline events on participation. For people belonging to the active (future) workforce, so people who are not retired or unable to work, the effect of offline events on participation was significantly stronger compared </w:t>
        </w:r>
        <w:r>
          <w:rPr>
            <w:lang w:val="en-GB"/>
          </w:rPr>
          <w:t xml:space="preserve">to </w:t>
        </w:r>
        <w:r w:rsidRPr="00133133">
          <w:rPr>
            <w:lang w:val="en-GB"/>
          </w:rPr>
          <w:t xml:space="preserve">people belonging to the groups </w:t>
        </w:r>
        <w:r w:rsidRPr="00133133">
          <w:rPr>
            <w:i/>
            <w:iCs/>
            <w:lang w:val="en-GB"/>
          </w:rPr>
          <w:t>unable to work</w:t>
        </w:r>
        <w:r w:rsidRPr="00133133">
          <w:rPr>
            <w:lang w:val="en-GB"/>
          </w:rPr>
          <w:t xml:space="preserve"> or </w:t>
        </w:r>
        <w:r w:rsidRPr="00133133">
          <w:rPr>
            <w:i/>
            <w:iCs/>
            <w:lang w:val="en-GB"/>
          </w:rPr>
          <w:t>retired</w:t>
        </w:r>
        <w:r w:rsidRPr="00133133">
          <w:rPr>
            <w:lang w:val="en-GB"/>
          </w:rPr>
          <w:t xml:space="preserve">. This difference can be interesting to managers when targeting people to attend offline events. However, when using these results, one should be careful given the small sample sizes for some of the groups. </w:t>
        </w:r>
      </w:ins>
    </w:p>
    <w:p w14:paraId="5E8535CF" w14:textId="2289E4DF" w:rsidR="007D55D6" w:rsidRPr="00133133" w:rsidDel="00DF033D" w:rsidRDefault="00DF033D" w:rsidP="00DF033D">
      <w:pPr>
        <w:ind w:firstLine="720"/>
        <w:rPr>
          <w:del w:id="1776" w:author="Luuk van de Ven" w:date="2020-06-05T10:11:00Z"/>
          <w:lang w:val="en-GB"/>
        </w:rPr>
      </w:pPr>
      <w:ins w:id="1777" w:author="Luuk van de Ven" w:date="2020-06-05T10:11:00Z">
        <w:r w:rsidRPr="00133133">
          <w:rPr>
            <w:lang w:val="en-GB"/>
          </w:rPr>
          <w:lastRenderedPageBreak/>
          <w:t>We want to make some general comments on the managerial implications resulting from the findings presented above. Due to limitations in time and resources, it was not possible to research a real brand community. We tried to minimise the bias on our results while designing the survey</w:t>
        </w:r>
        <w:r>
          <w:rPr>
            <w:lang w:val="en-GB"/>
          </w:rPr>
          <w:t xml:space="preserve"> by, amongst others, removing brand names and keeping factors such as colour between the groups as similar as possible</w:t>
        </w:r>
        <w:r w:rsidRPr="00133133">
          <w:rPr>
            <w:lang w:val="en-GB"/>
          </w:rPr>
          <w:t>. However, given that the interaction effect on participation between offline events and people who indicated that they were a member of a brand community in the real world is significantly negative, one should question whether these results are generalisable to brand communities in the real world. Additional research on real brand communities and their fundamental differences is needed to generate useful and reliable managerial advice.</w:t>
        </w:r>
      </w:ins>
      <w:del w:id="1778" w:author="Luuk van de Ven" w:date="2020-06-05T10:11:00Z">
        <w:r w:rsidR="007D55D6" w:rsidRPr="00133133" w:rsidDel="00DF033D">
          <w:rPr>
            <w:lang w:val="en-GB"/>
          </w:rPr>
          <w:delText xml:space="preserve">In this section, we will discuss managerial implications and limitations of the results. The central part of the hypothesis was constituted by the effect of offline events on online participation in brand communities. As discussed in the previous section, the evidence on this effect is not conclusive. The results are tilted towards a positive relationship as expected in the hypothesis, but the effect was </w:delText>
        </w:r>
        <w:r w:rsidR="001C3967" w:rsidDel="00DF033D">
          <w:rPr>
            <w:lang w:val="en-GB"/>
          </w:rPr>
          <w:delText>only marginally significant (p &lt; 0.10)</w:delText>
        </w:r>
        <w:r w:rsidR="007D55D6" w:rsidRPr="00133133" w:rsidDel="00DF033D">
          <w:rPr>
            <w:lang w:val="en-GB"/>
          </w:rPr>
          <w:delText xml:space="preserve">. </w:delText>
        </w:r>
        <w:r w:rsidR="00870FF1" w:rsidDel="00DF033D">
          <w:rPr>
            <w:lang w:val="en-GB"/>
          </w:rPr>
          <w:delText xml:space="preserve">As discussed in the critical evaluation, previous research did not come to a consensus on </w:delText>
        </w:r>
        <w:r w:rsidR="003A228C" w:rsidDel="00DF033D">
          <w:rPr>
            <w:lang w:val="en-GB"/>
          </w:rPr>
          <w:delText>the direction of this</w:delText>
        </w:r>
        <w:r w:rsidR="00870FF1" w:rsidDel="00DF033D">
          <w:rPr>
            <w:lang w:val="en-GB"/>
          </w:rPr>
          <w:delText xml:space="preserve"> effect either. </w:delText>
        </w:r>
        <w:r w:rsidR="007D55D6" w:rsidRPr="00133133" w:rsidDel="00DF033D">
          <w:rPr>
            <w:lang w:val="en-GB"/>
          </w:rPr>
          <w:delText xml:space="preserve">It is therefore hard to conclude any managerial advice from the obtained data on this relationship. </w:delText>
        </w:r>
        <w:r w:rsidR="003A228C" w:rsidDel="00DF033D">
          <w:rPr>
            <w:lang w:val="en-GB"/>
          </w:rPr>
          <w:delText>However</w:delText>
        </w:r>
        <w:r w:rsidR="007D55D6" w:rsidRPr="00133133" w:rsidDel="00DF033D">
          <w:rPr>
            <w:lang w:val="en-GB"/>
          </w:rPr>
          <w:delText xml:space="preserve">, the relationship between the hedonic product category and participation was significant. Managers can, therefore, assume that building an online brand community around hedonic products has a higher chance of becoming a success. </w:delText>
        </w:r>
        <w:r w:rsidR="00F144FE" w:rsidDel="00DF033D">
          <w:rPr>
            <w:lang w:val="en-GB"/>
          </w:rPr>
          <w:delText xml:space="preserve">This does confirm prior research. </w:delText>
        </w:r>
        <w:r w:rsidR="00DC221D" w:rsidDel="00DF033D">
          <w:rPr>
            <w:lang w:val="en-GB"/>
          </w:rPr>
          <w:delText>We</w:delText>
        </w:r>
        <w:r w:rsidR="007D55D6" w:rsidRPr="00133133" w:rsidDel="00DF033D">
          <w:rPr>
            <w:lang w:val="en-GB"/>
          </w:rPr>
          <w:delText xml:space="preserve"> have not found a significant interaction effect on participation between attending offline events and the hedonic product category. This indicates that the effect of organising offline events is not influenced by the product group to which the product belongs.</w:delText>
        </w:r>
        <w:r w:rsidR="003A228C" w:rsidDel="00DF033D">
          <w:rPr>
            <w:lang w:val="en-GB"/>
          </w:rPr>
          <w:delText xml:space="preserve"> </w:delText>
        </w:r>
        <w:r w:rsidR="00225FA8" w:rsidDel="00DF033D">
          <w:rPr>
            <w:lang w:val="en-GB"/>
          </w:rPr>
          <w:delText xml:space="preserve">This effect has not been tested directly in prior research. However, </w:delText>
        </w:r>
        <w:r w:rsidR="00422371" w:rsidDel="00DF033D">
          <w:rPr>
            <w:lang w:val="en-GB"/>
          </w:rPr>
          <w:delText>the hypothesis we deducted from several earlier findings which indirectly addressed the moderating effect of hedonic and utilitarian products could not be confirmed.</w:delText>
        </w:r>
      </w:del>
    </w:p>
    <w:p w14:paraId="17C44651" w14:textId="3AC8EA45" w:rsidR="007D55D6" w:rsidRPr="00133133" w:rsidDel="00DF033D" w:rsidRDefault="007D55D6" w:rsidP="00842D36">
      <w:pPr>
        <w:ind w:firstLine="720"/>
        <w:rPr>
          <w:del w:id="1779" w:author="Luuk van de Ven" w:date="2020-06-05T10:11:00Z"/>
          <w:lang w:val="en-GB"/>
        </w:rPr>
      </w:pPr>
      <w:del w:id="1780" w:author="Luuk van de Ven" w:date="2020-06-05T10:11:00Z">
        <w:r w:rsidRPr="00133133" w:rsidDel="00DF033D">
          <w:rPr>
            <w:lang w:val="en-GB"/>
          </w:rPr>
          <w:delText xml:space="preserve">We included several control variables have in the linear model, of which one gave an interesting insight. Employment status seems to interact with the effect of offline events on participation. For people belonging to the active (future) workforce, so people who are not retired or unable to work, the effect of offline events on participation was significantly stronger compared </w:delText>
        </w:r>
      </w:del>
      <w:ins w:id="1781" w:author="Ditte Selders" w:date="2020-05-30T08:08:00Z">
        <w:del w:id="1782" w:author="Luuk van de Ven" w:date="2020-06-05T10:11:00Z">
          <w:r w:rsidR="00920DD3" w:rsidDel="00DF033D">
            <w:rPr>
              <w:lang w:val="en-GB"/>
            </w:rPr>
            <w:delText xml:space="preserve">to </w:delText>
          </w:r>
        </w:del>
      </w:ins>
      <w:del w:id="1783" w:author="Luuk van de Ven" w:date="2020-06-05T10:11:00Z">
        <w:r w:rsidRPr="00133133" w:rsidDel="00DF033D">
          <w:rPr>
            <w:lang w:val="en-GB"/>
          </w:rPr>
          <w:delText xml:space="preserve">people belonging to the groups </w:delText>
        </w:r>
        <w:r w:rsidRPr="00133133" w:rsidDel="00DF033D">
          <w:rPr>
            <w:i/>
            <w:iCs/>
            <w:lang w:val="en-GB"/>
          </w:rPr>
          <w:delText>unable to work</w:delText>
        </w:r>
        <w:r w:rsidRPr="00133133" w:rsidDel="00DF033D">
          <w:rPr>
            <w:lang w:val="en-GB"/>
          </w:rPr>
          <w:delText xml:space="preserve"> or </w:delText>
        </w:r>
        <w:r w:rsidRPr="00133133" w:rsidDel="00DF033D">
          <w:rPr>
            <w:i/>
            <w:iCs/>
            <w:lang w:val="en-GB"/>
          </w:rPr>
          <w:delText>retired</w:delText>
        </w:r>
        <w:r w:rsidRPr="00133133" w:rsidDel="00DF033D">
          <w:rPr>
            <w:lang w:val="en-GB"/>
          </w:rPr>
          <w:delText xml:space="preserve">. This difference can be interesting to managers when targeting people to attend offline events. However, when using these results, one should be careful given the small sample sizes for some of the groups. </w:delText>
        </w:r>
      </w:del>
    </w:p>
    <w:p w14:paraId="5FCA3F6E" w14:textId="654DEEB1" w:rsidR="007D55D6" w:rsidRDefault="007D55D6" w:rsidP="00842D36">
      <w:pPr>
        <w:ind w:firstLine="720"/>
        <w:rPr>
          <w:lang w:val="en-GB"/>
        </w:rPr>
      </w:pPr>
      <w:del w:id="1784" w:author="Luuk van de Ven" w:date="2020-06-05T10:11:00Z">
        <w:r w:rsidRPr="00133133" w:rsidDel="00DF033D">
          <w:rPr>
            <w:lang w:val="en-GB"/>
          </w:rPr>
          <w:delText>Some general comments on the managerial implications resulting from the findings presented above should be made. Due to limitations in time and resources, it was not possible to research a real brand community. We tried to minimise the bias on our results while designing the survey</w:delText>
        </w:r>
        <w:r w:rsidR="00F144FE" w:rsidDel="00DF033D">
          <w:rPr>
            <w:lang w:val="en-GB"/>
          </w:rPr>
          <w:delText xml:space="preserve"> by, amongst others, removing brand names and </w:delText>
        </w:r>
        <w:r w:rsidR="009F3E83" w:rsidDel="00DF033D">
          <w:rPr>
            <w:lang w:val="en-GB"/>
          </w:rPr>
          <w:delText xml:space="preserve">keeping factors </w:delText>
        </w:r>
        <w:r w:rsidR="00642694" w:rsidDel="00DF033D">
          <w:rPr>
            <w:lang w:val="en-GB"/>
          </w:rPr>
          <w:delText>such as colour between</w:delText>
        </w:r>
        <w:r w:rsidR="009F3E83" w:rsidDel="00DF033D">
          <w:rPr>
            <w:lang w:val="en-GB"/>
          </w:rPr>
          <w:delText xml:space="preserve"> the groups as similar as possible</w:delText>
        </w:r>
        <w:r w:rsidRPr="00133133" w:rsidDel="00DF033D">
          <w:rPr>
            <w:lang w:val="en-GB"/>
          </w:rPr>
          <w:delText>. However, given that the interaction effect on participation between offline events and people who indicated that they were a member of a brand community in the real world is significantly negative, one should question whether these results are generalisable to brand communities in the real world. Additional research on real brand communities and their fundamental differences is needed to generate useful and reliable managerial advice.</w:delText>
        </w:r>
      </w:del>
    </w:p>
    <w:p w14:paraId="474D9EED" w14:textId="77777777" w:rsidR="00842D36" w:rsidRPr="00133133" w:rsidRDefault="00842D36" w:rsidP="00842D36">
      <w:pPr>
        <w:ind w:firstLine="720"/>
        <w:rPr>
          <w:lang w:val="en-GB"/>
        </w:rPr>
      </w:pPr>
    </w:p>
    <w:p w14:paraId="6CF04D07" w14:textId="77777777" w:rsidR="007D55D6" w:rsidRPr="00133133" w:rsidRDefault="007D55D6" w:rsidP="007D55D6">
      <w:pPr>
        <w:pStyle w:val="Heading2"/>
        <w:rPr>
          <w:lang w:val="en-GB"/>
        </w:rPr>
      </w:pPr>
      <w:bookmarkStart w:id="1785" w:name="_Toc42335564"/>
      <w:r w:rsidRPr="00133133">
        <w:rPr>
          <w:lang w:val="en-GB"/>
        </w:rPr>
        <w:t>6.5 Lessons learned</w:t>
      </w:r>
      <w:bookmarkEnd w:id="1785"/>
    </w:p>
    <w:p w14:paraId="771388B5" w14:textId="77777777" w:rsidR="007B78D9" w:rsidRPr="00133133" w:rsidRDefault="007B78D9" w:rsidP="007B78D9">
      <w:pPr>
        <w:ind w:firstLine="720"/>
        <w:rPr>
          <w:ins w:id="1786" w:author="Luuk van de Ven" w:date="2020-06-05T10:11:00Z"/>
          <w:lang w:val="en-GB"/>
        </w:rPr>
      </w:pPr>
      <w:ins w:id="1787" w:author="Luuk van de Ven" w:date="2020-06-05T10:11:00Z">
        <w:r w:rsidRPr="00133133">
          <w:rPr>
            <w:lang w:val="en-GB"/>
          </w:rPr>
          <w:t xml:space="preserve">In this paragraph, </w:t>
        </w:r>
        <w:r>
          <w:rPr>
            <w:lang w:val="en-GB"/>
          </w:rPr>
          <w:t>we</w:t>
        </w:r>
        <w:r w:rsidRPr="00133133">
          <w:rPr>
            <w:lang w:val="en-GB"/>
          </w:rPr>
          <w:t xml:space="preserve"> will describe </w:t>
        </w:r>
        <w:r>
          <w:rPr>
            <w:lang w:val="en-GB"/>
          </w:rPr>
          <w:t>how our thesis project differed from previous research and</w:t>
        </w:r>
        <w:r w:rsidRPr="00133133">
          <w:rPr>
            <w:lang w:val="en-GB"/>
          </w:rPr>
          <w:t xml:space="preserve"> the lessons learned from writing </w:t>
        </w:r>
        <w:r>
          <w:rPr>
            <w:lang w:val="en-GB"/>
          </w:rPr>
          <w:t>it</w:t>
        </w:r>
        <w:r w:rsidRPr="00133133">
          <w:rPr>
            <w:lang w:val="en-GB"/>
          </w:rPr>
          <w:t>. Moreover, some challenges that we encountered are discussed, as well as how we tackled them.</w:t>
        </w:r>
      </w:ins>
    </w:p>
    <w:p w14:paraId="43707F1D" w14:textId="77777777" w:rsidR="007B78D9" w:rsidRPr="00133133" w:rsidRDefault="007B78D9" w:rsidP="007B78D9">
      <w:pPr>
        <w:ind w:firstLine="720"/>
        <w:rPr>
          <w:ins w:id="1788" w:author="Luuk van de Ven" w:date="2020-06-05T10:11:00Z"/>
          <w:lang w:val="en-GB"/>
        </w:rPr>
      </w:pPr>
      <w:ins w:id="1789" w:author="Luuk van de Ven" w:date="2020-06-05T10:11:00Z">
        <w:r w:rsidRPr="00133133">
          <w:rPr>
            <w:lang w:val="en-GB"/>
          </w:rPr>
          <w:t>When designing our study, we quickly noticed that researchers should think about many minor details that might impact results. For example, when designing the questionnaire, we wanted to include pictures to make the experiment more vivid for the respondents. Nevertheless, the choice of pictures might impact the behaviour of respondents as they include logos and words. So, we learned to evaluate the format of the survey to reduce the response bias to the minimum. Additionally, working with Qualtrics and its prolific features was new to us. Previously, we worked with Survey Monkey or Google Forms. The interface of Qualtrics was somewhat more challenging. However, it offered multiple options that we used that would not have been possible via the other previously mentioned survey distributors.</w:t>
        </w:r>
      </w:ins>
    </w:p>
    <w:p w14:paraId="4DC96303" w14:textId="77777777" w:rsidR="007B78D9" w:rsidRPr="00133133" w:rsidRDefault="007B78D9" w:rsidP="007B78D9">
      <w:pPr>
        <w:ind w:firstLine="720"/>
        <w:rPr>
          <w:ins w:id="1790" w:author="Luuk van de Ven" w:date="2020-06-05T10:11:00Z"/>
          <w:lang w:val="en-GB"/>
        </w:rPr>
      </w:pPr>
      <w:ins w:id="1791" w:author="Luuk van de Ven" w:date="2020-06-05T10:11:00Z">
        <w:r w:rsidRPr="00133133">
          <w:rPr>
            <w:lang w:val="en-GB"/>
          </w:rPr>
          <w:lastRenderedPageBreak/>
          <w:t xml:space="preserve">After having designed the questionnaire, it was time to collect data. </w:t>
        </w:r>
        <w:r>
          <w:rPr>
            <w:lang w:val="en-GB"/>
          </w:rPr>
          <w:t xml:space="preserve">Our initial plan was to collect data on campus by asking students randomly to fill out our survey. Nevertheless, due to the COVID-19 pandemic, we had to change plans and collect data online. </w:t>
        </w:r>
        <w:r w:rsidRPr="00133133">
          <w:rPr>
            <w:lang w:val="en-GB"/>
          </w:rPr>
          <w:t xml:space="preserve">We started with sharing our survey on Reddit. We posted our survey daily for a couple of days but quickly realised that due to the vast number of surveys posted daily, we hardly received any respondents and had to think about an alternative. After trying the </w:t>
        </w:r>
        <w:r w:rsidRPr="00337FD0">
          <w:rPr>
            <w:lang w:val="en-GB"/>
          </w:rPr>
          <w:t>SurveySwap</w:t>
        </w:r>
        <w:r w:rsidRPr="00133133">
          <w:rPr>
            <w:i/>
            <w:iCs/>
            <w:lang w:val="en-GB"/>
          </w:rPr>
          <w:t xml:space="preserve"> </w:t>
        </w:r>
        <w:r w:rsidRPr="00133133">
          <w:rPr>
            <w:lang w:val="en-GB"/>
          </w:rPr>
          <w:t>platform but receiving a similar number of respondents, we decided to publish our survey on Amazon Mechanical Turk and pay respondents a small fee for their time. After having posted the survey on this platform, we reached our targeted number of respondents within a day.</w:t>
        </w:r>
      </w:ins>
    </w:p>
    <w:p w14:paraId="41E83E02" w14:textId="77777777" w:rsidR="007B78D9" w:rsidRPr="00133133" w:rsidRDefault="007B78D9" w:rsidP="007B78D9">
      <w:pPr>
        <w:ind w:firstLine="720"/>
        <w:rPr>
          <w:ins w:id="1792" w:author="Luuk van de Ven" w:date="2020-06-05T10:11:00Z"/>
          <w:lang w:val="en-GB"/>
        </w:rPr>
      </w:pPr>
      <w:ins w:id="1793" w:author="Luuk van de Ven" w:date="2020-06-05T10:11:00Z">
        <w:r w:rsidRPr="00133133">
          <w:rPr>
            <w:lang w:val="en-GB"/>
          </w:rPr>
          <w:t>Nevertheless, we were not convinced about the quality of our data. Many respondents did not take more than 90 seconds to fill out our questionnaire, and we thought this would be impossible. We decided not to use and pay for responses from respondents that did not meet our threshold of 90 seconds. We kindly communicated this with our respondents as we believed it would be unreliable. This decision appeared to be a big mistake and one of the most important lessons of our project.</w:t>
        </w:r>
        <w:r>
          <w:rPr>
            <w:lang w:val="en-GB"/>
          </w:rPr>
          <w:t xml:space="preserve"> </w:t>
        </w:r>
        <w:r w:rsidRPr="00133133">
          <w:rPr>
            <w:lang w:val="en-GB"/>
          </w:rPr>
          <w:t>We received numerous emails saying that it was possible to finish the survey within the 90-second timeframe and that people wanted their financial compensation. After having done some research, it is plausible that the respondent on this platform are indeed able to finish the survey within 90 seconds as they might be trained in filling out many surveys in several minutes. Consequently, we decided to pay all respondents and use their data for our research.</w:t>
        </w:r>
      </w:ins>
    </w:p>
    <w:p w14:paraId="059FBD5A" w14:textId="77777777" w:rsidR="007B78D9" w:rsidRPr="00133133" w:rsidRDefault="007B78D9" w:rsidP="007B78D9">
      <w:pPr>
        <w:ind w:firstLine="720"/>
        <w:rPr>
          <w:ins w:id="1794" w:author="Luuk van de Ven" w:date="2020-06-05T10:11:00Z"/>
          <w:lang w:val="en-GB"/>
        </w:rPr>
      </w:pPr>
      <w:ins w:id="1795" w:author="Luuk van de Ven" w:date="2020-06-05T10:11:00Z">
        <w:r w:rsidRPr="00133133">
          <w:rPr>
            <w:lang w:val="en-GB"/>
          </w:rPr>
          <w:t>After that, it was time for</w:t>
        </w:r>
        <w:r>
          <w:rPr>
            <w:lang w:val="en-GB"/>
          </w:rPr>
          <w:t xml:space="preserve"> the</w:t>
        </w:r>
        <w:r w:rsidRPr="00133133">
          <w:rPr>
            <w:lang w:val="en-GB"/>
          </w:rPr>
          <w:t xml:space="preserve"> data analysis. Our supervisor encouraged us to do some coding and provided some guidelines on Canvas. During the Applied Business Methods and Business Information Management courses, we have been introduced to coding in R for the first time. Some of our group members felt more proficient working in R than others. The codes </w:t>
        </w:r>
        <w:r w:rsidRPr="00133133">
          <w:rPr>
            <w:lang w:val="en-GB"/>
          </w:rPr>
          <w:lastRenderedPageBreak/>
          <w:t>used in the examples on Canvas were entirely new for us. Therefore, we learn</w:t>
        </w:r>
        <w:r>
          <w:rPr>
            <w:lang w:val="en-GB"/>
          </w:rPr>
          <w:t>ed</w:t>
        </w:r>
        <w:r w:rsidRPr="00133133">
          <w:rPr>
            <w:lang w:val="en-GB"/>
          </w:rPr>
          <w:t xml:space="preserve"> some coding and interpreting data in R. Interpreting data was also challenging at times since the </w:t>
        </w:r>
        <w:r>
          <w:rPr>
            <w:lang w:val="en-GB"/>
          </w:rPr>
          <w:t>exact ways to solve problems</w:t>
        </w:r>
        <w:r w:rsidRPr="00133133">
          <w:rPr>
            <w:lang w:val="en-GB"/>
          </w:rPr>
          <w:t xml:space="preserve"> always deviated a little from the standard answers provided online. Luckily, we tackled these issues by contacting our supervisor for support.</w:t>
        </w:r>
      </w:ins>
    </w:p>
    <w:p w14:paraId="5C2FEB61" w14:textId="77777777" w:rsidR="007B78D9" w:rsidRPr="00CD16AE" w:rsidRDefault="007B78D9" w:rsidP="007B78D9">
      <w:pPr>
        <w:ind w:firstLine="720"/>
        <w:rPr>
          <w:ins w:id="1796" w:author="Luuk van de Ven" w:date="2020-06-05T10:11:00Z"/>
          <w:lang w:val="en-GB"/>
        </w:rPr>
      </w:pPr>
      <w:ins w:id="1797" w:author="Luuk van de Ven" w:date="2020-06-05T10:11:00Z">
        <w:r w:rsidRPr="00133133">
          <w:rPr>
            <w:lang w:val="en-GB"/>
          </w:rPr>
          <w:t>At the beginning of the research project, we decided to include a moderating variable in our hypothesis. In hindsight, this complicated the whole research project in every phase. Nonetheless, this factor challenged us to reflect always about research practice and made us understand the research topic more thoroughly.</w:t>
        </w:r>
      </w:ins>
    </w:p>
    <w:p w14:paraId="3D548D8E" w14:textId="3565BF3B" w:rsidR="00D65BDB" w:rsidRPr="00133133" w:rsidDel="007B78D9" w:rsidRDefault="007B78D9" w:rsidP="007B78D9">
      <w:pPr>
        <w:ind w:firstLine="720"/>
        <w:rPr>
          <w:del w:id="1798" w:author="Luuk van de Ven" w:date="2020-06-05T10:11:00Z"/>
          <w:lang w:val="en-GB"/>
        </w:rPr>
      </w:pPr>
      <w:ins w:id="1799" w:author="Luuk van de Ven" w:date="2020-06-05T10:11:00Z">
        <w:r>
          <w:rPr>
            <w:lang w:val="en-GB"/>
          </w:rPr>
          <w:t xml:space="preserve">To comply with the open science framework </w:t>
        </w:r>
        <w:commentRangeStart w:id="1800"/>
        <w:r>
          <w:rPr>
            <w:lang w:val="en-GB"/>
          </w:rPr>
          <w:t xml:space="preserve">(OSF), </w:t>
        </w:r>
        <w:commentRangeEnd w:id="1800"/>
        <w:r>
          <w:rPr>
            <w:rStyle w:val="CommentReference"/>
            <w:rFonts w:asciiTheme="minorHAnsi" w:hAnsiTheme="minorHAnsi" w:cstheme="minorBidi"/>
          </w:rPr>
          <w:commentReference w:id="1800"/>
        </w:r>
        <w:r>
          <w:rPr>
            <w:lang w:val="en-GB"/>
          </w:rPr>
          <w:t>we made our data accessible in a public repository on Github. We did so to promote transparency and allow researchers to replicate and validate our findings.</w:t>
        </w:r>
      </w:ins>
      <w:del w:id="1801" w:author="Luuk van de Ven" w:date="2020-06-05T10:11:00Z">
        <w:r w:rsidR="007D55D6" w:rsidRPr="00133133" w:rsidDel="007B78D9">
          <w:rPr>
            <w:lang w:val="en-GB"/>
          </w:rPr>
          <w:delText>In this paragraph, the authors of this paper</w:delText>
        </w:r>
      </w:del>
      <w:ins w:id="1802" w:author="Ditte Selders" w:date="2020-05-30T08:10:00Z">
        <w:del w:id="1803" w:author="Luuk van de Ven" w:date="2020-06-05T10:11:00Z">
          <w:r w:rsidR="005A5AEC" w:rsidDel="007B78D9">
            <w:rPr>
              <w:lang w:val="en-GB"/>
            </w:rPr>
            <w:delText>we</w:delText>
          </w:r>
        </w:del>
      </w:ins>
      <w:del w:id="1804" w:author="Luuk van de Ven" w:date="2020-06-05T10:11:00Z">
        <w:r w:rsidR="007D55D6" w:rsidRPr="00133133" w:rsidDel="007B78D9">
          <w:rPr>
            <w:lang w:val="en-GB"/>
          </w:rPr>
          <w:delText xml:space="preserve"> will describe</w:delText>
        </w:r>
      </w:del>
      <w:ins w:id="1805" w:author="Ditte Selders" w:date="2020-06-01T21:42:00Z">
        <w:del w:id="1806" w:author="Luuk van de Ven" w:date="2020-06-05T10:11:00Z">
          <w:r w:rsidR="007D55D6" w:rsidRPr="00133133" w:rsidDel="007B78D9">
            <w:rPr>
              <w:lang w:val="en-GB"/>
            </w:rPr>
            <w:delText xml:space="preserve"> </w:delText>
          </w:r>
          <w:r w:rsidR="00B9732A" w:rsidDel="007B78D9">
            <w:rPr>
              <w:lang w:val="en-GB"/>
            </w:rPr>
            <w:delText>how our thesis project differed from previous research</w:delText>
          </w:r>
        </w:del>
      </w:ins>
      <w:ins w:id="1807" w:author="Ditte Selders" w:date="2020-06-01T21:43:00Z">
        <w:del w:id="1808" w:author="Luuk van de Ven" w:date="2020-06-05T10:11:00Z">
          <w:r w:rsidR="00B9732A" w:rsidDel="007B78D9">
            <w:rPr>
              <w:lang w:val="en-GB"/>
            </w:rPr>
            <w:delText xml:space="preserve"> and</w:delText>
          </w:r>
        </w:del>
      </w:ins>
      <w:del w:id="1809" w:author="Luuk van de Ven" w:date="2020-06-05T10:11:00Z">
        <w:r w:rsidR="007D55D6" w:rsidRPr="00133133" w:rsidDel="007B78D9">
          <w:rPr>
            <w:lang w:val="en-GB"/>
          </w:rPr>
          <w:delText xml:space="preserve"> the lessons they have learned from writing this thesis project and how it differed from previous research</w:delText>
        </w:r>
      </w:del>
      <w:ins w:id="1810" w:author="Ditte Selders" w:date="2020-06-01T21:43:00Z">
        <w:del w:id="1811" w:author="Luuk van de Ven" w:date="2020-06-05T10:11:00Z">
          <w:r w:rsidR="003A3F06" w:rsidDel="007B78D9">
            <w:rPr>
              <w:lang w:val="en-GB"/>
            </w:rPr>
            <w:delText>it</w:delText>
          </w:r>
        </w:del>
      </w:ins>
      <w:del w:id="1812" w:author="Luuk van de Ven" w:date="2020-06-05T10:11:00Z">
        <w:r w:rsidR="007D55D6" w:rsidRPr="00133133" w:rsidDel="007B78D9">
          <w:rPr>
            <w:lang w:val="en-GB"/>
          </w:rPr>
          <w:delText>. Moreover, some challenges that we encountered are discussed, as well as how we tackled them.</w:delText>
        </w:r>
        <w:commentRangeStart w:id="1813"/>
        <w:commentRangeEnd w:id="1813"/>
        <w:r w:rsidR="00D06F8C" w:rsidDel="007B78D9">
          <w:rPr>
            <w:rStyle w:val="CommentReference"/>
            <w:rFonts w:asciiTheme="minorHAnsi" w:hAnsiTheme="minorHAnsi" w:cstheme="minorBidi"/>
          </w:rPr>
          <w:commentReference w:id="1813"/>
        </w:r>
        <w:commentRangeStart w:id="1814"/>
        <w:commentRangeEnd w:id="1814"/>
        <w:r w:rsidR="00985572" w:rsidDel="007B78D9">
          <w:rPr>
            <w:rStyle w:val="CommentReference"/>
            <w:rFonts w:asciiTheme="minorHAnsi" w:hAnsiTheme="minorHAnsi" w:cstheme="minorBidi"/>
          </w:rPr>
          <w:commentReference w:id="1814"/>
        </w:r>
      </w:del>
      <w:ins w:id="1815" w:author="Ditte Selders" w:date="2020-06-01T21:45:00Z">
        <w:del w:id="1816" w:author="Luuk van de Ven" w:date="2020-06-05T10:11:00Z">
          <w:r w:rsidR="007B1E79" w:rsidDel="007B78D9">
            <w:rPr>
              <w:lang w:val="en-GB"/>
            </w:rPr>
            <w:delText xml:space="preserve">This contradicts our marginally significant positive result. </w:delText>
          </w:r>
        </w:del>
      </w:ins>
      <w:ins w:id="1817" w:author="Ditte Selders" w:date="2020-06-01T21:46:00Z">
        <w:del w:id="1818" w:author="Luuk van de Ven" w:date="2020-06-05T10:11:00Z">
          <w:r w:rsidR="00200635" w:rsidDel="007B78D9">
            <w:rPr>
              <w:lang w:val="en-GB"/>
            </w:rPr>
            <w:delText xml:space="preserve">Similar to our research, </w:delText>
          </w:r>
        </w:del>
      </w:ins>
      <w:ins w:id="1819" w:author="Ditte Selders" w:date="2020-06-01T21:45:00Z">
        <w:del w:id="1820" w:author="Luuk van de Ven" w:date="2020-06-05T10:11:00Z">
          <w:r w:rsidR="007B1E79" w:rsidDel="007B78D9">
            <w:rPr>
              <w:lang w:val="en-GB"/>
            </w:rPr>
            <w:delText>Koh et al</w:delText>
          </w:r>
        </w:del>
      </w:ins>
      <w:ins w:id="1821" w:author="Ditte Selders" w:date="2020-06-01T21:46:00Z">
        <w:del w:id="1822" w:author="Luuk van de Ven" w:date="2020-06-05T10:11:00Z">
          <w:r w:rsidR="007B1E79" w:rsidDel="007B78D9">
            <w:rPr>
              <w:lang w:val="en-GB"/>
            </w:rPr>
            <w:delText>.</w:delText>
          </w:r>
        </w:del>
      </w:ins>
      <w:ins w:id="1823" w:author="Ditte Selders" w:date="2020-06-01T21:45:00Z">
        <w:del w:id="1824" w:author="Luuk van de Ven" w:date="2020-06-05T10:11:00Z">
          <w:r w:rsidR="007B1E79" w:rsidDel="007B78D9">
            <w:rPr>
              <w:lang w:val="en-GB"/>
            </w:rPr>
            <w:delText xml:space="preserve"> (2007)</w:delText>
          </w:r>
        </w:del>
      </w:ins>
      <w:ins w:id="1825" w:author="Ditte Selders" w:date="2020-06-01T21:46:00Z">
        <w:del w:id="1826" w:author="Luuk van de Ven" w:date="2020-06-05T10:11:00Z">
          <w:r w:rsidR="00510F16" w:rsidDel="007B78D9">
            <w:rPr>
              <w:lang w:val="en-GB"/>
            </w:rPr>
            <w:delText xml:space="preserve">. </w:delText>
          </w:r>
        </w:del>
      </w:ins>
      <w:ins w:id="1827" w:author="Ditte Selders" w:date="2020-06-01T21:47:00Z">
        <w:del w:id="1828" w:author="Luuk van de Ven" w:date="2020-06-05T10:11:00Z">
          <w:r w:rsidR="008E57B0" w:rsidDel="007B78D9">
            <w:rPr>
              <w:lang w:val="en-GB"/>
            </w:rPr>
            <w:delText>contradicting with our research</w:delText>
          </w:r>
          <w:r w:rsidR="00510F16" w:rsidDel="007B78D9">
            <w:rPr>
              <w:lang w:val="en-GB"/>
            </w:rPr>
            <w:delText xml:space="preserve">, </w:delText>
          </w:r>
        </w:del>
      </w:ins>
      <w:ins w:id="1829" w:author="Ditte Selders" w:date="2020-06-01T21:48:00Z">
        <w:del w:id="1830" w:author="Luuk van de Ven" w:date="2020-06-05T10:11:00Z">
          <w:r w:rsidR="00B03818" w:rsidDel="007B78D9">
            <w:rPr>
              <w:lang w:val="en-GB"/>
            </w:rPr>
            <w:delText>Our thesis project and t</w:delText>
          </w:r>
        </w:del>
      </w:ins>
      <w:ins w:id="1831" w:author="Ditte Selders" w:date="2020-06-01T21:49:00Z">
        <w:del w:id="1832" w:author="Luuk van de Ven" w:date="2020-06-05T10:11:00Z">
          <w:r w:rsidR="00881133" w:rsidDel="007B78D9">
            <w:rPr>
              <w:lang w:val="en-GB"/>
            </w:rPr>
            <w:delText>come</w:delText>
          </w:r>
        </w:del>
      </w:ins>
    </w:p>
    <w:p w14:paraId="2BD2CDF8" w14:textId="03A58BAC" w:rsidR="007D55D6" w:rsidRPr="00133133" w:rsidDel="007B78D9" w:rsidRDefault="007D55D6" w:rsidP="00842D36">
      <w:pPr>
        <w:ind w:firstLine="720"/>
        <w:rPr>
          <w:del w:id="1833" w:author="Luuk van de Ven" w:date="2020-06-05T10:11:00Z"/>
          <w:lang w:val="en-GB"/>
        </w:rPr>
      </w:pPr>
      <w:del w:id="1834" w:author="Luuk van de Ven" w:date="2020-06-05T10:11:00Z">
        <w:r w:rsidRPr="00133133" w:rsidDel="007B78D9">
          <w:rPr>
            <w:lang w:val="en-GB"/>
          </w:rPr>
          <w:delText>When designing our study, we quickly noticed that researchers should think about many minor details that might impact results. For example, when designing the questionnaire, we wanted to include pictures to make the experiment more vivid for the respondents. Nevertheless, the choice of pictures might impact the behaviour of respondents as they include logos and words. So, we learned to evaluate the format of the survey to reduce the response bias to the minimum. Additionally, working with Qualtrics and its prolific features was new to us. Previously, we worked with Survey Monkey or Google Forms. The interface of Qualtrics was somewhat more challenging. However, it offered multiple options that we used that would not have been possible via the other previously mentioned survey distributors.</w:delText>
        </w:r>
      </w:del>
    </w:p>
    <w:p w14:paraId="654AD2C3" w14:textId="59B428F0" w:rsidR="007D55D6" w:rsidRPr="00133133" w:rsidDel="007B78D9" w:rsidRDefault="007D55D6" w:rsidP="00842D36">
      <w:pPr>
        <w:ind w:firstLine="720"/>
        <w:rPr>
          <w:del w:id="1835" w:author="Luuk van de Ven" w:date="2020-06-05T10:11:00Z"/>
          <w:lang w:val="en-GB"/>
        </w:rPr>
      </w:pPr>
      <w:del w:id="1836" w:author="Luuk van de Ven" w:date="2020-06-05T10:11:00Z">
        <w:r w:rsidRPr="00133133" w:rsidDel="007B78D9">
          <w:rPr>
            <w:lang w:val="en-GB"/>
          </w:rPr>
          <w:delText xml:space="preserve">After having designed the questionnaire, it was time to collect data. </w:delText>
        </w:r>
      </w:del>
      <w:ins w:id="1837" w:author="Guus van den Akker" w:date="2020-05-29T12:05:00Z">
        <w:del w:id="1838" w:author="Luuk van de Ven" w:date="2020-06-05T10:11:00Z">
          <w:r w:rsidR="004F0953" w:rsidDel="007B78D9">
            <w:rPr>
              <w:lang w:val="en-GB"/>
            </w:rPr>
            <w:delText xml:space="preserve">Our initial plan was to collect data on campus by asking </w:delText>
          </w:r>
          <w:r w:rsidR="004767F7" w:rsidDel="007B78D9">
            <w:rPr>
              <w:lang w:val="en-GB"/>
            </w:rPr>
            <w:delText>students randomly t</w:delText>
          </w:r>
        </w:del>
      </w:ins>
      <w:ins w:id="1839" w:author="Guus van den Akker" w:date="2020-05-29T12:06:00Z">
        <w:del w:id="1840" w:author="Luuk van de Ven" w:date="2020-06-05T10:11:00Z">
          <w:r w:rsidR="004767F7" w:rsidDel="007B78D9">
            <w:rPr>
              <w:lang w:val="en-GB"/>
            </w:rPr>
            <w:delText>o fill out our survey. Nevertheless, due to the COVID-19 pand</w:delText>
          </w:r>
        </w:del>
      </w:ins>
      <w:ins w:id="1841" w:author="Ditte Selders" w:date="2020-05-30T08:13:00Z">
        <w:del w:id="1842" w:author="Luuk van de Ven" w:date="2020-06-05T10:11:00Z">
          <w:r w:rsidR="005F5BF2" w:rsidDel="007B78D9">
            <w:rPr>
              <w:lang w:val="en-GB"/>
            </w:rPr>
            <w:delText>e</w:delText>
          </w:r>
        </w:del>
      </w:ins>
      <w:ins w:id="1843" w:author="Guus van den Akker" w:date="2020-05-29T12:06:00Z">
        <w:del w:id="1844" w:author="Luuk van de Ven" w:date="2020-06-05T10:11:00Z">
          <w:r w:rsidR="004767F7" w:rsidDel="007B78D9">
            <w:rPr>
              <w:lang w:val="en-GB"/>
            </w:rPr>
            <w:delText xml:space="preserve">amic, we had to change plans and collect data online. </w:delText>
          </w:r>
        </w:del>
      </w:ins>
      <w:del w:id="1845" w:author="Luuk van de Ven" w:date="2020-06-05T10:11:00Z">
        <w:r w:rsidRPr="00133133" w:rsidDel="007B78D9">
          <w:rPr>
            <w:lang w:val="en-GB"/>
          </w:rPr>
          <w:delText xml:space="preserve">We started with sharing our survey on Reddit. We posted our survey daily for a couple of days but quickly realised that due to the vast number of surveys posted daily, we hardly received any respondents and had to think about an alternative. After trying the </w:delText>
        </w:r>
        <w:r w:rsidRPr="00131956" w:rsidDel="007B78D9">
          <w:rPr>
            <w:lang w:val="en-GB"/>
            <w:rPrChange w:id="1846" w:author="Guus van den Akker" w:date="2020-06-01T21:02:00Z">
              <w:rPr>
                <w:i/>
                <w:iCs/>
                <w:lang w:val="en-GB"/>
              </w:rPr>
            </w:rPrChange>
          </w:rPr>
          <w:delText>SurveySwap</w:delText>
        </w:r>
        <w:r w:rsidRPr="00133133" w:rsidDel="007B78D9">
          <w:rPr>
            <w:i/>
            <w:iCs/>
            <w:lang w:val="en-GB"/>
          </w:rPr>
          <w:delText xml:space="preserve"> </w:delText>
        </w:r>
        <w:r w:rsidRPr="00133133" w:rsidDel="007B78D9">
          <w:rPr>
            <w:lang w:val="en-GB"/>
          </w:rPr>
          <w:delText>platform but receiving a similar number of respondents, we decided to publish our survey on Amazon Mechanical Turk and pay respondents a small fee for their time. After having posted the survey on this platform, we reached our targeted number of respondents within a day. Nevertheless, we were not convinced about the quality of our data. Many respondents did not take more than 90 seconds to fill out our questionnaire, and we thought this would be impossible. We decided not to use and pay for responses from respondents that did not meet our threshold of 90 seconds. We kindly communicated this with our respondents as we believed it would be unreliable. This appeared to be a big mistake and one of the most important lessons of our project.</w:delText>
        </w:r>
      </w:del>
      <w:ins w:id="1847" w:author="Ditte Selders" w:date="2020-05-30T08:14:00Z">
        <w:del w:id="1848" w:author="Luuk van de Ven" w:date="2020-06-05T10:11:00Z">
          <w:r w:rsidR="00DE680B" w:rsidDel="007B78D9">
            <w:rPr>
              <w:lang w:val="en-GB"/>
            </w:rPr>
            <w:delText xml:space="preserve"> </w:delText>
          </w:r>
        </w:del>
      </w:ins>
    </w:p>
    <w:p w14:paraId="2DF50D94" w14:textId="1A495187" w:rsidR="007D55D6" w:rsidRPr="00133133" w:rsidDel="007B78D9" w:rsidRDefault="007D55D6" w:rsidP="00842D36">
      <w:pPr>
        <w:ind w:firstLine="720"/>
        <w:rPr>
          <w:del w:id="1849" w:author="Luuk van de Ven" w:date="2020-06-05T10:11:00Z"/>
          <w:lang w:val="en-GB"/>
        </w:rPr>
      </w:pPr>
      <w:del w:id="1850" w:author="Luuk van de Ven" w:date="2020-06-05T10:11:00Z">
        <w:r w:rsidRPr="00133133" w:rsidDel="007B78D9">
          <w:rPr>
            <w:lang w:val="en-GB"/>
          </w:rPr>
          <w:delText>We received numerous emails saying that it was possible to finish the survey within the 90-second timeframe and that people wanted their financial compensation. After having done some research, it is plausible that the respondent on this platform are indeed able to finish the survey within 90 seconds as they might be trained in filling out many surveys in a small period</w:delText>
        </w:r>
      </w:del>
      <w:ins w:id="1851" w:author="Ditte Selders" w:date="2020-05-30T08:14:00Z">
        <w:del w:id="1852" w:author="Luuk van de Ven" w:date="2020-06-05T10:11:00Z">
          <w:r w:rsidR="00A24486" w:rsidDel="007B78D9">
            <w:rPr>
              <w:lang w:val="en-GB"/>
            </w:rPr>
            <w:delText xml:space="preserve"> of time</w:delText>
          </w:r>
        </w:del>
      </w:ins>
      <w:del w:id="1853" w:author="Luuk van de Ven" w:date="2020-06-05T10:11:00Z">
        <w:r w:rsidRPr="00133133" w:rsidDel="007B78D9">
          <w:rPr>
            <w:lang w:val="en-GB"/>
          </w:rPr>
          <w:delText xml:space="preserve">. Consequently, we decided to pay all respondents and use their data for our research. </w:delText>
        </w:r>
      </w:del>
    </w:p>
    <w:p w14:paraId="5AF6995B" w14:textId="0BB93AD6" w:rsidR="007D55D6" w:rsidRPr="00133133" w:rsidDel="007B78D9" w:rsidRDefault="007D55D6" w:rsidP="00842D36">
      <w:pPr>
        <w:ind w:firstLine="720"/>
        <w:rPr>
          <w:del w:id="1854" w:author="Luuk van de Ven" w:date="2020-06-05T10:11:00Z"/>
          <w:lang w:val="en-GB"/>
        </w:rPr>
      </w:pPr>
      <w:del w:id="1855" w:author="Luuk van de Ven" w:date="2020-06-05T10:11:00Z">
        <w:r w:rsidRPr="00133133" w:rsidDel="007B78D9">
          <w:rPr>
            <w:lang w:val="en-GB"/>
          </w:rPr>
          <w:delText>After that, it was time for data analysis. Our supervisor encouraged us to do some coding and provided some guidelines on Canvas. During the Applied Business Methods and Business Information Management courses, we have been introduced to coding in R for the first time. Some of our group members felt more proficient working in R than others. The codes used in the examples on Canvas were entirely new for us. Therefore, we learn</w:delText>
        </w:r>
      </w:del>
      <w:ins w:id="1856" w:author="Ditte Selders" w:date="2020-05-30T08:16:00Z">
        <w:del w:id="1857" w:author="Luuk van de Ven" w:date="2020-06-05T10:11:00Z">
          <w:r w:rsidR="00027F7C" w:rsidDel="007B78D9">
            <w:rPr>
              <w:lang w:val="en-GB"/>
            </w:rPr>
            <w:delText>ed</w:delText>
          </w:r>
        </w:del>
      </w:ins>
      <w:del w:id="1858" w:author="Luuk van de Ven" w:date="2020-06-05T10:11:00Z">
        <w:r w:rsidRPr="00133133" w:rsidDel="007B78D9">
          <w:rPr>
            <w:lang w:val="en-GB"/>
          </w:rPr>
          <w:delText xml:space="preserve">t some coding and interpreting data in R. Interpreting data was also challenging at times since the </w:delText>
        </w:r>
      </w:del>
      <w:del w:id="1859" w:author="Luuk van de Ven" w:date="2020-05-28T20:24:00Z">
        <w:r w:rsidRPr="00133133" w:rsidDel="00CB581A">
          <w:rPr>
            <w:lang w:val="en-GB"/>
          </w:rPr>
          <w:delText xml:space="preserve">software </w:delText>
        </w:r>
      </w:del>
      <w:del w:id="1860" w:author="Luuk van de Ven" w:date="2020-06-05T10:11:00Z">
        <w:r w:rsidRPr="00133133" w:rsidDel="007B78D9">
          <w:rPr>
            <w:lang w:val="en-GB"/>
          </w:rPr>
          <w:delText>always deviated a little from the standard answers provided online. Luckily, we tackled these issues by contacting our supervisor for support.</w:delText>
        </w:r>
      </w:del>
    </w:p>
    <w:p w14:paraId="41661EC9" w14:textId="2E6A5D0A" w:rsidR="007D55D6" w:rsidRPr="00CD16AE" w:rsidDel="007B78D9" w:rsidRDefault="007D55D6" w:rsidP="00842D36">
      <w:pPr>
        <w:ind w:firstLine="720"/>
        <w:rPr>
          <w:ins w:id="1861" w:author="Guus van den Akker" w:date="2020-05-29T12:06:00Z"/>
          <w:del w:id="1862" w:author="Luuk van de Ven" w:date="2020-06-05T10:11:00Z"/>
          <w:lang w:val="en-GB"/>
        </w:rPr>
      </w:pPr>
      <w:del w:id="1863" w:author="Luuk van de Ven" w:date="2020-06-05T10:11:00Z">
        <w:r w:rsidRPr="00133133" w:rsidDel="007B78D9">
          <w:rPr>
            <w:lang w:val="en-GB"/>
          </w:rPr>
          <w:delText>At the beginning of the research project, we decided to include a moderating variable in our hypothesis. In hindsight, this complicated the whole research project in every phase. Nonetheless, this factor challenged us to reflect always about research practice and made us understand the research topic more thoroughly.</w:delText>
        </w:r>
      </w:del>
    </w:p>
    <w:p w14:paraId="52735CD1" w14:textId="76B77514" w:rsidR="00C74466" w:rsidRPr="00CD16AE" w:rsidRDefault="00C05B7E" w:rsidP="00842D36">
      <w:pPr>
        <w:ind w:firstLine="720"/>
        <w:rPr>
          <w:lang w:val="en-GB"/>
        </w:rPr>
      </w:pPr>
      <w:ins w:id="1864" w:author="Guus van den Akker" w:date="2020-05-29T12:08:00Z">
        <w:del w:id="1865" w:author="Luuk van de Ven" w:date="2020-06-05T10:11:00Z">
          <w:r w:rsidDel="007B78D9">
            <w:rPr>
              <w:lang w:val="en-GB"/>
            </w:rPr>
            <w:delText xml:space="preserve">To comply with the open science framework </w:delText>
          </w:r>
          <w:commentRangeStart w:id="1866"/>
          <w:r w:rsidDel="007B78D9">
            <w:rPr>
              <w:lang w:val="en-GB"/>
            </w:rPr>
            <w:delText xml:space="preserve">(OSF), </w:delText>
          </w:r>
        </w:del>
      </w:ins>
      <w:commentRangeEnd w:id="1866"/>
      <w:ins w:id="1867" w:author="Guus van den Akker" w:date="2020-05-29T12:10:00Z">
        <w:del w:id="1868" w:author="Luuk van de Ven" w:date="2020-06-05T10:11:00Z">
          <w:r w:rsidR="00D668E7" w:rsidDel="007B78D9">
            <w:rPr>
              <w:rStyle w:val="CommentReference"/>
              <w:rFonts w:asciiTheme="minorHAnsi" w:hAnsiTheme="minorHAnsi" w:cstheme="minorBidi"/>
            </w:rPr>
            <w:commentReference w:id="1866"/>
          </w:r>
        </w:del>
      </w:ins>
      <w:ins w:id="1869" w:author="Guus van den Akker" w:date="2020-05-29T12:08:00Z">
        <w:del w:id="1870" w:author="Luuk van de Ven" w:date="2020-06-05T10:11:00Z">
          <w:r w:rsidDel="007B78D9">
            <w:rPr>
              <w:lang w:val="en-GB"/>
            </w:rPr>
            <w:delText xml:space="preserve">our data can be accessed </w:delText>
          </w:r>
          <w:r w:rsidR="00114E6D" w:rsidDel="007B78D9">
            <w:rPr>
              <w:lang w:val="en-GB"/>
            </w:rPr>
            <w:delText>in a public repository on Github</w:delText>
          </w:r>
        </w:del>
      </w:ins>
      <w:ins w:id="1871" w:author="Guus van den Akker" w:date="2020-05-29T12:09:00Z">
        <w:del w:id="1872" w:author="Luuk van de Ven" w:date="2020-06-05T10:11:00Z">
          <w:r w:rsidR="001B3580" w:rsidDel="007B78D9">
            <w:rPr>
              <w:lang w:val="en-GB"/>
            </w:rPr>
            <w:delText xml:space="preserve">. </w:delText>
          </w:r>
          <w:r w:rsidR="00E36602" w:rsidDel="007B78D9">
            <w:rPr>
              <w:lang w:val="en-GB"/>
            </w:rPr>
            <w:delText>This is to promote transparency and give researchers the opportunity to rep</w:delText>
          </w:r>
        </w:del>
      </w:ins>
      <w:ins w:id="1873" w:author="Guus van den Akker" w:date="2020-05-29T12:10:00Z">
        <w:del w:id="1874" w:author="Luuk van de Ven" w:date="2020-06-05T10:11:00Z">
          <w:r w:rsidR="00E36602" w:rsidDel="007B78D9">
            <w:rPr>
              <w:lang w:val="en-GB"/>
            </w:rPr>
            <w:delText>licate and validate our findings.</w:delText>
          </w:r>
        </w:del>
        <w:r w:rsidR="00E36602">
          <w:rPr>
            <w:lang w:val="en-GB"/>
          </w:rPr>
          <w:t xml:space="preserve"> </w:t>
        </w:r>
      </w:ins>
    </w:p>
    <w:p w14:paraId="05B7DFFD" w14:textId="77777777" w:rsidR="001D5BF7" w:rsidRPr="00133133" w:rsidRDefault="001D5BF7" w:rsidP="00D86B44">
      <w:pPr>
        <w:rPr>
          <w:lang w:val="en-GB"/>
        </w:rPr>
      </w:pPr>
      <w:r w:rsidRPr="00133133">
        <w:rPr>
          <w:lang w:val="en-GB"/>
        </w:rPr>
        <w:br w:type="page"/>
      </w:r>
    </w:p>
    <w:p w14:paraId="3006160A" w14:textId="77777777" w:rsidR="00AE6E78" w:rsidRPr="00734B4C" w:rsidRDefault="00AE6E78" w:rsidP="00AE6E78">
      <w:pPr>
        <w:pStyle w:val="Heading1"/>
        <w:rPr>
          <w:ins w:id="1875" w:author="Luuk van de Ven" w:date="2020-06-05T10:34:00Z"/>
          <w:b w:val="0"/>
          <w:lang w:val="en-GB"/>
        </w:rPr>
      </w:pPr>
      <w:bookmarkStart w:id="1876" w:name="_Toc42335565"/>
      <w:ins w:id="1877" w:author="Luuk van de Ven" w:date="2020-06-05T10:34:00Z">
        <w:r w:rsidRPr="00133133">
          <w:rPr>
            <w:lang w:val="en-GB"/>
          </w:rPr>
          <w:lastRenderedPageBreak/>
          <w:t>Chapter 7: Discussion</w:t>
        </w:r>
        <w:bookmarkEnd w:id="1876"/>
      </w:ins>
    </w:p>
    <w:p w14:paraId="74884124" w14:textId="77777777" w:rsidR="00AE6E78" w:rsidRPr="00133133" w:rsidRDefault="00AE6E78" w:rsidP="00AE6E78">
      <w:pPr>
        <w:pStyle w:val="Heading2"/>
        <w:rPr>
          <w:ins w:id="1878" w:author="Luuk van de Ven" w:date="2020-06-05T10:34:00Z"/>
          <w:lang w:val="en-GB"/>
        </w:rPr>
      </w:pPr>
    </w:p>
    <w:p w14:paraId="2A37F52B" w14:textId="77777777" w:rsidR="00AE6E78" w:rsidRPr="00133133" w:rsidRDefault="00AE6E78" w:rsidP="00AE6E78">
      <w:pPr>
        <w:pStyle w:val="Heading2"/>
        <w:rPr>
          <w:ins w:id="1879" w:author="Luuk van de Ven" w:date="2020-06-05T10:34:00Z"/>
          <w:lang w:val="en-GB"/>
        </w:rPr>
      </w:pPr>
      <w:bookmarkStart w:id="1880" w:name="_Toc42335566"/>
      <w:ins w:id="1881" w:author="Luuk van de Ven" w:date="2020-06-05T10:34:00Z">
        <w:r w:rsidRPr="00133133">
          <w:rPr>
            <w:lang w:val="en-GB"/>
          </w:rPr>
          <w:t>7.1 Conclusions</w:t>
        </w:r>
        <w:bookmarkEnd w:id="1880"/>
      </w:ins>
    </w:p>
    <w:p w14:paraId="3FC54C76" w14:textId="77777777" w:rsidR="00AE6E78" w:rsidRDefault="00AE6E78" w:rsidP="00AE6E78">
      <w:pPr>
        <w:ind w:firstLine="720"/>
        <w:rPr>
          <w:ins w:id="1882" w:author="Luuk van de Ven" w:date="2020-06-05T10:34:00Z"/>
          <w:lang w:val="en-GB"/>
        </w:rPr>
      </w:pPr>
      <w:ins w:id="1883" w:author="Luuk van de Ven" w:date="2020-06-05T10:34:00Z">
        <w:r w:rsidRPr="00133133">
          <w:rPr>
            <w:lang w:val="en-GB"/>
          </w:rPr>
          <w:t xml:space="preserve">Brand communities are increasingly important for brands as these specialised, non-geographically bound groups of people offer benefits to the marketing department as well as customers. It is a challenge for companies to keep brand community members participating on their online platforms. Often only a few members participate actively, and most other members only consume information. It would be desirable for firms that more members contribute to the brand community because if the few active members stop participating, the online brand community will cease to exist. </w:t>
        </w:r>
      </w:ins>
    </w:p>
    <w:p w14:paraId="0F131C8B" w14:textId="77777777" w:rsidR="00AE6E78" w:rsidRDefault="00AE6E78" w:rsidP="00AE6E78">
      <w:pPr>
        <w:ind w:firstLine="720"/>
        <w:rPr>
          <w:ins w:id="1884" w:author="Luuk van de Ven" w:date="2020-06-05T10:34:00Z"/>
          <w:lang w:val="en-GB"/>
        </w:rPr>
      </w:pPr>
      <w:ins w:id="1885" w:author="Luuk van de Ven" w:date="2020-06-05T10:34:00Z">
        <w:r w:rsidRPr="00133133">
          <w:rPr>
            <w:lang w:val="en-GB"/>
          </w:rPr>
          <w:t>The main research question that we address in this paper is whether offline events enhance online participation</w:t>
        </w:r>
        <w:r>
          <w:rPr>
            <w:lang w:val="en-GB"/>
          </w:rPr>
          <w:t xml:space="preserve"> in brand communities</w:t>
        </w:r>
        <w:r w:rsidRPr="00133133">
          <w:rPr>
            <w:lang w:val="en-GB"/>
          </w:rPr>
          <w:t>. Furthermore, it examines whether the type of product (hedonic or utilitarian) influences this relationship.</w:t>
        </w:r>
        <w:r>
          <w:rPr>
            <w:lang w:val="en-GB"/>
          </w:rPr>
          <w:t xml:space="preserve"> </w:t>
        </w:r>
        <w:r w:rsidRPr="00133133">
          <w:rPr>
            <w:lang w:val="en-GB"/>
          </w:rPr>
          <w:t xml:space="preserve">If managers use brand communities successfully, </w:t>
        </w:r>
        <w:r>
          <w:rPr>
            <w:lang w:val="en-GB"/>
          </w:rPr>
          <w:t>these</w:t>
        </w:r>
        <w:r w:rsidRPr="00133133">
          <w:rPr>
            <w:lang w:val="en-GB"/>
          </w:rPr>
          <w:t xml:space="preserve"> can be a competitive advantage. However, </w:t>
        </w:r>
        <w:r>
          <w:rPr>
            <w:lang w:val="en-GB"/>
          </w:rPr>
          <w:t xml:space="preserve">in existing literature </w:t>
        </w:r>
        <w:r w:rsidRPr="00133133">
          <w:rPr>
            <w:lang w:val="en-GB"/>
          </w:rPr>
          <w:t>there is little good advice on how to run these communities effectively</w:t>
        </w:r>
        <w:r>
          <w:rPr>
            <w:lang w:val="en-GB"/>
          </w:rPr>
          <w:t>.</w:t>
        </w:r>
      </w:ins>
    </w:p>
    <w:p w14:paraId="6B3AB385" w14:textId="77777777" w:rsidR="00AE6E78" w:rsidRDefault="00AE6E78" w:rsidP="00AE6E78">
      <w:pPr>
        <w:ind w:firstLine="720"/>
        <w:rPr>
          <w:ins w:id="1886" w:author="Luuk van de Ven" w:date="2020-06-05T10:34:00Z"/>
          <w:lang w:val="en-GB"/>
        </w:rPr>
      </w:pPr>
      <w:ins w:id="1887" w:author="Luuk van de Ven" w:date="2020-06-05T10:34:00Z">
        <w:r>
          <w:rPr>
            <w:lang w:val="en-GB"/>
          </w:rPr>
          <w:t xml:space="preserve">We found three papers that tested a hypothesis which was similar to ours. </w:t>
        </w:r>
        <w:r w:rsidRPr="00133133">
          <w:rPr>
            <w:lang w:val="en-GB"/>
          </w:rPr>
          <w:t xml:space="preserve">McCully et al. (2011), Koh et al. (2007) and Sessions (2010) </w:t>
        </w:r>
        <w:r>
          <w:rPr>
            <w:lang w:val="en-GB"/>
          </w:rPr>
          <w:t>all found different results when testing</w:t>
        </w:r>
        <w:r w:rsidRPr="00133133">
          <w:rPr>
            <w:lang w:val="en-GB"/>
          </w:rPr>
          <w:t xml:space="preserve"> the relationship between attending an offline event and online participation. </w:t>
        </w:r>
        <w:r>
          <w:rPr>
            <w:lang w:val="en-GB"/>
          </w:rPr>
          <w:t xml:space="preserve">Koh et al. (2007) found a significant negative effect between offline gatherings and online participation. This contradicts our marginally significant positive result. Like our research, Koh et al. (2007) came to this conclusion based on survey data. As described before, there seems to be a disconnect between survey data and actual participation, as was later described by McCully et al.. This is a limitation to the research by Koh et al. (2007). Next to that, contradicting with our research, their research was based on a geographically bound community (Korea), whereas most brand </w:t>
        </w:r>
        <w:r>
          <w:rPr>
            <w:lang w:val="en-GB"/>
          </w:rPr>
          <w:lastRenderedPageBreak/>
          <w:t>communities nowadays are characterized by the absence of these boundaries. This makes their results less applicable to brand communities with the characteristics as we defined them. In 2010, Sessions did additional research on the relationship between offline events and online participation and came to a different conclusion. Even though posting activity increased, the commenting to others’ posts decreased which led to an insignificant effect on participation in general. Finally, a paper by McCully et al. (2011) described a significant positive effect between offline events and online participation. In contrast to the paper by Koh et al. (2007), the papers by Sessions (2010) and McCully et al. (2011) did use server-log data.</w:t>
        </w:r>
      </w:ins>
    </w:p>
    <w:p w14:paraId="4605E9E8" w14:textId="77777777" w:rsidR="00AE6E78" w:rsidRDefault="00AE6E78" w:rsidP="00AE6E78">
      <w:pPr>
        <w:ind w:firstLine="720"/>
        <w:rPr>
          <w:ins w:id="1888" w:author="Luuk van de Ven" w:date="2020-06-05T10:34:00Z"/>
        </w:rPr>
      </w:pPr>
      <w:ins w:id="1889" w:author="Luuk van de Ven" w:date="2020-06-05T10:34:00Z">
        <w:r>
          <w:rPr>
            <w:lang w:val="en-GB"/>
          </w:rPr>
          <w:t xml:space="preserve">Our thesis project and the three papers that researched this topic all come to a different result. Furthermore, none of the papers did focus specifically on brand communities, but rather on virtual communities in general, of which some have very different characteristics than most brand communities (such as geographical boundaries). </w:t>
        </w:r>
      </w:ins>
    </w:p>
    <w:p w14:paraId="6BEB3508" w14:textId="77777777" w:rsidR="00AE6E78" w:rsidRPr="00133133" w:rsidRDefault="00AE6E78" w:rsidP="00AE6E78">
      <w:pPr>
        <w:ind w:firstLine="720"/>
        <w:rPr>
          <w:ins w:id="1890" w:author="Luuk van de Ven" w:date="2020-06-05T10:34:00Z"/>
          <w:lang w:val="en-GB"/>
        </w:rPr>
      </w:pPr>
      <w:ins w:id="1891" w:author="Luuk van de Ven" w:date="2020-06-05T10:34:00Z">
        <w:r>
          <w:rPr>
            <w:lang w:val="en-GB"/>
          </w:rPr>
          <w:t>We conducted</w:t>
        </w:r>
        <w:r w:rsidRPr="00133133">
          <w:rPr>
            <w:lang w:val="en-GB"/>
          </w:rPr>
          <w:t xml:space="preserve"> a critical evaluation of studies and a 2 x 2 between-subject experimental study, the results are inconclusive. Our experiment shows a </w:t>
        </w:r>
        <w:r>
          <w:rPr>
            <w:lang w:val="en-GB"/>
          </w:rPr>
          <w:t>marginally</w:t>
        </w:r>
        <w:r w:rsidRPr="00133133">
          <w:rPr>
            <w:lang w:val="en-GB"/>
          </w:rPr>
          <w:t xml:space="preserve"> positive association with a confidence interval overlapping with zero. Therefore, it does not enable to draw conclusions on the relationship between attending an offline event and online participation. </w:t>
        </w:r>
        <w:r>
          <w:rPr>
            <w:lang w:val="en-GB"/>
          </w:rPr>
          <w:t>The answer to whether to accept or reject our hypothesis remains inconclusive.</w:t>
        </w:r>
      </w:ins>
    </w:p>
    <w:p w14:paraId="395E663F" w14:textId="77777777" w:rsidR="00AE6E78" w:rsidRPr="00133133" w:rsidRDefault="00AE6E78" w:rsidP="00AE6E78">
      <w:pPr>
        <w:ind w:firstLine="720"/>
        <w:rPr>
          <w:ins w:id="1892" w:author="Luuk van de Ven" w:date="2020-06-05T10:34:00Z"/>
          <w:lang w:val="en-GB"/>
        </w:rPr>
      </w:pPr>
      <w:ins w:id="1893" w:author="Luuk van de Ven" w:date="2020-06-05T10:34:00Z">
        <w:r w:rsidRPr="00133133">
          <w:rPr>
            <w:lang w:val="en-GB"/>
          </w:rPr>
          <w:t>Nevertheless, the moderating variable in our hypothesis provides an interesting insight. The data analysis shows that community members are more eager to participate in an online brand community if the product that is offered by the brand is considered hedonic</w:t>
        </w:r>
        <w:r>
          <w:rPr>
            <w:lang w:val="en-GB"/>
          </w:rPr>
          <w:t xml:space="preserve"> rather than utilitarian</w:t>
        </w:r>
        <w:r w:rsidRPr="00133133">
          <w:rPr>
            <w:lang w:val="en-GB"/>
          </w:rPr>
          <w:t>.</w:t>
        </w:r>
        <w:r>
          <w:rPr>
            <w:lang w:val="en-GB"/>
          </w:rPr>
          <w:t xml:space="preserve"> Nonetheless, we did not find support for the moderating effect. The type of good, either hedonic or utilitarian, did not significantly affect the relationship between attendance of an offline event and online participation.</w:t>
        </w:r>
      </w:ins>
    </w:p>
    <w:p w14:paraId="75855FEA" w14:textId="77777777" w:rsidR="00AE6E78" w:rsidRPr="00133133" w:rsidRDefault="00AE6E78" w:rsidP="00AE6E78">
      <w:pPr>
        <w:ind w:firstLine="720"/>
        <w:rPr>
          <w:ins w:id="1894" w:author="Luuk van de Ven" w:date="2020-06-05T10:34:00Z"/>
          <w:lang w:val="en-GB"/>
        </w:rPr>
      </w:pPr>
      <w:ins w:id="1895" w:author="Luuk van de Ven" w:date="2020-06-05T10:34:00Z">
        <w:r>
          <w:rPr>
            <w:lang w:val="en-GB"/>
          </w:rPr>
          <w:lastRenderedPageBreak/>
          <w:t>Finally</w:t>
        </w:r>
        <w:r w:rsidRPr="00133133">
          <w:rPr>
            <w:lang w:val="en-GB"/>
          </w:rPr>
          <w:t xml:space="preserve">, examining the control variables, </w:t>
        </w:r>
        <w:r>
          <w:rPr>
            <w:lang w:val="en-GB"/>
          </w:rPr>
          <w:t>members’</w:t>
        </w:r>
        <w:r w:rsidRPr="00133133">
          <w:rPr>
            <w:lang w:val="en-GB"/>
          </w:rPr>
          <w:t xml:space="preserve"> employment status and gender might provide new understandings for marketers and managers. The active (future) workforce shows a positive association between attending an offline event and online participation, while participants who are retired or unable to work show a negative association. A possible explanation for this behaviour could be the limited time resources the active workforce has. Consequently, these groups will be more careful in choosing the offline events they attend. As a result, they are more engaged with the brand and participate more actively online. Moreover, males have a significantly higher positive association between attending offline events and online participation compared to women. More research is needed to investigate this observation further.</w:t>
        </w:r>
      </w:ins>
    </w:p>
    <w:p w14:paraId="18BD9CD4" w14:textId="77777777" w:rsidR="00AE6E78" w:rsidRPr="00133133" w:rsidRDefault="00AE6E78" w:rsidP="00AE6E78">
      <w:pPr>
        <w:rPr>
          <w:ins w:id="1896" w:author="Luuk van de Ven" w:date="2020-06-05T10:34:00Z"/>
          <w:lang w:val="en-GB"/>
        </w:rPr>
      </w:pPr>
    </w:p>
    <w:p w14:paraId="3D363E91" w14:textId="77777777" w:rsidR="00AE6E78" w:rsidRPr="00133133" w:rsidRDefault="00AE6E78" w:rsidP="00AE6E78">
      <w:pPr>
        <w:pStyle w:val="Heading2"/>
        <w:rPr>
          <w:ins w:id="1897" w:author="Luuk van de Ven" w:date="2020-06-05T10:34:00Z"/>
          <w:lang w:val="en-GB"/>
        </w:rPr>
      </w:pPr>
      <w:bookmarkStart w:id="1898" w:name="_Toc42335567"/>
      <w:ins w:id="1899" w:author="Luuk van de Ven" w:date="2020-06-05T10:34:00Z">
        <w:r w:rsidRPr="00133133">
          <w:rPr>
            <w:lang w:val="en-GB"/>
          </w:rPr>
          <w:t>7.2 Recommendations</w:t>
        </w:r>
        <w:bookmarkEnd w:id="1898"/>
      </w:ins>
    </w:p>
    <w:p w14:paraId="650B1A70" w14:textId="77777777" w:rsidR="00AE6E78" w:rsidRPr="00133133" w:rsidRDefault="00AE6E78" w:rsidP="00AE6E78">
      <w:pPr>
        <w:ind w:firstLine="720"/>
        <w:rPr>
          <w:ins w:id="1900" w:author="Luuk van de Ven" w:date="2020-06-05T10:34:00Z"/>
          <w:lang w:val="en-GB"/>
        </w:rPr>
      </w:pPr>
      <w:ins w:id="1901" w:author="Luuk van de Ven" w:date="2020-06-05T10:34:00Z">
        <w:r w:rsidRPr="00133133">
          <w:rPr>
            <w:lang w:val="en-GB"/>
          </w:rPr>
          <w:t>Given the conclusions, there are a few key takeaways for managers. Firstly, brand communities built around hedonic goods are more likely to be viable compared to communities surrounding utilitarian goods. Accordingly, managers that maintain or would like to set up an online brand community should think about the product attributes they highlight and whether the</w:t>
        </w:r>
        <w:r>
          <w:rPr>
            <w:lang w:val="en-GB"/>
          </w:rPr>
          <w:t>se</w:t>
        </w:r>
        <w:r w:rsidRPr="00133133">
          <w:rPr>
            <w:lang w:val="en-GB"/>
          </w:rPr>
          <w:t xml:space="preserve"> are considered hedonic or utilitarian by the (potential) community members. If managers give hedonic attributes more attention, online participation is more likely.</w:t>
        </w:r>
      </w:ins>
    </w:p>
    <w:p w14:paraId="76022BC0" w14:textId="77777777" w:rsidR="00AE6E78" w:rsidRPr="00133133" w:rsidRDefault="00AE6E78" w:rsidP="00AE6E78">
      <w:pPr>
        <w:ind w:firstLine="720"/>
        <w:rPr>
          <w:ins w:id="1902" w:author="Luuk van de Ven" w:date="2020-06-05T10:34:00Z"/>
          <w:lang w:val="en-GB"/>
        </w:rPr>
      </w:pPr>
      <w:ins w:id="1903" w:author="Luuk van de Ven" w:date="2020-06-05T10:34:00Z">
        <w:r w:rsidRPr="00133133">
          <w:rPr>
            <w:lang w:val="en-GB"/>
          </w:rPr>
          <w:t>Additionally, if the objective of organising an offline event is to improve the level of online participation, then the active workforce plays a more vital part than people who do not work. Therefore, marketing activities to invite people to an offline event should target the active workforce.</w:t>
        </w:r>
      </w:ins>
    </w:p>
    <w:p w14:paraId="4C5568A0" w14:textId="77777777" w:rsidR="00AE6E78" w:rsidRPr="00133133" w:rsidRDefault="00AE6E78" w:rsidP="00AE6E78">
      <w:pPr>
        <w:ind w:firstLine="720"/>
        <w:rPr>
          <w:ins w:id="1904" w:author="Luuk van de Ven" w:date="2020-06-05T10:34:00Z"/>
          <w:lang w:val="en-GB"/>
        </w:rPr>
      </w:pPr>
      <w:ins w:id="1905" w:author="Luuk van de Ven" w:date="2020-06-05T10:34:00Z">
        <w:r>
          <w:rPr>
            <w:lang w:val="en-GB"/>
          </w:rPr>
          <w:t xml:space="preserve">In the introduction we mentioned the Walt Disney Company as a brand that organises offline events for its community members. We can use this company to explain the managerial </w:t>
        </w:r>
        <w:r>
          <w:rPr>
            <w:lang w:val="en-GB"/>
          </w:rPr>
          <w:lastRenderedPageBreak/>
          <w:t xml:space="preserve">relevance of our research too. If managers at Disney want to increase online participation, they might consider to increase the frequency of organizing offline events. The company offers merely hedonic goods and services. It is recommended to highlight the hedonic attributes more in the company’s communication with its brand community members. This might increase the effect of organizing an offline event on online participation.  </w:t>
        </w:r>
      </w:ins>
    </w:p>
    <w:p w14:paraId="039B8FFB" w14:textId="77777777" w:rsidR="00AE6E78" w:rsidRPr="00133133" w:rsidRDefault="00AE6E78" w:rsidP="00AE6E78">
      <w:pPr>
        <w:pStyle w:val="Heading2"/>
        <w:rPr>
          <w:ins w:id="1906" w:author="Luuk van de Ven" w:date="2020-06-05T10:34:00Z"/>
          <w:lang w:val="en-GB"/>
        </w:rPr>
      </w:pPr>
    </w:p>
    <w:p w14:paraId="01EF3919" w14:textId="77777777" w:rsidR="00AE6E78" w:rsidRPr="00133133" w:rsidRDefault="00AE6E78" w:rsidP="00AE6E78">
      <w:pPr>
        <w:pStyle w:val="Heading2"/>
        <w:rPr>
          <w:ins w:id="1907" w:author="Luuk van de Ven" w:date="2020-06-05T10:34:00Z"/>
          <w:lang w:val="en-GB"/>
        </w:rPr>
      </w:pPr>
      <w:bookmarkStart w:id="1908" w:name="_Toc42335568"/>
      <w:ins w:id="1909" w:author="Luuk van de Ven" w:date="2020-06-05T10:34:00Z">
        <w:r w:rsidRPr="00133133">
          <w:rPr>
            <w:lang w:val="en-GB"/>
          </w:rPr>
          <w:t>7.3 Limitations</w:t>
        </w:r>
        <w:bookmarkEnd w:id="1908"/>
      </w:ins>
    </w:p>
    <w:p w14:paraId="516E2E4D" w14:textId="77777777" w:rsidR="00AE6E78" w:rsidRPr="00133133" w:rsidRDefault="00AE6E78" w:rsidP="00AE6E78">
      <w:pPr>
        <w:ind w:firstLine="720"/>
        <w:rPr>
          <w:ins w:id="1910" w:author="Luuk van de Ven" w:date="2020-06-05T10:34:00Z"/>
          <w:lang w:val="en-GB"/>
        </w:rPr>
      </w:pPr>
      <w:ins w:id="1911" w:author="Luuk van de Ven" w:date="2020-06-05T10:34:00Z">
        <w:r w:rsidRPr="00133133">
          <w:rPr>
            <w:lang w:val="en-GB"/>
          </w:rPr>
          <w:t>Although we tried to minimise the factors affecting the experimental results and biases, our research has some limitations. The main limitation of our own research is that the population and sample size were not necessarily member</w:t>
        </w:r>
        <w:r>
          <w:rPr>
            <w:lang w:val="en-GB"/>
          </w:rPr>
          <w:t>s</w:t>
        </w:r>
        <w:r w:rsidRPr="00133133">
          <w:rPr>
            <w:lang w:val="en-GB"/>
          </w:rPr>
          <w:t xml:space="preserve"> of a real brand community. The main drawback is that the results are not directly generalisable to the theoretical domain.  According to our data, the association between attending an offline event and online participation is also less strong for respondents who consider themselves part of a brand community in the real world. Resulting from a lack of time and resources, we were also not able to experiment in a lab, where we would be able to keep more potential influencing factors the same.</w:t>
        </w:r>
      </w:ins>
    </w:p>
    <w:p w14:paraId="0AF31EFD" w14:textId="77777777" w:rsidR="00AE6E78" w:rsidRDefault="00AE6E78" w:rsidP="00AE6E78">
      <w:pPr>
        <w:ind w:firstLine="720"/>
        <w:rPr>
          <w:ins w:id="1912" w:author="Luuk van de Ven" w:date="2020-06-05T10:34:00Z"/>
          <w:lang w:val="en-GB"/>
        </w:rPr>
      </w:pPr>
      <w:ins w:id="1913" w:author="Luuk van de Ven" w:date="2020-06-05T10:34:00Z">
        <w:r w:rsidRPr="00133133">
          <w:rPr>
            <w:lang w:val="en-GB"/>
          </w:rPr>
          <w:t xml:space="preserve">Moreover, the survey design has another downside concerning validity. We asked the respondents questions regarding their intentions. Nevertheless, intentional questions might not predict behaviour. </w:t>
        </w:r>
        <w:r>
          <w:rPr>
            <w:lang w:val="en-GB"/>
          </w:rPr>
          <w:t>As mentioned before</w:t>
        </w:r>
        <w:r w:rsidRPr="00133133">
          <w:rPr>
            <w:lang w:val="en-GB"/>
          </w:rPr>
          <w:t xml:space="preserve">, McCully et al. (2011) explained that there might be a gap between survey data and behaviour data. Using a real brand community, registering the presence of members at an offline event and analysing server log data after the event would provide more valid results. Additionally, although we reached the minimal threshold of 30 respondents per condition/treatment, our sample size was not large enough to make significantly reliable inferences about the control variables. Sometimes a clear association </w:t>
        </w:r>
        <w:r w:rsidRPr="00133133">
          <w:rPr>
            <w:lang w:val="en-GB"/>
          </w:rPr>
          <w:lastRenderedPageBreak/>
          <w:t>between a control variable and the dependent variable was visible, yet not reliable due to the small sample.</w:t>
        </w:r>
      </w:ins>
    </w:p>
    <w:p w14:paraId="2BF88051" w14:textId="77777777" w:rsidR="00AE6E78" w:rsidRDefault="00AE6E78" w:rsidP="00AE6E78">
      <w:pPr>
        <w:ind w:firstLine="720"/>
        <w:rPr>
          <w:ins w:id="1914" w:author="Luuk van de Ven" w:date="2020-06-05T10:34:00Z"/>
          <w:lang w:val="en-GB"/>
        </w:rPr>
      </w:pPr>
      <w:ins w:id="1915" w:author="Luuk van de Ven" w:date="2020-06-05T10:34:00Z">
        <w:r>
          <w:rPr>
            <w:lang w:val="en-GB"/>
          </w:rPr>
          <w:t xml:space="preserve">We found a marginally significant positive effect on the relationship between organising offline and online participation. To further develop the understanding of this relationship, we have two recommendations for future research. One of these approaches links to an article we described in an earlier section. In this paper, Chen and Cage (2013) found </w:t>
        </w:r>
        <w:r w:rsidRPr="00133133">
          <w:rPr>
            <w:lang w:val="en-GB"/>
          </w:rPr>
          <w:t xml:space="preserve">that members </w:t>
        </w:r>
        <w:r>
          <w:rPr>
            <w:lang w:val="en-GB"/>
          </w:rPr>
          <w:t>who</w:t>
        </w:r>
        <w:r w:rsidRPr="00133133">
          <w:rPr>
            <w:lang w:val="en-GB"/>
          </w:rPr>
          <w:t xml:space="preserve"> attend</w:t>
        </w:r>
        <w:r>
          <w:rPr>
            <w:lang w:val="en-GB"/>
          </w:rPr>
          <w:t>ed an</w:t>
        </w:r>
        <w:r w:rsidRPr="00133133">
          <w:rPr>
            <w:lang w:val="en-GB"/>
          </w:rPr>
          <w:t xml:space="preserve"> offline </w:t>
        </w:r>
        <w:r w:rsidRPr="00D96EBE">
          <w:rPr>
            <w:lang w:val="en-GB"/>
          </w:rPr>
          <w:t xml:space="preserve">gathering </w:t>
        </w:r>
        <w:r>
          <w:rPr>
            <w:lang w:val="en-GB"/>
          </w:rPr>
          <w:t xml:space="preserve">are more likely to loosen their interaction with members who did not </w:t>
        </w:r>
        <w:r w:rsidRPr="00133133">
          <w:rPr>
            <w:lang w:val="en-GB"/>
          </w:rPr>
          <w:t xml:space="preserve">attend </w:t>
        </w:r>
        <w:r>
          <w:rPr>
            <w:lang w:val="en-GB"/>
          </w:rPr>
          <w:t>an event (bridging, weak ties) and are more likely to</w:t>
        </w:r>
        <w:r w:rsidRPr="00D96EBE">
          <w:rPr>
            <w:lang w:val="en-GB"/>
          </w:rPr>
          <w:t xml:space="preserve"> interact </w:t>
        </w:r>
        <w:r w:rsidRPr="00133133">
          <w:rPr>
            <w:lang w:val="en-GB"/>
          </w:rPr>
          <w:t xml:space="preserve">with members </w:t>
        </w:r>
        <w:r>
          <w:rPr>
            <w:lang w:val="en-GB"/>
          </w:rPr>
          <w:t>who attended an event (bonding, strong ties),</w:t>
        </w:r>
        <w:r w:rsidRPr="00133133">
          <w:rPr>
            <w:lang w:val="en-GB"/>
          </w:rPr>
          <w:t xml:space="preserve"> compared to non-attendees.</w:t>
        </w:r>
        <w:r>
          <w:rPr>
            <w:lang w:val="en-GB"/>
          </w:rPr>
          <w:t xml:space="preserve"> This might imply that organising offline events is more beneficial for attendees who are able to create more close connections during a gathering, than for non-attendees. Furthermore, it could explain a difference between the effect of offline interaction on online participation on an individual and on a community level. Future research could examine what the influence of the processes of bonding and bridging is on the relationship between organising offline events and online participation in brand communities.</w:t>
        </w:r>
      </w:ins>
    </w:p>
    <w:p w14:paraId="775F63F0" w14:textId="77777777" w:rsidR="00AE6E78" w:rsidRDefault="00AE6E78" w:rsidP="00AE6E78">
      <w:pPr>
        <w:ind w:firstLine="720"/>
        <w:rPr>
          <w:ins w:id="1916" w:author="Luuk van de Ven" w:date="2020-06-05T10:34:00Z"/>
          <w:lang w:val="en-GB"/>
        </w:rPr>
      </w:pPr>
      <w:ins w:id="1917" w:author="Luuk van de Ven" w:date="2020-06-05T10:34:00Z">
        <w:r>
          <w:rPr>
            <w:lang w:val="en-GB"/>
          </w:rPr>
          <w:t>Next to that, we did a longitudinal study rather than a time series study as we only asked participants after attending the car show about their intention to participate online. Therefore, we do not know how long the marginally positive effect on online participation after attending an offline event will last. Future research could focus on the duration on this effect to enable managers to make conclusions about the most effective time interval between offline events.</w:t>
        </w:r>
      </w:ins>
    </w:p>
    <w:p w14:paraId="7A188DA7" w14:textId="375AC360" w:rsidR="00336A76" w:rsidRPr="00734B4C" w:rsidDel="00FC3671" w:rsidRDefault="009954B5" w:rsidP="00FC3671">
      <w:pPr>
        <w:pStyle w:val="Heading1"/>
        <w:rPr>
          <w:del w:id="1918" w:author="Luuk van de Ven" w:date="2020-06-05T10:32:00Z"/>
          <w:b w:val="0"/>
          <w:lang w:val="en-GB"/>
        </w:rPr>
      </w:pPr>
      <w:del w:id="1919" w:author="Luuk van de Ven" w:date="2020-06-05T10:32:00Z">
        <w:r w:rsidRPr="00133133" w:rsidDel="00FC3671">
          <w:rPr>
            <w:lang w:val="en-GB"/>
          </w:rPr>
          <w:delText xml:space="preserve">Chapter 7: </w:delText>
        </w:r>
        <w:r w:rsidR="00336A76" w:rsidRPr="00133133" w:rsidDel="00FC3671">
          <w:rPr>
            <w:lang w:val="en-GB"/>
          </w:rPr>
          <w:delText>Discussion</w:delText>
        </w:r>
      </w:del>
    </w:p>
    <w:p w14:paraId="1AFF27F9" w14:textId="77777777" w:rsidR="00257AC8" w:rsidRPr="00133133" w:rsidDel="00FC3671" w:rsidRDefault="00257AC8" w:rsidP="00D86B44">
      <w:pPr>
        <w:pStyle w:val="Heading2"/>
        <w:rPr>
          <w:del w:id="1920" w:author="Luuk van de Ven" w:date="2020-06-05T10:32:00Z"/>
          <w:lang w:val="en-GB"/>
        </w:rPr>
      </w:pPr>
    </w:p>
    <w:p w14:paraId="49AD28F0" w14:textId="77777777" w:rsidR="006F5D78" w:rsidRPr="00133133" w:rsidDel="00FC3671" w:rsidRDefault="009954B5" w:rsidP="00D86B44">
      <w:pPr>
        <w:pStyle w:val="Heading2"/>
        <w:rPr>
          <w:del w:id="1921" w:author="Luuk van de Ven" w:date="2020-06-05T10:32:00Z"/>
          <w:lang w:val="en-GB"/>
        </w:rPr>
      </w:pPr>
      <w:del w:id="1922" w:author="Luuk van de Ven" w:date="2020-06-05T10:32:00Z">
        <w:r w:rsidRPr="00133133" w:rsidDel="00FC3671">
          <w:rPr>
            <w:lang w:val="en-GB"/>
          </w:rPr>
          <w:delText xml:space="preserve">7.1 </w:delText>
        </w:r>
        <w:r w:rsidR="00336A76" w:rsidRPr="00133133" w:rsidDel="00FC3671">
          <w:rPr>
            <w:lang w:val="en-GB"/>
          </w:rPr>
          <w:delText>Conclusion</w:delText>
        </w:r>
        <w:r w:rsidR="006F5D78" w:rsidRPr="00133133" w:rsidDel="00FC3671">
          <w:rPr>
            <w:lang w:val="en-GB"/>
          </w:rPr>
          <w:delText>s</w:delText>
        </w:r>
      </w:del>
    </w:p>
    <w:p w14:paraId="467D4B2F" w14:textId="6A32F0FC" w:rsidR="0004739C" w:rsidDel="00FC3671" w:rsidRDefault="00E6195C" w:rsidP="00D34C3A">
      <w:pPr>
        <w:ind w:firstLine="720"/>
        <w:rPr>
          <w:del w:id="1923" w:author="Luuk van de Ven" w:date="2020-06-05T10:32:00Z"/>
          <w:lang w:val="en-GB"/>
        </w:rPr>
      </w:pPr>
      <w:del w:id="1924" w:author="Luuk van de Ven" w:date="2020-06-05T10:32:00Z">
        <w:r w:rsidRPr="00133133" w:rsidDel="00FC3671">
          <w:rPr>
            <w:lang w:val="en-GB"/>
          </w:rPr>
          <w:delText xml:space="preserve">Brand communities are increasingly important for brands as these specialised, non-geographically bound groups of people offer benefits to the marketing department as well as customers. </w:delText>
        </w:r>
      </w:del>
      <w:del w:id="1925" w:author="Luuk van de Ven" w:date="2020-06-05T09:14:00Z">
        <w:r w:rsidRPr="00133133" w:rsidDel="0004739C">
          <w:rPr>
            <w:lang w:val="en-GB"/>
          </w:rPr>
          <w:delText xml:space="preserve">If managers use brand communities successfully, </w:delText>
        </w:r>
      </w:del>
      <w:ins w:id="1926" w:author="Ditte Selders" w:date="2020-06-05T09:02:00Z">
        <w:del w:id="1927" w:author="Luuk van de Ven" w:date="2020-06-05T09:14:00Z">
          <w:r w:rsidR="00FA047D" w:rsidDel="0004739C">
            <w:rPr>
              <w:lang w:val="en-GB"/>
            </w:rPr>
            <w:delText>these</w:delText>
          </w:r>
          <w:r w:rsidR="00FA047D" w:rsidRPr="00133133" w:rsidDel="0004739C">
            <w:rPr>
              <w:lang w:val="en-GB"/>
            </w:rPr>
            <w:delText xml:space="preserve"> </w:delText>
          </w:r>
        </w:del>
      </w:ins>
      <w:del w:id="1928" w:author="Luuk van de Ven" w:date="2020-06-05T09:14:00Z">
        <w:r w:rsidRPr="00133133" w:rsidDel="0004739C">
          <w:rPr>
            <w:lang w:val="en-GB"/>
          </w:rPr>
          <w:delText>can be a competitive advantage. However, there is little good advice on how to run these communities effectively</w:delText>
        </w:r>
      </w:del>
      <w:ins w:id="1929" w:author="Guus van den Akker" w:date="2020-06-05T09:02:00Z">
        <w:del w:id="1930" w:author="Luuk van de Ven" w:date="2020-06-05T09:14:00Z">
          <w:r w:rsidR="001A6D6E" w:rsidDel="0004739C">
            <w:rPr>
              <w:lang w:val="en-GB"/>
            </w:rPr>
            <w:delText>.</w:delText>
          </w:r>
        </w:del>
      </w:ins>
      <w:ins w:id="1931" w:author="Guus van den Akker" w:date="2020-05-29T12:11:00Z">
        <w:del w:id="1932" w:author="Luuk van de Ven" w:date="2020-06-05T09:14:00Z">
          <w:r w:rsidR="001E48F8" w:rsidDel="0004739C">
            <w:rPr>
              <w:lang w:val="en-GB"/>
            </w:rPr>
            <w:delText xml:space="preserve"> </w:delText>
          </w:r>
        </w:del>
      </w:ins>
    </w:p>
    <w:p w14:paraId="3D5B6909" w14:textId="77777777" w:rsidR="00CD2E5C" w:rsidDel="00FC3671" w:rsidRDefault="00CD2E5C" w:rsidP="0004739C">
      <w:pPr>
        <w:ind w:firstLine="720"/>
        <w:rPr>
          <w:ins w:id="1933" w:author="Ditte Selders" w:date="2020-06-05T09:17:00Z"/>
          <w:del w:id="1934" w:author="Luuk van de Ven" w:date="2020-06-05T10:32:00Z"/>
          <w:lang w:val="en-GB"/>
        </w:rPr>
      </w:pPr>
    </w:p>
    <w:p w14:paraId="5D2CF07F" w14:textId="73ED15B4" w:rsidR="00C2229F" w:rsidDel="00FC3671" w:rsidRDefault="00782B1B" w:rsidP="00357FA2">
      <w:pPr>
        <w:ind w:firstLine="720"/>
        <w:rPr>
          <w:ins w:id="1935" w:author="Guus van den Akker" w:date="2020-06-05T09:01:00Z"/>
          <w:del w:id="1936" w:author="Luuk van de Ven" w:date="2020-06-05T10:32:00Z"/>
          <w:lang w:val="en-GB"/>
        </w:rPr>
      </w:pPr>
      <w:ins w:id="1937" w:author="Guus van den Akker" w:date="2020-06-05T09:01:00Z">
        <w:del w:id="1938" w:author="Luuk van de Ven" w:date="2020-06-05T09:08:00Z">
          <w:r w:rsidDel="005754B0">
            <w:rPr>
              <w:lang w:val="en-GB"/>
            </w:rPr>
            <w:delText>P</w:delText>
          </w:r>
        </w:del>
      </w:ins>
      <w:ins w:id="1939" w:author="Guus van den Akker" w:date="2020-05-29T12:11:00Z">
        <w:del w:id="1940" w:author="Luuk van de Ven" w:date="2020-06-05T09:08:00Z">
          <w:r w:rsidR="001E48F8" w:rsidRPr="00133133" w:rsidDel="005754B0">
            <w:rPr>
              <w:lang w:val="en-GB"/>
            </w:rPr>
            <w:delText xml:space="preserve">rior research by </w:delText>
          </w:r>
        </w:del>
        <w:del w:id="1941" w:author="Luuk van de Ven" w:date="2020-06-05T10:32:00Z">
          <w:r w:rsidR="001E48F8" w:rsidRPr="00133133" w:rsidDel="00FC3671">
            <w:rPr>
              <w:lang w:val="en-GB"/>
            </w:rPr>
            <w:delText xml:space="preserve">McCully et al. (2011), Koh et al. (2007) and Sessions (2010) </w:delText>
          </w:r>
        </w:del>
        <w:del w:id="1942" w:author="Luuk van de Ven" w:date="2020-06-05T09:04:00Z">
          <w:r w:rsidR="001E48F8" w:rsidRPr="00133133" w:rsidDel="007D1150">
            <w:rPr>
              <w:lang w:val="en-GB"/>
            </w:rPr>
            <w:delText>revealed</w:delText>
          </w:r>
        </w:del>
        <w:del w:id="1943" w:author="Luuk van de Ven" w:date="2020-06-05T10:32:00Z">
          <w:r w:rsidR="001E48F8" w:rsidRPr="00133133" w:rsidDel="00FC3671">
            <w:rPr>
              <w:lang w:val="en-GB"/>
            </w:rPr>
            <w:delText xml:space="preserve"> </w:delText>
          </w:r>
        </w:del>
        <w:del w:id="1944" w:author="Luuk van de Ven" w:date="2020-06-05T09:05:00Z">
          <w:r w:rsidR="001E48F8" w:rsidRPr="00133133" w:rsidDel="007D1150">
            <w:rPr>
              <w:lang w:val="en-GB"/>
            </w:rPr>
            <w:delText xml:space="preserve">that </w:delText>
          </w:r>
        </w:del>
        <w:del w:id="1945" w:author="Luuk van de Ven" w:date="2020-06-05T10:32:00Z">
          <w:r w:rsidR="001E48F8" w:rsidRPr="00133133" w:rsidDel="00FC3671">
            <w:rPr>
              <w:lang w:val="en-GB"/>
            </w:rPr>
            <w:delText>the relationship between attending an offline event and online participation</w:delText>
          </w:r>
        </w:del>
        <w:del w:id="1946" w:author="Luuk van de Ven" w:date="2020-06-05T09:05:00Z">
          <w:r w:rsidR="001E48F8" w:rsidRPr="00133133" w:rsidDel="007D1150">
            <w:rPr>
              <w:lang w:val="en-GB"/>
            </w:rPr>
            <w:delText xml:space="preserve"> have different signs for different theoretical domain</w:delText>
          </w:r>
        </w:del>
      </w:ins>
      <w:ins w:id="1947" w:author="Ditte Selders" w:date="2020-05-30T08:17:00Z">
        <w:del w:id="1948" w:author="Luuk van de Ven" w:date="2020-06-05T09:05:00Z">
          <w:r w:rsidR="00436E16" w:rsidDel="007D1150">
            <w:rPr>
              <w:lang w:val="en-GB"/>
            </w:rPr>
            <w:delText>s</w:delText>
          </w:r>
        </w:del>
      </w:ins>
      <w:ins w:id="1949" w:author="Guus van den Akker" w:date="2020-05-29T12:11:00Z">
        <w:del w:id="1950" w:author="Luuk van de Ven" w:date="2020-06-05T10:32:00Z">
          <w:r w:rsidR="001E48F8" w:rsidRPr="00133133" w:rsidDel="00FC3671">
            <w:rPr>
              <w:lang w:val="en-GB"/>
            </w:rPr>
            <w:delText>s.</w:delText>
          </w:r>
        </w:del>
      </w:ins>
      <w:del w:id="1951" w:author="Luuk van de Ven" w:date="2020-06-05T10:32:00Z">
        <w:r w:rsidR="00E6195C" w:rsidRPr="00133133" w:rsidDel="00FC3671">
          <w:rPr>
            <w:lang w:val="en-GB"/>
          </w:rPr>
          <w:delText>.</w:delText>
        </w:r>
      </w:del>
      <w:ins w:id="1952" w:author="Ditte Selders" w:date="2020-06-05T09:03:00Z">
        <w:del w:id="1953" w:author="Luuk van de Ven" w:date="2020-06-05T10:32:00Z">
          <w:r w:rsidR="00E6195C" w:rsidRPr="00133133" w:rsidDel="00FC3671">
            <w:rPr>
              <w:lang w:val="en-GB"/>
            </w:rPr>
            <w:delText xml:space="preserve"> </w:delText>
          </w:r>
        </w:del>
      </w:ins>
      <w:del w:id="1954" w:author="Luuk van de Ven" w:date="2020-06-05T10:32:00Z">
        <w:r w:rsidR="00E6195C" w:rsidRPr="00133133" w:rsidDel="00FC3671">
          <w:rPr>
            <w:lang w:val="en-GB"/>
          </w:rPr>
          <w:delText xml:space="preserve"> </w:delText>
        </w:r>
      </w:del>
      <w:ins w:id="1955" w:author="Guus van den Akker" w:date="2020-06-05T09:01:00Z">
        <w:del w:id="1956" w:author="Luuk van de Ven" w:date="2020-06-05T10:32:00Z">
          <w:r w:rsidR="00C2229F" w:rsidDel="00FC3671">
            <w:rPr>
              <w:lang w:val="en-GB"/>
            </w:rPr>
            <w:delText xml:space="preserve">In total, we found three papers that contained a hypothesis similar to ours. Koh et al. (2007) were the first to do research on this topic and found a significant negative effect between offline gatherings and online participation. This contradicts our marginally significant positive result. </w:delText>
          </w:r>
        </w:del>
      </w:ins>
      <w:ins w:id="1957" w:author="Guus van den Akker" w:date="2020-06-05T09:22:00Z">
        <w:del w:id="1958" w:author="Luuk van de Ven" w:date="2020-06-05T10:32:00Z">
          <w:r w:rsidR="00480709" w:rsidDel="00FC3671">
            <w:rPr>
              <w:lang w:val="en-GB"/>
            </w:rPr>
            <w:delText>Like</w:delText>
          </w:r>
        </w:del>
      </w:ins>
      <w:ins w:id="1959" w:author="Guus van den Akker" w:date="2020-06-05T09:01:00Z">
        <w:del w:id="1960" w:author="Luuk van de Ven" w:date="2020-06-05T10:32:00Z">
          <w:r w:rsidR="00C2229F" w:rsidDel="00FC3671">
            <w:rPr>
              <w:lang w:val="en-GB"/>
            </w:rPr>
            <w:delText xml:space="preserve"> our research, Koh et al. (2007) came to this conclusion based on survey data. As described before, there seems to be a disconnect between survey data and actual participation, as was later described by McCully et al.. This is a limitation to the research by Koh et al. (2007). Next to that, contradicting with our research, their research was based on a geographically bound community (Korea), whereas most brand communities nowadays are characterized by the absence of these boundaries. In 2010, Sessions did additional research on the relationship between offline events and online participation and came to a different conclusion. Even though posting activity increased, the commenting to others’ posts decreased which led to an insignificant effect on participation in general. Finally, a paper by McCully et al. (2011) described a significant positive effect between offline events and online participation. In contrast to the paper by Koh et al. (2007), the papers by Sessions (2010) and McCully et al. (2011) did use server-log data.</w:delText>
          </w:r>
        </w:del>
      </w:ins>
    </w:p>
    <w:p w14:paraId="063F1E52" w14:textId="1F3053AD" w:rsidR="00F91B16" w:rsidDel="00FC3671" w:rsidRDefault="00C2229F" w:rsidP="00FF6DFE">
      <w:pPr>
        <w:ind w:firstLine="720"/>
        <w:rPr>
          <w:ins w:id="1961" w:author="Ditte Selders" w:date="2020-06-05T09:06:00Z"/>
          <w:del w:id="1962" w:author="Luuk van de Ven" w:date="2020-06-05T10:32:00Z"/>
        </w:rPr>
      </w:pPr>
      <w:ins w:id="1963" w:author="Guus van den Akker" w:date="2020-06-05T09:01:00Z">
        <w:del w:id="1964" w:author="Luuk van de Ven" w:date="2020-06-05T10:32:00Z">
          <w:r w:rsidDel="00FC3671">
            <w:rPr>
              <w:lang w:val="en-GB"/>
            </w:rPr>
            <w:delText>Our thesis project and the three papers that researched this topic all come to a different result. Furthermore, none of the papers did focus specifically on brand communities, but rather on virtual communities in general, of which some have very different characteristics than most brand communities (such as geographical boundaries). This makes our paper of added value to the already existing scientific research.</w:delText>
          </w:r>
          <w:r w:rsidDel="00FC3671">
            <w:delText xml:space="preserve"> </w:delText>
          </w:r>
        </w:del>
      </w:ins>
    </w:p>
    <w:p w14:paraId="43C4C246" w14:textId="2907E19C" w:rsidR="006F5D78" w:rsidRPr="00133133" w:rsidDel="0088305F" w:rsidRDefault="00E6195C" w:rsidP="00FF6DFE">
      <w:pPr>
        <w:ind w:firstLine="720"/>
        <w:rPr>
          <w:del w:id="1965" w:author="Luuk van de Ven" w:date="2020-06-05T09:12:00Z"/>
          <w:lang w:val="en-GB"/>
        </w:rPr>
      </w:pPr>
      <w:del w:id="1966" w:author="Luuk van de Ven" w:date="2020-06-05T09:12:00Z">
        <w:r w:rsidRPr="00133133" w:rsidDel="0088305F">
          <w:rPr>
            <w:lang w:val="en-GB"/>
          </w:rPr>
          <w:delText>It is a challenge for companies to keep brand community members participating on their online platforms. Often only a few members participate actively, and most other members only consume information. It would be desirable for firms that more members contribute to the brand community because if the few active members stop participating, the online brand community will cease to exist. The main research question that we address in this paper is whether offline events enhance online participation. Furthermore, it examines whether the type of product (hedonic or utilitarian) influences this relationship.</w:delText>
        </w:r>
      </w:del>
    </w:p>
    <w:p w14:paraId="1FB67B4D" w14:textId="28612681" w:rsidR="00FC3063" w:rsidRPr="00133133" w:rsidDel="00FC3671" w:rsidRDefault="00D3155B" w:rsidP="00FF6DFE">
      <w:pPr>
        <w:ind w:firstLine="720"/>
        <w:rPr>
          <w:del w:id="1967" w:author="Luuk van de Ven" w:date="2020-06-05T10:32:00Z"/>
          <w:lang w:val="en-GB"/>
        </w:rPr>
      </w:pPr>
      <w:del w:id="1968" w:author="Luuk van de Ven" w:date="2020-06-05T09:15:00Z">
        <w:r w:rsidRPr="00133133" w:rsidDel="00FA2B40">
          <w:rPr>
            <w:lang w:val="en-GB"/>
          </w:rPr>
          <w:delText>Following</w:delText>
        </w:r>
      </w:del>
      <w:del w:id="1969" w:author="Luuk van de Ven" w:date="2020-06-05T10:32:00Z">
        <w:r w:rsidRPr="00133133" w:rsidDel="00FC3671">
          <w:rPr>
            <w:lang w:val="en-GB"/>
          </w:rPr>
          <w:delText xml:space="preserve"> a </w:delText>
        </w:r>
        <w:r w:rsidR="00940206" w:rsidRPr="00133133" w:rsidDel="00FC3671">
          <w:rPr>
            <w:lang w:val="en-GB"/>
          </w:rPr>
          <w:delText xml:space="preserve">critical evaluation of studies and a </w:delText>
        </w:r>
        <w:r w:rsidRPr="00133133" w:rsidDel="00FC3671">
          <w:rPr>
            <w:lang w:val="en-GB"/>
          </w:rPr>
          <w:delText>2 x 2 betw</w:delText>
        </w:r>
        <w:r w:rsidR="00BF353F" w:rsidRPr="00133133" w:rsidDel="00FC3671">
          <w:rPr>
            <w:lang w:val="en-GB"/>
          </w:rPr>
          <w:delText xml:space="preserve">een-subject </w:delText>
        </w:r>
        <w:r w:rsidR="00C1765D" w:rsidRPr="00133133" w:rsidDel="00FC3671">
          <w:rPr>
            <w:lang w:val="en-GB"/>
          </w:rPr>
          <w:delText xml:space="preserve">experimental study, </w:delText>
        </w:r>
        <w:r w:rsidR="005E55B0" w:rsidRPr="00133133" w:rsidDel="00FC3671">
          <w:rPr>
            <w:lang w:val="en-GB"/>
          </w:rPr>
          <w:delText>the results are inconclusive</w:delText>
        </w:r>
        <w:r w:rsidR="00167A53" w:rsidRPr="00133133" w:rsidDel="00FC3671">
          <w:rPr>
            <w:lang w:val="en-GB"/>
          </w:rPr>
          <w:delText xml:space="preserve">. </w:delText>
        </w:r>
        <w:r w:rsidR="00A07795" w:rsidRPr="00133133" w:rsidDel="00FC3671">
          <w:rPr>
            <w:lang w:val="en-GB"/>
          </w:rPr>
          <w:delText>Prior research by McCully et al. (2011), Koh et al. (2007) and Sessions (20</w:delText>
        </w:r>
        <w:r w:rsidR="0001381D" w:rsidRPr="00133133" w:rsidDel="00FC3671">
          <w:rPr>
            <w:lang w:val="en-GB"/>
          </w:rPr>
          <w:delText>10) already revealed that the relationship between attending an offline event and online participation</w:delText>
        </w:r>
        <w:r w:rsidR="00B371C5" w:rsidRPr="00133133" w:rsidDel="00FC3671">
          <w:rPr>
            <w:lang w:val="en-GB"/>
          </w:rPr>
          <w:delText xml:space="preserve"> have different signs for different theoretical domains. Our experiment </w:delText>
        </w:r>
        <w:r w:rsidR="003745B9" w:rsidRPr="00133133" w:rsidDel="00FC3671">
          <w:rPr>
            <w:lang w:val="en-GB"/>
          </w:rPr>
          <w:delText xml:space="preserve">shows a </w:delText>
        </w:r>
        <w:r w:rsidR="00FF6DFE" w:rsidDel="00FC3671">
          <w:rPr>
            <w:lang w:val="en-GB"/>
          </w:rPr>
          <w:delText>marginally</w:delText>
        </w:r>
        <w:r w:rsidR="003745B9" w:rsidRPr="00133133" w:rsidDel="00FC3671">
          <w:rPr>
            <w:lang w:val="en-GB"/>
          </w:rPr>
          <w:delText xml:space="preserve"> positive association with a confidence interval </w:delText>
        </w:r>
        <w:r w:rsidR="001015FC" w:rsidRPr="00133133" w:rsidDel="00FC3671">
          <w:rPr>
            <w:lang w:val="en-GB"/>
          </w:rPr>
          <w:delText xml:space="preserve">overlapping </w:delText>
        </w:r>
        <w:r w:rsidR="002271F5" w:rsidRPr="00133133" w:rsidDel="00FC3671">
          <w:rPr>
            <w:lang w:val="en-GB"/>
          </w:rPr>
          <w:delText xml:space="preserve">with </w:delText>
        </w:r>
        <w:r w:rsidR="001015FC" w:rsidRPr="00133133" w:rsidDel="00FC3671">
          <w:rPr>
            <w:lang w:val="en-GB"/>
          </w:rPr>
          <w:delText xml:space="preserve">zero. Therefore, </w:delText>
        </w:r>
        <w:r w:rsidR="00D70E09" w:rsidRPr="00133133" w:rsidDel="00FC3671">
          <w:rPr>
            <w:lang w:val="en-GB"/>
          </w:rPr>
          <w:delText>it does not enable to draw</w:delText>
        </w:r>
        <w:r w:rsidR="001015FC" w:rsidRPr="00133133" w:rsidDel="00FC3671">
          <w:rPr>
            <w:lang w:val="en-GB"/>
          </w:rPr>
          <w:delText xml:space="preserve"> conclusions </w:delText>
        </w:r>
        <w:r w:rsidR="00FC3063" w:rsidRPr="00133133" w:rsidDel="00FC3671">
          <w:rPr>
            <w:lang w:val="en-GB"/>
          </w:rPr>
          <w:delText xml:space="preserve">on the relationship between attending an offline event and online participation. </w:delText>
        </w:r>
      </w:del>
    </w:p>
    <w:p w14:paraId="7390A119" w14:textId="147D0986" w:rsidR="00032BDD" w:rsidRPr="00133133" w:rsidDel="00FC3671" w:rsidRDefault="006C061D" w:rsidP="00FF6DFE">
      <w:pPr>
        <w:ind w:firstLine="720"/>
        <w:rPr>
          <w:del w:id="1970" w:author="Luuk van de Ven" w:date="2020-06-05T10:32:00Z"/>
          <w:lang w:val="en-GB"/>
        </w:rPr>
      </w:pPr>
      <w:del w:id="1971" w:author="Luuk van de Ven" w:date="2020-06-05T10:32:00Z">
        <w:r w:rsidRPr="00133133" w:rsidDel="00FC3671">
          <w:rPr>
            <w:lang w:val="en-GB"/>
          </w:rPr>
          <w:delText xml:space="preserve">Nevertheless, </w:delText>
        </w:r>
        <w:r w:rsidR="008E39C1" w:rsidRPr="00133133" w:rsidDel="00FC3671">
          <w:rPr>
            <w:lang w:val="en-GB"/>
          </w:rPr>
          <w:delText xml:space="preserve">the moderating variable in our hypothesis provides an interesting insight. </w:delText>
        </w:r>
        <w:r w:rsidR="001217FD" w:rsidRPr="00133133" w:rsidDel="00FC3671">
          <w:rPr>
            <w:lang w:val="en-GB"/>
          </w:rPr>
          <w:delText xml:space="preserve">The data analysis shows that </w:delText>
        </w:r>
        <w:r w:rsidR="00BF0430" w:rsidRPr="00133133" w:rsidDel="00FC3671">
          <w:rPr>
            <w:lang w:val="en-GB"/>
          </w:rPr>
          <w:delText xml:space="preserve">community members </w:delText>
        </w:r>
        <w:r w:rsidR="00D555CF" w:rsidRPr="00133133" w:rsidDel="00FC3671">
          <w:rPr>
            <w:lang w:val="en-GB"/>
          </w:rPr>
          <w:delText xml:space="preserve">are more eager to participate </w:delText>
        </w:r>
        <w:r w:rsidR="00F6289A" w:rsidRPr="00133133" w:rsidDel="00FC3671">
          <w:rPr>
            <w:lang w:val="en-GB"/>
          </w:rPr>
          <w:delText>in an online brand community if the product that is offered by the brand is considered</w:delText>
        </w:r>
        <w:r w:rsidR="009D29E3" w:rsidRPr="00133133" w:rsidDel="00FC3671">
          <w:rPr>
            <w:lang w:val="en-GB"/>
          </w:rPr>
          <w:delText xml:space="preserve"> </w:delText>
        </w:r>
        <w:r w:rsidR="00BF0430" w:rsidRPr="00133133" w:rsidDel="00FC3671">
          <w:rPr>
            <w:lang w:val="en-GB"/>
          </w:rPr>
          <w:delText>hedonic</w:delText>
        </w:r>
        <w:r w:rsidR="00274C63" w:rsidDel="00FC3671">
          <w:rPr>
            <w:lang w:val="en-GB"/>
          </w:rPr>
          <w:delText xml:space="preserve"> rather than utilitarian</w:delText>
        </w:r>
        <w:r w:rsidR="00F6289A" w:rsidRPr="00133133" w:rsidDel="00FC3671">
          <w:rPr>
            <w:lang w:val="en-GB"/>
          </w:rPr>
          <w:delText>.</w:delText>
        </w:r>
        <w:r w:rsidR="00A37B84" w:rsidDel="00FC3671">
          <w:rPr>
            <w:lang w:val="en-GB"/>
          </w:rPr>
          <w:delText xml:space="preserve"> </w:delText>
        </w:r>
        <w:r w:rsidR="0013594C" w:rsidDel="00FC3671">
          <w:rPr>
            <w:lang w:val="en-GB"/>
          </w:rPr>
          <w:delText xml:space="preserve">Nonetheless, </w:delText>
        </w:r>
        <w:r w:rsidR="003A11E6" w:rsidDel="00FC3671">
          <w:rPr>
            <w:lang w:val="en-GB"/>
          </w:rPr>
          <w:delText xml:space="preserve">we did not find support </w:delText>
        </w:r>
        <w:r w:rsidR="00AF2E76" w:rsidDel="00FC3671">
          <w:rPr>
            <w:lang w:val="en-GB"/>
          </w:rPr>
          <w:delText xml:space="preserve">for the moderating </w:delText>
        </w:r>
        <w:r w:rsidR="008E1F28" w:rsidDel="00FC3671">
          <w:rPr>
            <w:lang w:val="en-GB"/>
          </w:rPr>
          <w:delText>effect</w:delText>
        </w:r>
        <w:r w:rsidR="00240477" w:rsidDel="00FC3671">
          <w:rPr>
            <w:lang w:val="en-GB"/>
          </w:rPr>
          <w:delText xml:space="preserve">. </w:delText>
        </w:r>
        <w:r w:rsidR="00F75558" w:rsidDel="00FC3671">
          <w:rPr>
            <w:lang w:val="en-GB"/>
          </w:rPr>
          <w:delText>Th</w:delText>
        </w:r>
        <w:r w:rsidR="000A4825" w:rsidDel="00FC3671">
          <w:rPr>
            <w:lang w:val="en-GB"/>
          </w:rPr>
          <w:delText>e type of good, either hedo</w:delText>
        </w:r>
        <w:r w:rsidR="0000676E" w:rsidDel="00FC3671">
          <w:rPr>
            <w:lang w:val="en-GB"/>
          </w:rPr>
          <w:delText xml:space="preserve">nic or utilitarian, did not </w:delText>
        </w:r>
        <w:r w:rsidR="003C6A14" w:rsidDel="00FC3671">
          <w:rPr>
            <w:lang w:val="en-GB"/>
          </w:rPr>
          <w:delText xml:space="preserve">significantly </w:delText>
        </w:r>
        <w:r w:rsidR="00F35302" w:rsidDel="00FC3671">
          <w:rPr>
            <w:lang w:val="en-GB"/>
          </w:rPr>
          <w:delText>a</w:delText>
        </w:r>
        <w:r w:rsidR="003C6A14" w:rsidDel="00FC3671">
          <w:rPr>
            <w:lang w:val="en-GB"/>
          </w:rPr>
          <w:delText xml:space="preserve">ffect </w:delText>
        </w:r>
        <w:r w:rsidR="005F3E3A" w:rsidDel="00FC3671">
          <w:rPr>
            <w:lang w:val="en-GB"/>
          </w:rPr>
          <w:delText xml:space="preserve">the relationship between attendance of an offline event and </w:delText>
        </w:r>
        <w:r w:rsidR="007D2132" w:rsidDel="00FC3671">
          <w:rPr>
            <w:lang w:val="en-GB"/>
          </w:rPr>
          <w:delText>online participation</w:delText>
        </w:r>
        <w:r w:rsidR="008E27FC" w:rsidDel="00FC3671">
          <w:rPr>
            <w:lang w:val="en-GB"/>
          </w:rPr>
          <w:delText>.</w:delText>
        </w:r>
      </w:del>
    </w:p>
    <w:p w14:paraId="0E81280F" w14:textId="5CA8AF88" w:rsidR="00E6195C" w:rsidRPr="00133133" w:rsidDel="00FC3671" w:rsidRDefault="00E6195C" w:rsidP="00FF6DFE">
      <w:pPr>
        <w:ind w:firstLine="720"/>
        <w:rPr>
          <w:del w:id="1972" w:author="Luuk van de Ven" w:date="2020-06-05T10:32:00Z"/>
          <w:lang w:val="en-GB"/>
        </w:rPr>
      </w:pPr>
      <w:del w:id="1973" w:author="Luuk van de Ven" w:date="2020-05-28T20:25:00Z">
        <w:r w:rsidRPr="00133133" w:rsidDel="00F10C8D">
          <w:rPr>
            <w:lang w:val="en-GB"/>
          </w:rPr>
          <w:delText>Furthermore</w:delText>
        </w:r>
      </w:del>
      <w:del w:id="1974" w:author="Luuk van de Ven" w:date="2020-06-05T10:32:00Z">
        <w:r w:rsidRPr="00133133" w:rsidDel="00FC3671">
          <w:rPr>
            <w:lang w:val="en-GB"/>
          </w:rPr>
          <w:delText xml:space="preserve">, examining the control variables, </w:delText>
        </w:r>
      </w:del>
      <w:del w:id="1975" w:author="Luuk van de Ven" w:date="2020-06-05T09:21:00Z">
        <w:r w:rsidRPr="00133133" w:rsidDel="006F7A87">
          <w:rPr>
            <w:lang w:val="en-GB"/>
          </w:rPr>
          <w:delText xml:space="preserve">the </w:delText>
        </w:r>
      </w:del>
      <w:del w:id="1976" w:author="Luuk van de Ven" w:date="2020-06-05T10:32:00Z">
        <w:r w:rsidRPr="00133133" w:rsidDel="00FC3671">
          <w:rPr>
            <w:lang w:val="en-GB"/>
          </w:rPr>
          <w:delText>employment status and gender might provide new understandings for marketers and managers. The active (future) workforce shows a positive association between attending an offline event and online participation, while participants who are retired or unable to work show a negative association. A possible explanation for this behaviour could be the limited time resources the active workforce has. Consequently, these groups will be more careful in choosing the offline events they attend. As a result, they are more engaged with the brand and participate more actively online. Moreover, males have a significantly higher positive association between attending offline events and online participation compared to women. More research is needed to investigate this observation further.</w:delText>
        </w:r>
      </w:del>
    </w:p>
    <w:p w14:paraId="0BEA7130" w14:textId="77777777" w:rsidR="00A85DFE" w:rsidRPr="00133133" w:rsidDel="00FC3671" w:rsidRDefault="00A85DFE" w:rsidP="00D86B44">
      <w:pPr>
        <w:rPr>
          <w:del w:id="1977" w:author="Luuk van de Ven" w:date="2020-06-05T10:32:00Z"/>
          <w:lang w:val="en-GB"/>
        </w:rPr>
      </w:pPr>
    </w:p>
    <w:p w14:paraId="3C04F895" w14:textId="77777777" w:rsidR="006F5D78" w:rsidRPr="00133133" w:rsidDel="00FC3671" w:rsidRDefault="009954B5" w:rsidP="00D86B44">
      <w:pPr>
        <w:pStyle w:val="Heading2"/>
        <w:rPr>
          <w:del w:id="1978" w:author="Luuk van de Ven" w:date="2020-06-05T10:32:00Z"/>
          <w:lang w:val="en-GB"/>
        </w:rPr>
      </w:pPr>
      <w:del w:id="1979" w:author="Luuk van de Ven" w:date="2020-06-05T10:32:00Z">
        <w:r w:rsidRPr="00133133" w:rsidDel="00FC3671">
          <w:rPr>
            <w:lang w:val="en-GB"/>
          </w:rPr>
          <w:delText xml:space="preserve">7.2 </w:delText>
        </w:r>
        <w:r w:rsidR="006F5D78" w:rsidRPr="00133133" w:rsidDel="00FC3671">
          <w:rPr>
            <w:lang w:val="en-GB"/>
          </w:rPr>
          <w:delText>Recommendations</w:delText>
        </w:r>
      </w:del>
    </w:p>
    <w:p w14:paraId="02610FE0" w14:textId="2BF81C24" w:rsidR="00E6195C" w:rsidRPr="00133133" w:rsidDel="00FC3671" w:rsidRDefault="00E6195C" w:rsidP="00FF6DFE">
      <w:pPr>
        <w:ind w:firstLine="720"/>
        <w:rPr>
          <w:del w:id="1980" w:author="Luuk van de Ven" w:date="2020-06-05T10:32:00Z"/>
          <w:lang w:val="en-GB"/>
        </w:rPr>
      </w:pPr>
      <w:del w:id="1981" w:author="Luuk van de Ven" w:date="2020-06-05T10:32:00Z">
        <w:r w:rsidRPr="00133133" w:rsidDel="00FC3671">
          <w:rPr>
            <w:lang w:val="en-GB"/>
          </w:rPr>
          <w:delText>Given the conclusions, there are a few key takeaways for managers. Firstly, brand communities built around hedonic goods are more likely to be viable compared to communities surrounding utilitarian goods. Accordingly, managers that maintain or would like to set up an online brand community should think about the product attributes they highlight and whether the</w:delText>
        </w:r>
      </w:del>
      <w:ins w:id="1982" w:author="Ditte Selders" w:date="2020-05-30T08:21:00Z">
        <w:del w:id="1983" w:author="Luuk van de Ven" w:date="2020-06-05T10:32:00Z">
          <w:r w:rsidR="00985D95" w:rsidDel="00FC3671">
            <w:rPr>
              <w:lang w:val="en-GB"/>
            </w:rPr>
            <w:delText>se</w:delText>
          </w:r>
        </w:del>
      </w:ins>
      <w:del w:id="1984" w:author="Luuk van de Ven" w:date="2020-06-05T10:32:00Z">
        <w:r w:rsidRPr="00133133" w:rsidDel="00FC3671">
          <w:rPr>
            <w:lang w:val="en-GB"/>
          </w:rPr>
          <w:delText>y are considered hedonic or utilitarian by the (potential) community members. If managers give hedonic attributes more attention, online participation is more likely.</w:delText>
        </w:r>
      </w:del>
    </w:p>
    <w:p w14:paraId="60AAA737" w14:textId="5FE4B286" w:rsidR="00E6195C" w:rsidRPr="00133133" w:rsidDel="00FC3671" w:rsidRDefault="00E6195C" w:rsidP="00FF6DFE">
      <w:pPr>
        <w:ind w:firstLine="720"/>
        <w:rPr>
          <w:ins w:id="1985" w:author="Guus van den Akker" w:date="2020-05-31T12:37:00Z"/>
          <w:del w:id="1986" w:author="Luuk van de Ven" w:date="2020-06-05T10:32:00Z"/>
          <w:lang w:val="en-GB"/>
        </w:rPr>
      </w:pPr>
      <w:del w:id="1987" w:author="Luuk van de Ven" w:date="2020-06-05T10:32:00Z">
        <w:r w:rsidRPr="00133133" w:rsidDel="00FC3671">
          <w:rPr>
            <w:lang w:val="en-GB"/>
          </w:rPr>
          <w:delText>Additionally, if the objective of organising an offline event is to improve the level of online participation, then the active workforce plays a more vital part than people who do not work. Therefore, marketing activities to invite people to an offline event should target the active workforce.</w:delText>
        </w:r>
      </w:del>
    </w:p>
    <w:p w14:paraId="51F1F210" w14:textId="35BCFFBB" w:rsidR="00A025C7" w:rsidRPr="00133133" w:rsidDel="00FC3671" w:rsidRDefault="006A3CD1" w:rsidP="00FF6DFE">
      <w:pPr>
        <w:ind w:firstLine="720"/>
        <w:rPr>
          <w:del w:id="1988" w:author="Luuk van de Ven" w:date="2020-06-05T10:32:00Z"/>
          <w:lang w:val="en-GB"/>
        </w:rPr>
      </w:pPr>
      <w:ins w:id="1989" w:author="Guus van den Akker" w:date="2020-05-31T12:37:00Z">
        <w:del w:id="1990" w:author="Luuk van de Ven" w:date="2020-06-05T10:32:00Z">
          <w:r w:rsidDel="00FC3671">
            <w:rPr>
              <w:lang w:val="en-GB"/>
            </w:rPr>
            <w:delText xml:space="preserve">In the introduction we </w:delText>
          </w:r>
        </w:del>
      </w:ins>
      <w:ins w:id="1991" w:author="Ditte Selders" w:date="2020-06-01T20:59:00Z">
        <w:del w:id="1992" w:author="Luuk van de Ven" w:date="2020-06-05T10:32:00Z">
          <w:r w:rsidR="007D078F" w:rsidDel="00FC3671">
            <w:rPr>
              <w:lang w:val="en-GB"/>
            </w:rPr>
            <w:delText xml:space="preserve">mentioned </w:delText>
          </w:r>
        </w:del>
      </w:ins>
      <w:ins w:id="1993" w:author="Guus van den Akker" w:date="2020-05-31T12:37:00Z">
        <w:del w:id="1994" w:author="Luuk van de Ven" w:date="2020-06-05T10:32:00Z">
          <w:r w:rsidDel="00FC3671">
            <w:rPr>
              <w:lang w:val="en-GB"/>
            </w:rPr>
            <w:delText>introduced the Walt Disney Com</w:delText>
          </w:r>
        </w:del>
      </w:ins>
      <w:ins w:id="1995" w:author="Guus van den Akker" w:date="2020-05-31T12:38:00Z">
        <w:del w:id="1996" w:author="Luuk van de Ven" w:date="2020-06-05T10:32:00Z">
          <w:r w:rsidDel="00FC3671">
            <w:rPr>
              <w:lang w:val="en-GB"/>
            </w:rPr>
            <w:delText xml:space="preserve">pany as a brand that </w:delText>
          </w:r>
          <w:r w:rsidR="00791EA6" w:rsidDel="00FC3671">
            <w:rPr>
              <w:lang w:val="en-GB"/>
            </w:rPr>
            <w:delText xml:space="preserve">organises </w:delText>
          </w:r>
          <w:r w:rsidR="00033307" w:rsidDel="00FC3671">
            <w:rPr>
              <w:lang w:val="en-GB"/>
            </w:rPr>
            <w:delText xml:space="preserve">offline events for </w:delText>
          </w:r>
          <w:r w:rsidR="00F15F3F" w:rsidDel="00FC3671">
            <w:rPr>
              <w:lang w:val="en-GB"/>
            </w:rPr>
            <w:delText>its community</w:delText>
          </w:r>
        </w:del>
      </w:ins>
      <w:ins w:id="1997" w:author="Guus van den Akker" w:date="2020-05-31T12:40:00Z">
        <w:del w:id="1998" w:author="Luuk van de Ven" w:date="2020-06-05T10:32:00Z">
          <w:r w:rsidR="00026503" w:rsidDel="00FC3671">
            <w:rPr>
              <w:lang w:val="en-GB"/>
            </w:rPr>
            <w:delText xml:space="preserve"> members</w:delText>
          </w:r>
        </w:del>
      </w:ins>
      <w:ins w:id="1999" w:author="Guus van den Akker" w:date="2020-05-31T12:38:00Z">
        <w:del w:id="2000" w:author="Luuk van de Ven" w:date="2020-06-05T10:32:00Z">
          <w:r w:rsidR="00F15F3F" w:rsidDel="00FC3671">
            <w:rPr>
              <w:lang w:val="en-GB"/>
            </w:rPr>
            <w:delText xml:space="preserve">. </w:delText>
          </w:r>
        </w:del>
      </w:ins>
      <w:ins w:id="2001" w:author="Ditte Selders" w:date="2020-06-01T20:59:00Z">
        <w:del w:id="2002" w:author="Luuk van de Ven" w:date="2020-06-05T10:32:00Z">
          <w:r w:rsidR="00AC29C6" w:rsidDel="00FC3671">
            <w:rPr>
              <w:lang w:val="en-GB"/>
            </w:rPr>
            <w:delText>use</w:delText>
          </w:r>
        </w:del>
      </w:ins>
      <w:ins w:id="2003" w:author="Guus van den Akker" w:date="2020-05-31T12:40:00Z">
        <w:del w:id="2004" w:author="Luuk van de Ven" w:date="2020-06-05T10:32:00Z">
          <w:r w:rsidR="000F2788" w:rsidDel="00FC3671">
            <w:rPr>
              <w:lang w:val="en-GB"/>
            </w:rPr>
            <w:delText>If</w:delText>
          </w:r>
        </w:del>
      </w:ins>
      <w:ins w:id="2005" w:author="Guus van den Akker" w:date="2020-05-31T12:39:00Z">
        <w:del w:id="2006" w:author="Luuk van de Ven" w:date="2020-06-05T10:32:00Z">
          <w:r w:rsidR="00443A1A" w:rsidDel="00FC3671">
            <w:rPr>
              <w:lang w:val="en-GB"/>
            </w:rPr>
            <w:delText xml:space="preserve"> </w:delText>
          </w:r>
          <w:r w:rsidR="00C84EBD" w:rsidDel="00FC3671">
            <w:rPr>
              <w:lang w:val="en-GB"/>
            </w:rPr>
            <w:delText xml:space="preserve">managers at Disney </w:delText>
          </w:r>
        </w:del>
      </w:ins>
      <w:ins w:id="2007" w:author="Guus van den Akker" w:date="2020-05-31T12:40:00Z">
        <w:del w:id="2008" w:author="Luuk van de Ven" w:date="2020-06-05T10:32:00Z">
          <w:r w:rsidR="00A43232" w:rsidDel="00FC3671">
            <w:rPr>
              <w:lang w:val="en-GB"/>
            </w:rPr>
            <w:delText xml:space="preserve">want to increase </w:delText>
          </w:r>
          <w:r w:rsidR="004F04DE" w:rsidDel="00FC3671">
            <w:rPr>
              <w:lang w:val="en-GB"/>
            </w:rPr>
            <w:delText>onl</w:delText>
          </w:r>
        </w:del>
      </w:ins>
      <w:ins w:id="2009" w:author="Guus van den Akker" w:date="2020-05-31T12:41:00Z">
        <w:del w:id="2010" w:author="Luuk van de Ven" w:date="2020-06-05T10:32:00Z">
          <w:r w:rsidR="004F04DE" w:rsidDel="00FC3671">
            <w:rPr>
              <w:lang w:val="en-GB"/>
            </w:rPr>
            <w:delText>ine participation</w:delText>
          </w:r>
          <w:r w:rsidR="003802C6" w:rsidDel="00FC3671">
            <w:rPr>
              <w:lang w:val="en-GB"/>
            </w:rPr>
            <w:delText xml:space="preserve">, they </w:delText>
          </w:r>
        </w:del>
      </w:ins>
      <w:ins w:id="2011" w:author="Guus van den Akker" w:date="2020-05-31T12:39:00Z">
        <w:del w:id="2012" w:author="Luuk van de Ven" w:date="2020-06-05T10:32:00Z">
          <w:r w:rsidR="00C84EBD" w:rsidDel="00FC3671">
            <w:rPr>
              <w:lang w:val="en-GB"/>
            </w:rPr>
            <w:delText>may</w:delText>
          </w:r>
        </w:del>
      </w:ins>
      <w:ins w:id="2013" w:author="Ditte Selders" w:date="2020-06-01T21:00:00Z">
        <w:del w:id="2014" w:author="Luuk van de Ven" w:date="2020-06-05T10:32:00Z">
          <w:r w:rsidR="00B60C4B" w:rsidDel="00FC3671">
            <w:rPr>
              <w:lang w:val="en-GB"/>
            </w:rPr>
            <w:delText>might</w:delText>
          </w:r>
        </w:del>
      </w:ins>
      <w:ins w:id="2015" w:author="Guus van den Akker" w:date="2020-05-31T12:39:00Z">
        <w:del w:id="2016" w:author="Luuk van de Ven" w:date="2020-06-05T10:32:00Z">
          <w:r w:rsidR="00C84EBD" w:rsidDel="00FC3671">
            <w:rPr>
              <w:lang w:val="en-GB"/>
            </w:rPr>
            <w:delText xml:space="preserve"> consider </w:delText>
          </w:r>
        </w:del>
        <w:del w:id="2017" w:author="Luuk van de Ven" w:date="2020-05-31T20:08:00Z">
          <w:r w:rsidR="00170E90" w:rsidDel="00205262">
            <w:rPr>
              <w:lang w:val="en-GB"/>
            </w:rPr>
            <w:delText>increasing</w:delText>
          </w:r>
        </w:del>
        <w:del w:id="2018" w:author="Luuk van de Ven" w:date="2020-06-05T10:32:00Z">
          <w:r w:rsidR="00170E90" w:rsidDel="00FC3671">
            <w:rPr>
              <w:lang w:val="en-GB"/>
            </w:rPr>
            <w:delText xml:space="preserve"> the frequency of organizing offline events</w:delText>
          </w:r>
        </w:del>
      </w:ins>
      <w:ins w:id="2019" w:author="Guus van den Akker" w:date="2020-05-31T12:41:00Z">
        <w:del w:id="2020" w:author="Luuk van de Ven" w:date="2020-06-05T10:32:00Z">
          <w:r w:rsidR="00EF496C" w:rsidDel="00FC3671">
            <w:rPr>
              <w:lang w:val="en-GB"/>
            </w:rPr>
            <w:delText xml:space="preserve">. </w:delText>
          </w:r>
        </w:del>
      </w:ins>
      <w:ins w:id="2021" w:author="Guus van den Akker" w:date="2020-05-31T12:57:00Z">
        <w:del w:id="2022" w:author="Luuk van de Ven" w:date="2020-06-05T10:32:00Z">
          <w:r w:rsidR="00D5583C" w:rsidDel="00FC3671">
            <w:rPr>
              <w:lang w:val="en-GB"/>
            </w:rPr>
            <w:delText xml:space="preserve">The company </w:delText>
          </w:r>
          <w:r w:rsidR="00420DCA" w:rsidDel="00FC3671">
            <w:rPr>
              <w:lang w:val="en-GB"/>
            </w:rPr>
            <w:delText xml:space="preserve">offers merely </w:delText>
          </w:r>
          <w:r w:rsidR="00064CE1" w:rsidDel="00FC3671">
            <w:rPr>
              <w:lang w:val="en-GB"/>
            </w:rPr>
            <w:delText xml:space="preserve">hedonic goods and services. </w:delText>
          </w:r>
        </w:del>
      </w:ins>
      <w:ins w:id="2023" w:author="Guus van den Akker" w:date="2020-05-31T12:58:00Z">
        <w:del w:id="2024" w:author="Luuk van de Ven" w:date="2020-06-05T10:32:00Z">
          <w:r w:rsidR="00513437" w:rsidDel="00FC3671">
            <w:rPr>
              <w:lang w:val="en-GB"/>
            </w:rPr>
            <w:delText xml:space="preserve">It is recommended to highlight the hedonic attributes more in the </w:delText>
          </w:r>
          <w:r w:rsidR="00412437" w:rsidDel="00FC3671">
            <w:rPr>
              <w:lang w:val="en-GB"/>
            </w:rPr>
            <w:delText xml:space="preserve">company’s communication with its </w:delText>
          </w:r>
        </w:del>
      </w:ins>
      <w:ins w:id="2025" w:author="Guus van den Akker" w:date="2020-05-31T12:59:00Z">
        <w:del w:id="2026" w:author="Luuk van de Ven" w:date="2020-06-05T10:32:00Z">
          <w:r w:rsidR="001C026C" w:rsidDel="00FC3671">
            <w:rPr>
              <w:lang w:val="en-GB"/>
            </w:rPr>
            <w:delText xml:space="preserve">brand community </w:delText>
          </w:r>
        </w:del>
      </w:ins>
      <w:ins w:id="2027" w:author="Guus van den Akker" w:date="2020-05-31T12:58:00Z">
        <w:del w:id="2028" w:author="Luuk van de Ven" w:date="2020-06-05T10:32:00Z">
          <w:r w:rsidR="00412437" w:rsidDel="00FC3671">
            <w:rPr>
              <w:lang w:val="en-GB"/>
            </w:rPr>
            <w:delText>members</w:delText>
          </w:r>
        </w:del>
      </w:ins>
      <w:ins w:id="2029" w:author="Guus van den Akker" w:date="2020-05-31T12:59:00Z">
        <w:del w:id="2030" w:author="Luuk van de Ven" w:date="2020-06-05T10:32:00Z">
          <w:r w:rsidR="00E8243D" w:rsidDel="00FC3671">
            <w:rPr>
              <w:lang w:val="en-GB"/>
            </w:rPr>
            <w:delText xml:space="preserve">. </w:delText>
          </w:r>
        </w:del>
      </w:ins>
      <w:ins w:id="2031" w:author="Guus van den Akker" w:date="2020-05-31T13:00:00Z">
        <w:del w:id="2032" w:author="Luuk van de Ven" w:date="2020-06-05T10:32:00Z">
          <w:r w:rsidR="00E8243D" w:rsidDel="00FC3671">
            <w:rPr>
              <w:lang w:val="en-GB"/>
            </w:rPr>
            <w:delText>T</w:delText>
          </w:r>
        </w:del>
      </w:ins>
      <w:ins w:id="2033" w:author="Guus van den Akker" w:date="2020-05-31T12:58:00Z">
        <w:del w:id="2034" w:author="Luuk van de Ven" w:date="2020-06-05T10:32:00Z">
          <w:r w:rsidR="00412437" w:rsidDel="00FC3671">
            <w:rPr>
              <w:lang w:val="en-GB"/>
            </w:rPr>
            <w:delText>his might increase</w:delText>
          </w:r>
        </w:del>
      </w:ins>
      <w:ins w:id="2035" w:author="Guus van den Akker" w:date="2020-05-31T12:59:00Z">
        <w:del w:id="2036" w:author="Luuk van de Ven" w:date="2020-06-05T10:32:00Z">
          <w:r w:rsidR="000750D4" w:rsidDel="00FC3671">
            <w:rPr>
              <w:lang w:val="en-GB"/>
            </w:rPr>
            <w:delText xml:space="preserve"> the </w:delText>
          </w:r>
          <w:r w:rsidR="00600FA3" w:rsidDel="00FC3671">
            <w:rPr>
              <w:lang w:val="en-GB"/>
            </w:rPr>
            <w:delText xml:space="preserve">effect of organizing an offline event on </w:delText>
          </w:r>
          <w:r w:rsidR="009758C2" w:rsidDel="00FC3671">
            <w:rPr>
              <w:lang w:val="en-GB"/>
            </w:rPr>
            <w:delText xml:space="preserve">online participation. </w:delText>
          </w:r>
        </w:del>
      </w:ins>
      <w:ins w:id="2037" w:author="Guus van den Akker" w:date="2020-05-31T12:58:00Z">
        <w:del w:id="2038" w:author="Luuk van de Ven" w:date="2020-06-05T10:32:00Z">
          <w:r w:rsidR="00412437" w:rsidDel="00FC3671">
            <w:rPr>
              <w:lang w:val="en-GB"/>
            </w:rPr>
            <w:delText xml:space="preserve"> </w:delText>
          </w:r>
        </w:del>
      </w:ins>
    </w:p>
    <w:p w14:paraId="0DDDD495" w14:textId="77777777" w:rsidR="005C516F" w:rsidRPr="00133133" w:rsidDel="00FC3671" w:rsidRDefault="005C516F" w:rsidP="00D86B44">
      <w:pPr>
        <w:pStyle w:val="Heading2"/>
        <w:rPr>
          <w:del w:id="2039" w:author="Luuk van de Ven" w:date="2020-06-05T10:32:00Z"/>
          <w:lang w:val="en-GB"/>
        </w:rPr>
      </w:pPr>
    </w:p>
    <w:p w14:paraId="12311C51" w14:textId="6832ED68" w:rsidR="00A30BCD" w:rsidRPr="00133133" w:rsidDel="00FC3671" w:rsidRDefault="009954B5" w:rsidP="00D86B44">
      <w:pPr>
        <w:pStyle w:val="Heading2"/>
        <w:rPr>
          <w:del w:id="2040" w:author="Luuk van de Ven" w:date="2020-06-05T10:32:00Z"/>
          <w:lang w:val="en-GB"/>
        </w:rPr>
      </w:pPr>
      <w:del w:id="2041" w:author="Luuk van de Ven" w:date="2020-06-05T10:32:00Z">
        <w:r w:rsidRPr="00133133" w:rsidDel="00FC3671">
          <w:rPr>
            <w:lang w:val="en-GB"/>
          </w:rPr>
          <w:delText xml:space="preserve">7.3 </w:delText>
        </w:r>
        <w:r w:rsidR="00A30BCD" w:rsidRPr="00133133" w:rsidDel="00FC3671">
          <w:rPr>
            <w:lang w:val="en-GB"/>
          </w:rPr>
          <w:delText>Limitations</w:delText>
        </w:r>
      </w:del>
    </w:p>
    <w:p w14:paraId="12E35632" w14:textId="12892DE3" w:rsidR="006D10EF" w:rsidRPr="00133133" w:rsidDel="00FC3671" w:rsidRDefault="00E6195C" w:rsidP="00FF6DFE">
      <w:pPr>
        <w:ind w:firstLine="720"/>
        <w:rPr>
          <w:del w:id="2042" w:author="Luuk van de Ven" w:date="2020-06-05T10:32:00Z"/>
          <w:lang w:val="en-GB"/>
        </w:rPr>
      </w:pPr>
      <w:del w:id="2043" w:author="Luuk van de Ven" w:date="2020-06-05T10:32:00Z">
        <w:r w:rsidRPr="00133133" w:rsidDel="00FC3671">
          <w:rPr>
            <w:lang w:val="en-GB"/>
          </w:rPr>
          <w:delText>Although we tried to minimise the factors affecting the experimental results and biases, our research has some limitations.</w:delText>
        </w:r>
      </w:del>
      <w:ins w:id="2044" w:author="Guus van den Akker" w:date="2020-05-31T12:46:00Z">
        <w:del w:id="2045" w:author="Luuk van de Ven" w:date="2020-06-05T10:32:00Z">
          <w:r w:rsidRPr="00133133" w:rsidDel="00FC3671">
            <w:rPr>
              <w:lang w:val="en-GB"/>
            </w:rPr>
            <w:delText xml:space="preserve"> </w:delText>
          </w:r>
        </w:del>
      </w:ins>
      <w:del w:id="2046" w:author="Luuk van de Ven" w:date="2020-06-05T10:32:00Z">
        <w:r w:rsidRPr="00133133" w:rsidDel="00FC3671">
          <w:rPr>
            <w:lang w:val="en-GB"/>
          </w:rPr>
          <w:delText xml:space="preserve">  The main limitation of our own research is that the population and sample size were not necessarily a member</w:delText>
        </w:r>
      </w:del>
      <w:ins w:id="2047" w:author="Ditte Selders" w:date="2020-05-30T08:22:00Z">
        <w:del w:id="2048" w:author="Luuk van de Ven" w:date="2020-06-05T10:32:00Z">
          <w:r w:rsidR="006C09F3" w:rsidDel="00FC3671">
            <w:rPr>
              <w:lang w:val="en-GB"/>
            </w:rPr>
            <w:delText>s</w:delText>
          </w:r>
        </w:del>
      </w:ins>
      <w:del w:id="2049" w:author="Luuk van de Ven" w:date="2020-06-05T10:32:00Z">
        <w:r w:rsidRPr="00133133" w:rsidDel="00FC3671">
          <w:rPr>
            <w:lang w:val="en-GB"/>
          </w:rPr>
          <w:delText xml:space="preserve"> of a real brand community. The main drawback is that the results are not directly generalisable to the theoretical domain.  According to our data, the association between attending an offline event and online participation is also less strong for respondents who consider themselves part of a brand community in the real world. Resulting from a lack of time and resources, we were also not able to experiment in a lab, where we would be able to keep more potential influencing factors the same.</w:delText>
        </w:r>
      </w:del>
    </w:p>
    <w:p w14:paraId="29703F31" w14:textId="6B60CF08" w:rsidR="00DB0F55" w:rsidDel="00FC3671" w:rsidRDefault="007C545D" w:rsidP="00DB0F55">
      <w:pPr>
        <w:ind w:firstLine="720"/>
        <w:rPr>
          <w:ins w:id="2050" w:author="Guus van den Akker" w:date="2020-05-31T12:46:00Z"/>
          <w:del w:id="2051" w:author="Luuk van de Ven" w:date="2020-06-05T10:32:00Z"/>
          <w:lang w:val="en-GB"/>
        </w:rPr>
      </w:pPr>
      <w:del w:id="2052" w:author="Luuk van de Ven" w:date="2020-06-05T10:32:00Z">
        <w:r w:rsidRPr="00133133" w:rsidDel="00FC3671">
          <w:rPr>
            <w:lang w:val="en-GB"/>
          </w:rPr>
          <w:delText xml:space="preserve">Moreover, the survey design </w:delText>
        </w:r>
        <w:r w:rsidR="00974322" w:rsidRPr="00133133" w:rsidDel="00FC3671">
          <w:rPr>
            <w:lang w:val="en-GB"/>
          </w:rPr>
          <w:delText xml:space="preserve">has another downside concerning </w:delText>
        </w:r>
        <w:r w:rsidR="00FE44A3" w:rsidRPr="00133133" w:rsidDel="00FC3671">
          <w:rPr>
            <w:lang w:val="en-GB"/>
          </w:rPr>
          <w:delText>validity. We asked the respondents questions regarding their intention</w:delText>
        </w:r>
        <w:r w:rsidR="00D6483A" w:rsidRPr="00133133" w:rsidDel="00FC3671">
          <w:rPr>
            <w:lang w:val="en-GB"/>
          </w:rPr>
          <w:delText>s</w:delText>
        </w:r>
        <w:r w:rsidR="000B45BE" w:rsidRPr="00133133" w:rsidDel="00FC3671">
          <w:rPr>
            <w:lang w:val="en-GB"/>
          </w:rPr>
          <w:delText>. Nevertheless, intentional questions might not predict behaviour</w:delText>
        </w:r>
        <w:r w:rsidR="009E6729" w:rsidRPr="00133133" w:rsidDel="00FC3671">
          <w:rPr>
            <w:lang w:val="en-GB"/>
          </w:rPr>
          <w:delText>.</w:delText>
        </w:r>
        <w:r w:rsidR="00E77E64" w:rsidRPr="00133133" w:rsidDel="00FC3671">
          <w:rPr>
            <w:lang w:val="en-GB"/>
          </w:rPr>
          <w:delText xml:space="preserve"> </w:delText>
        </w:r>
      </w:del>
      <w:del w:id="2053" w:author="Luuk van de Ven" w:date="2020-06-01T20:57:00Z">
        <w:r w:rsidR="00E433EF" w:rsidRPr="00133133" w:rsidDel="00282158">
          <w:rPr>
            <w:lang w:val="en-GB"/>
          </w:rPr>
          <w:delText>For instance</w:delText>
        </w:r>
      </w:del>
      <w:del w:id="2054" w:author="Luuk van de Ven" w:date="2020-06-05T10:32:00Z">
        <w:r w:rsidR="00E433EF" w:rsidRPr="00133133" w:rsidDel="00FC3671">
          <w:rPr>
            <w:lang w:val="en-GB"/>
          </w:rPr>
          <w:delText xml:space="preserve">, McCully et al. (2011) </w:delText>
        </w:r>
        <w:r w:rsidR="00787CDE" w:rsidRPr="00133133" w:rsidDel="00FC3671">
          <w:rPr>
            <w:lang w:val="en-GB"/>
          </w:rPr>
          <w:delText>explained that</w:delText>
        </w:r>
        <w:r w:rsidR="00297A05" w:rsidRPr="00133133" w:rsidDel="00FC3671">
          <w:rPr>
            <w:lang w:val="en-GB"/>
          </w:rPr>
          <w:delText xml:space="preserve"> there might be a gap between </w:delText>
        </w:r>
        <w:r w:rsidR="00263A06" w:rsidRPr="00133133" w:rsidDel="00FC3671">
          <w:rPr>
            <w:lang w:val="en-GB"/>
          </w:rPr>
          <w:delText xml:space="preserve">survey data and behaviour </w:delText>
        </w:r>
        <w:r w:rsidR="009135A5" w:rsidRPr="00133133" w:rsidDel="00FC3671">
          <w:rPr>
            <w:lang w:val="en-GB"/>
          </w:rPr>
          <w:delText>data</w:delText>
        </w:r>
        <w:r w:rsidR="001205B4" w:rsidRPr="00133133" w:rsidDel="00FC3671">
          <w:rPr>
            <w:lang w:val="en-GB"/>
          </w:rPr>
          <w:delText>.</w:delText>
        </w:r>
        <w:r w:rsidR="00D612BC" w:rsidRPr="00133133" w:rsidDel="00FC3671">
          <w:rPr>
            <w:lang w:val="en-GB"/>
          </w:rPr>
          <w:delText xml:space="preserve"> Using a real brand community</w:delText>
        </w:r>
        <w:r w:rsidR="00DF5540" w:rsidRPr="00133133" w:rsidDel="00FC3671">
          <w:rPr>
            <w:lang w:val="en-GB"/>
          </w:rPr>
          <w:delText xml:space="preserve">, </w:delText>
        </w:r>
        <w:r w:rsidR="0098338A" w:rsidRPr="00133133" w:rsidDel="00FC3671">
          <w:rPr>
            <w:lang w:val="en-GB"/>
          </w:rPr>
          <w:delText>registering</w:delText>
        </w:r>
        <w:r w:rsidR="00D612BC" w:rsidRPr="00133133" w:rsidDel="00FC3671">
          <w:rPr>
            <w:lang w:val="en-GB"/>
          </w:rPr>
          <w:delText xml:space="preserve"> </w:delText>
        </w:r>
        <w:r w:rsidR="00D61E36" w:rsidRPr="00133133" w:rsidDel="00FC3671">
          <w:rPr>
            <w:lang w:val="en-GB"/>
          </w:rPr>
          <w:delText xml:space="preserve">the presence of members at an offline event and </w:delText>
        </w:r>
        <w:r w:rsidR="003F4056" w:rsidRPr="00133133" w:rsidDel="00FC3671">
          <w:rPr>
            <w:lang w:val="en-GB"/>
          </w:rPr>
          <w:delText>analysing</w:delText>
        </w:r>
        <w:r w:rsidR="00D61E36" w:rsidRPr="00133133" w:rsidDel="00FC3671">
          <w:rPr>
            <w:lang w:val="en-GB"/>
          </w:rPr>
          <w:delText xml:space="preserve"> server log data after the event</w:delText>
        </w:r>
        <w:r w:rsidR="006474C9" w:rsidRPr="00133133" w:rsidDel="00FC3671">
          <w:rPr>
            <w:lang w:val="en-GB"/>
          </w:rPr>
          <w:delText xml:space="preserve"> would</w:delText>
        </w:r>
        <w:r w:rsidR="002E6079" w:rsidRPr="00133133" w:rsidDel="00FC3671">
          <w:rPr>
            <w:lang w:val="en-GB"/>
          </w:rPr>
          <w:delText xml:space="preserve"> provide </w:delText>
        </w:r>
        <w:r w:rsidR="003F0BAA" w:rsidRPr="00133133" w:rsidDel="00FC3671">
          <w:rPr>
            <w:lang w:val="en-GB"/>
          </w:rPr>
          <w:delText>more valid results.</w:delText>
        </w:r>
        <w:r w:rsidR="001205B4" w:rsidRPr="00133133" w:rsidDel="00FC3671">
          <w:rPr>
            <w:lang w:val="en-GB"/>
          </w:rPr>
          <w:delText xml:space="preserve"> </w:delText>
        </w:r>
        <w:r w:rsidR="00E77E64" w:rsidRPr="00133133" w:rsidDel="00FC3671">
          <w:rPr>
            <w:lang w:val="en-GB"/>
          </w:rPr>
          <w:delText xml:space="preserve">Additionally, although we </w:delText>
        </w:r>
        <w:r w:rsidR="00C53C65" w:rsidRPr="00133133" w:rsidDel="00FC3671">
          <w:rPr>
            <w:lang w:val="en-GB"/>
          </w:rPr>
          <w:delText xml:space="preserve">reached the minimal threshold of 30 respondents per condition/treatment, our sample size was not large enough to make significantly reliable inferences about </w:delText>
        </w:r>
        <w:r w:rsidR="008B30C6" w:rsidRPr="00133133" w:rsidDel="00FC3671">
          <w:rPr>
            <w:lang w:val="en-GB"/>
          </w:rPr>
          <w:delText xml:space="preserve">the control variables. Sometimes a clear association between a control variable and the dependent variable was visible, yet </w:delText>
        </w:r>
        <w:r w:rsidR="004B6EBC" w:rsidRPr="00133133" w:rsidDel="00FC3671">
          <w:rPr>
            <w:lang w:val="en-GB"/>
          </w:rPr>
          <w:delText>not reliable due to the small sample.</w:delText>
        </w:r>
      </w:del>
    </w:p>
    <w:p w14:paraId="23EEF922" w14:textId="099F385E" w:rsidR="00954E67" w:rsidDel="00FC3671" w:rsidRDefault="00C5311C">
      <w:pPr>
        <w:ind w:firstLine="720"/>
        <w:rPr>
          <w:ins w:id="2055" w:author="Guus van den Akker" w:date="2020-06-05T09:53:00Z"/>
          <w:del w:id="2056" w:author="Luuk van de Ven" w:date="2020-06-05T10:32:00Z"/>
          <w:lang w:val="en-GB"/>
        </w:rPr>
      </w:pPr>
      <w:ins w:id="2057" w:author="Guus van den Akker" w:date="2020-06-05T10:26:00Z">
        <w:del w:id="2058" w:author="Luuk van de Ven" w:date="2020-06-05T10:34:00Z">
          <w:r w:rsidDel="00F262DB">
            <w:rPr>
              <w:lang w:val="en-GB"/>
            </w:rPr>
            <w:delText>findings</w:delText>
          </w:r>
        </w:del>
      </w:ins>
      <w:ins w:id="2059" w:author="Guus van den Akker" w:date="2020-06-05T09:44:00Z">
        <w:del w:id="2060" w:author="Luuk van de Ven" w:date="2020-06-05T10:34:00Z">
          <w:r w:rsidR="00F76F6A" w:rsidDel="00F262DB">
            <w:rPr>
              <w:lang w:val="en-GB"/>
            </w:rPr>
            <w:delText xml:space="preserve">Additionally, </w:delText>
          </w:r>
        </w:del>
      </w:ins>
      <w:ins w:id="2061" w:author="Guus van den Akker" w:date="2020-06-05T09:58:00Z">
        <w:del w:id="2062" w:author="Luuk van de Ven" w:date="2020-06-05T10:34:00Z">
          <w:r w:rsidR="00415731" w:rsidDel="00F262DB">
            <w:rPr>
              <w:lang w:val="en-GB"/>
            </w:rPr>
            <w:delText>we</w:delText>
          </w:r>
        </w:del>
        <w:del w:id="2063" w:author="Luuk van de Ven" w:date="2020-06-05T10:13:00Z">
          <w:r w:rsidR="00415731" w:rsidDel="00EB7AEA">
            <w:rPr>
              <w:lang w:val="en-GB"/>
            </w:rPr>
            <w:delText xml:space="preserve"> </w:delText>
          </w:r>
        </w:del>
      </w:ins>
      <w:ins w:id="2064" w:author="Guus van den Akker" w:date="2020-06-05T09:59:00Z">
        <w:del w:id="2065" w:author="Luuk van de Ven" w:date="2020-06-05T10:13:00Z">
          <w:r w:rsidR="00672768" w:rsidDel="00EB7AEA">
            <w:rPr>
              <w:lang w:val="en-GB"/>
            </w:rPr>
            <w:delText>Nevertheless,</w:delText>
          </w:r>
        </w:del>
      </w:ins>
      <w:ins w:id="2066" w:author="Guus van den Akker" w:date="2020-06-05T09:58:00Z">
        <w:del w:id="2067" w:author="Luuk van de Ven" w:date="2020-06-05T10:13:00Z">
          <w:r w:rsidR="00415731" w:rsidDel="00EB7AEA">
            <w:rPr>
              <w:lang w:val="en-GB"/>
            </w:rPr>
            <w:delText xml:space="preserve"> </w:delText>
          </w:r>
        </w:del>
      </w:ins>
      <w:ins w:id="2068" w:author="Guus van den Akker" w:date="2020-06-05T09:44:00Z">
        <w:del w:id="2069" w:author="Luuk van de Ven" w:date="2020-06-05T10:18:00Z">
          <w:r w:rsidR="00F76F6A" w:rsidDel="00916AEB">
            <w:rPr>
              <w:lang w:val="en-GB"/>
            </w:rPr>
            <w:delText>)</w:delText>
          </w:r>
        </w:del>
        <w:del w:id="2070" w:author="Luuk van de Ven" w:date="2020-06-05T10:32:00Z">
          <w:r w:rsidR="00F76F6A" w:rsidDel="00FC3671">
            <w:rPr>
              <w:lang w:val="en-GB"/>
            </w:rPr>
            <w:delText xml:space="preserve"> </w:delText>
          </w:r>
          <w:r w:rsidR="00F76F6A" w:rsidRPr="00133133" w:rsidDel="00FC3671">
            <w:rPr>
              <w:lang w:val="en-GB"/>
            </w:rPr>
            <w:delText xml:space="preserve">   </w:delText>
          </w:r>
          <w:r w:rsidR="00F76F6A" w:rsidRPr="00D96EBE" w:rsidDel="00FC3671">
            <w:rPr>
              <w:lang w:val="en-GB"/>
            </w:rPr>
            <w:delText xml:space="preserve"> </w:delText>
          </w:r>
        </w:del>
      </w:ins>
      <w:ins w:id="2071" w:author="Guus van den Akker" w:date="2020-06-05T10:06:00Z">
        <w:del w:id="2072" w:author="Luuk van de Ven" w:date="2020-06-05T10:32:00Z">
          <w:r w:rsidR="00E314CF" w:rsidDel="00FC3671">
            <w:rPr>
              <w:lang w:val="en-GB"/>
            </w:rPr>
            <w:delText xml:space="preserve"> </w:delText>
          </w:r>
        </w:del>
        <w:del w:id="2073" w:author="Luuk van de Ven" w:date="2020-06-05T10:12:00Z">
          <w:r w:rsidR="00E314CF" w:rsidDel="00320C07">
            <w:rPr>
              <w:lang w:val="en-GB"/>
            </w:rPr>
            <w:delText>=</w:delText>
          </w:r>
        </w:del>
        <w:del w:id="2074" w:author="Luuk van de Ven" w:date="2020-06-05T10:34:00Z">
          <w:r w:rsidR="000736C2" w:rsidDel="00F262DB">
            <w:rPr>
              <w:lang w:val="en-GB"/>
            </w:rPr>
            <w:delText>tie</w:delText>
          </w:r>
        </w:del>
      </w:ins>
      <w:ins w:id="2075" w:author="Guus van den Akker" w:date="2020-06-05T10:07:00Z">
        <w:del w:id="2076" w:author="Luuk van de Ven" w:date="2020-06-05T10:12:00Z">
          <w:r w:rsidR="005403A9" w:rsidDel="00320C07">
            <w:rPr>
              <w:lang w:val="en-GB"/>
            </w:rPr>
            <w:delText>=</w:delText>
          </w:r>
        </w:del>
        <w:del w:id="2077" w:author="Luuk van de Ven" w:date="2020-06-05T10:34:00Z">
          <w:r w:rsidR="005403A9" w:rsidDel="00F262DB">
            <w:rPr>
              <w:lang w:val="en-GB"/>
            </w:rPr>
            <w:delText>tie</w:delText>
          </w:r>
        </w:del>
      </w:ins>
      <w:ins w:id="2078" w:author="Guus van den Akker" w:date="2020-06-05T09:44:00Z">
        <w:del w:id="2079" w:author="Luuk van de Ven" w:date="2020-06-05T10:32:00Z">
          <w:r w:rsidR="00F76F6A" w:rsidDel="00FC3671">
            <w:rPr>
              <w:lang w:val="en-GB"/>
            </w:rPr>
            <w:delText xml:space="preserve">     </w:delText>
          </w:r>
        </w:del>
        <w:del w:id="2080" w:author="Luuk van de Ven" w:date="2020-06-05T10:15:00Z">
          <w:r w:rsidR="00F76F6A" w:rsidDel="00814B2E">
            <w:rPr>
              <w:lang w:val="en-GB"/>
            </w:rPr>
            <w:delText>on</w:delText>
          </w:r>
        </w:del>
      </w:ins>
    </w:p>
    <w:p w14:paraId="21D84B2B" w14:textId="599720AD" w:rsidR="00954E67" w:rsidDel="00FC3671" w:rsidRDefault="00954E67">
      <w:pPr>
        <w:ind w:firstLine="720"/>
        <w:rPr>
          <w:ins w:id="2081" w:author="Guus van den Akker" w:date="2020-06-05T09:53:00Z"/>
          <w:del w:id="2082" w:author="Luuk van de Ven" w:date="2020-06-05T10:32:00Z"/>
          <w:lang w:val="en-GB"/>
        </w:rPr>
      </w:pPr>
      <w:ins w:id="2083" w:author="Guus van den Akker" w:date="2020-06-05T09:53:00Z">
        <w:del w:id="2084" w:author="Luuk van de Ven" w:date="2020-06-05T10:18:00Z">
          <w:r w:rsidDel="00916AEB">
            <w:rPr>
              <w:lang w:val="en-GB"/>
            </w:rPr>
            <w:delText>Finally</w:delText>
          </w:r>
        </w:del>
        <w:del w:id="2085" w:author="Luuk van de Ven" w:date="2020-06-05T10:32:00Z">
          <w:r w:rsidDel="00FC3671">
            <w:rPr>
              <w:lang w:val="en-GB"/>
            </w:rPr>
            <w:delText xml:space="preserve">, we did a longitudinal study rather than a time series study as we only asked participants after attending the car show about their intention to participate online. Therefore, we do not know how long the marginally positive effect on online participation after attending an offline event will last. </w:delText>
          </w:r>
        </w:del>
        <w:del w:id="2086" w:author="Luuk van de Ven" w:date="2020-06-05T10:22:00Z">
          <w:r w:rsidDel="009C0585">
            <w:rPr>
              <w:lang w:val="en-GB"/>
            </w:rPr>
            <w:delText>More research is needed to</w:delText>
          </w:r>
        </w:del>
        <w:del w:id="2087" w:author="Luuk van de Ven" w:date="2020-06-05T10:32:00Z">
          <w:r w:rsidDel="00FC3671">
            <w:rPr>
              <w:lang w:val="en-GB"/>
            </w:rPr>
            <w:delText xml:space="preserve"> </w:delText>
          </w:r>
        </w:del>
        <w:del w:id="2088" w:author="Luuk van de Ven" w:date="2020-06-05T10:23:00Z">
          <w:r w:rsidDel="00B967A3">
            <w:rPr>
              <w:lang w:val="en-GB"/>
            </w:rPr>
            <w:delText xml:space="preserve">be able </w:delText>
          </w:r>
        </w:del>
        <w:del w:id="2089" w:author="Luuk van de Ven" w:date="2020-06-05T10:32:00Z">
          <w:r w:rsidDel="00FC3671">
            <w:rPr>
              <w:lang w:val="en-GB"/>
            </w:rPr>
            <w:delText xml:space="preserve">to make conclusions </w:delText>
          </w:r>
        </w:del>
        <w:del w:id="2090" w:author="Luuk van de Ven" w:date="2020-06-05T10:23:00Z">
          <w:r w:rsidDel="00B967A3">
            <w:rPr>
              <w:lang w:val="en-GB"/>
            </w:rPr>
            <w:delText xml:space="preserve">about the duration offline events influence online participation. Once this information is available, managers can draw conclusions </w:delText>
          </w:r>
        </w:del>
        <w:del w:id="2091" w:author="Luuk van de Ven" w:date="2020-06-05T10:32:00Z">
          <w:r w:rsidDel="00FC3671">
            <w:rPr>
              <w:lang w:val="en-GB"/>
            </w:rPr>
            <w:delText>about the most effective time interval between offline events.</w:delText>
          </w:r>
        </w:del>
      </w:ins>
    </w:p>
    <w:p w14:paraId="4213BAF4" w14:textId="7DC25976" w:rsidR="00F76F6A" w:rsidRPr="00133133" w:rsidRDefault="00F76F6A" w:rsidP="00F262DB">
      <w:pPr>
        <w:ind w:firstLine="720"/>
        <w:rPr>
          <w:ins w:id="2092" w:author="Guus van den Akker" w:date="2020-06-05T09:44:00Z"/>
          <w:lang w:val="en-GB"/>
        </w:rPr>
        <w:sectPr w:rsidR="00F76F6A" w:rsidRPr="00133133" w:rsidSect="0008673D">
          <w:footerReference w:type="even" r:id="rId36"/>
          <w:footerReference w:type="default" r:id="rId37"/>
          <w:footnotePr>
            <w:numFmt w:val="chicago"/>
            <w:numStart w:val="2"/>
          </w:footnotePr>
          <w:pgSz w:w="11900" w:h="16840"/>
          <w:pgMar w:top="1440" w:right="1440" w:bottom="1440" w:left="1440" w:header="708" w:footer="708" w:gutter="0"/>
          <w:cols w:space="708"/>
          <w:titlePg/>
          <w:docGrid w:linePitch="360"/>
        </w:sectPr>
      </w:pPr>
    </w:p>
    <w:p w14:paraId="6C4F87A5" w14:textId="77777777" w:rsidR="00F76F6A" w:rsidRDefault="00F76F6A">
      <w:pPr>
        <w:rPr>
          <w:ins w:id="2093" w:author="Guus van den Akker" w:date="2020-05-31T12:46:00Z"/>
          <w:lang w:val="en-GB"/>
        </w:rPr>
        <w:pPrChange w:id="2094" w:author="Guus van den Akker" w:date="2020-06-05T09:44:00Z">
          <w:pPr>
            <w:ind w:firstLine="720"/>
          </w:pPr>
        </w:pPrChange>
      </w:pPr>
    </w:p>
    <w:p w14:paraId="366E6AD9" w14:textId="0B4F14DB" w:rsidR="00604BD1" w:rsidRPr="00133133" w:rsidRDefault="00604BD1" w:rsidP="00FF6DFE">
      <w:pPr>
        <w:ind w:firstLine="720"/>
        <w:rPr>
          <w:del w:id="2095" w:author="Guus van den Akker" w:date="2020-06-05T09:44:00Z"/>
          <w:lang w:val="en-GB"/>
        </w:rPr>
        <w:sectPr w:rsidR="00604BD1" w:rsidRPr="00133133" w:rsidSect="0008673D">
          <w:footerReference w:type="even" r:id="rId38"/>
          <w:footerReference w:type="default" r:id="rId39"/>
          <w:footnotePr>
            <w:numFmt w:val="chicago"/>
            <w:numStart w:val="2"/>
          </w:footnotePr>
          <w:pgSz w:w="11900" w:h="16840"/>
          <w:pgMar w:top="1440" w:right="1440" w:bottom="1440" w:left="1440" w:header="708" w:footer="708" w:gutter="0"/>
          <w:cols w:space="708"/>
          <w:titlePg/>
          <w:docGrid w:linePitch="360"/>
        </w:sectPr>
      </w:pPr>
    </w:p>
    <w:p w14:paraId="4505CC07" w14:textId="77777777" w:rsidR="00E6195C" w:rsidRPr="00433449" w:rsidRDefault="00E6195C" w:rsidP="00E6195C">
      <w:pPr>
        <w:rPr>
          <w:lang w:val="en-GB"/>
        </w:rPr>
      </w:pPr>
    </w:p>
    <w:p w14:paraId="0A710BC0" w14:textId="77777777" w:rsidR="00461511" w:rsidRPr="00734B4C" w:rsidRDefault="005907C6" w:rsidP="00D86B44">
      <w:pPr>
        <w:pStyle w:val="Heading1"/>
        <w:rPr>
          <w:b w:val="0"/>
          <w:lang w:val="en-GB"/>
        </w:rPr>
      </w:pPr>
      <w:bookmarkStart w:id="2096" w:name="_Toc42335569"/>
      <w:r w:rsidRPr="00133133">
        <w:rPr>
          <w:lang w:val="en-GB"/>
        </w:rPr>
        <w:t>Appendix 1</w:t>
      </w:r>
      <w:r w:rsidR="00A83573" w:rsidRPr="00133133">
        <w:rPr>
          <w:lang w:val="en-GB"/>
        </w:rPr>
        <w:t xml:space="preserve">: </w:t>
      </w:r>
      <w:r w:rsidR="004C1250" w:rsidRPr="00133133">
        <w:rPr>
          <w:lang w:val="en-GB"/>
        </w:rPr>
        <w:t>Matrix studies</w:t>
      </w:r>
      <w:bookmarkEnd w:id="2096"/>
    </w:p>
    <w:p w14:paraId="2DDC8B1C" w14:textId="77777777" w:rsidR="00FE6918" w:rsidRPr="00133133" w:rsidRDefault="00FE6918" w:rsidP="00D86B44">
      <w:pPr>
        <w:rPr>
          <w:lang w:val="en-GB"/>
        </w:rPr>
      </w:pPr>
    </w:p>
    <w:p w14:paraId="00D17A28" w14:textId="77777777" w:rsidR="00D8705E" w:rsidRPr="00133133" w:rsidRDefault="00D8705E" w:rsidP="00D8705E">
      <w:pPr>
        <w:rPr>
          <w:lang w:val="en-GB"/>
        </w:rPr>
      </w:pPr>
      <w:r w:rsidRPr="00133133">
        <w:rPr>
          <w:noProof/>
          <w:lang w:val="en-GB"/>
        </w:rPr>
        <w:drawing>
          <wp:inline distT="0" distB="0" distL="0" distR="0" wp14:anchorId="59124DD1" wp14:editId="3591DB25">
            <wp:extent cx="8864600" cy="2428240"/>
            <wp:effectExtent l="0" t="0" r="0" b="0"/>
            <wp:docPr id="1277049804" name="Picture 1277049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83928" name=""/>
                    <pic:cNvPicPr/>
                  </pic:nvPicPr>
                  <pic:blipFill>
                    <a:blip r:embed="rId40"/>
                    <a:stretch>
                      <a:fillRect/>
                    </a:stretch>
                  </pic:blipFill>
                  <pic:spPr>
                    <a:xfrm>
                      <a:off x="0" y="0"/>
                      <a:ext cx="8864600" cy="2428240"/>
                    </a:xfrm>
                    <a:prstGeom prst="rect">
                      <a:avLst/>
                    </a:prstGeom>
                  </pic:spPr>
                </pic:pic>
              </a:graphicData>
            </a:graphic>
          </wp:inline>
        </w:drawing>
      </w:r>
    </w:p>
    <w:p w14:paraId="7F4800DB" w14:textId="77777777" w:rsidR="00D8705E" w:rsidRPr="00133133" w:rsidRDefault="00D8705E" w:rsidP="00D8705E">
      <w:pPr>
        <w:rPr>
          <w:lang w:val="en-GB"/>
        </w:rPr>
      </w:pPr>
      <w:r w:rsidRPr="00133133">
        <w:rPr>
          <w:lang w:val="en-GB"/>
        </w:rPr>
        <w:br w:type="page"/>
      </w:r>
    </w:p>
    <w:p w14:paraId="0855D7D6" w14:textId="77777777" w:rsidR="008D48EB" w:rsidRPr="00133133" w:rsidRDefault="00D8705E" w:rsidP="00D86B44">
      <w:pPr>
        <w:rPr>
          <w:lang w:val="en-GB"/>
        </w:rPr>
        <w:sectPr w:rsidR="008D48EB" w:rsidRPr="00133133" w:rsidSect="008D48EB">
          <w:footerReference w:type="even" r:id="rId41"/>
          <w:footerReference w:type="default" r:id="rId42"/>
          <w:pgSz w:w="16840" w:h="11900" w:orient="landscape"/>
          <w:pgMar w:top="1440" w:right="1440" w:bottom="1440" w:left="1440" w:header="709" w:footer="709" w:gutter="0"/>
          <w:cols w:space="708"/>
          <w:docGrid w:linePitch="360"/>
        </w:sectPr>
      </w:pPr>
      <w:r w:rsidRPr="00133133">
        <w:rPr>
          <w:noProof/>
          <w:lang w:val="en-GB"/>
        </w:rPr>
        <w:lastRenderedPageBreak/>
        <w:drawing>
          <wp:inline distT="0" distB="0" distL="0" distR="0" wp14:anchorId="6D98A754" wp14:editId="3790EBE4">
            <wp:extent cx="8864600" cy="3016885"/>
            <wp:effectExtent l="0" t="0" r="0" b="5715"/>
            <wp:docPr id="1277049805" name="Picture 1277049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50409" name=""/>
                    <pic:cNvPicPr/>
                  </pic:nvPicPr>
                  <pic:blipFill>
                    <a:blip r:embed="rId43"/>
                    <a:stretch>
                      <a:fillRect/>
                    </a:stretch>
                  </pic:blipFill>
                  <pic:spPr>
                    <a:xfrm>
                      <a:off x="0" y="0"/>
                      <a:ext cx="8864600" cy="3016885"/>
                    </a:xfrm>
                    <a:prstGeom prst="rect">
                      <a:avLst/>
                    </a:prstGeom>
                  </pic:spPr>
                </pic:pic>
              </a:graphicData>
            </a:graphic>
          </wp:inline>
        </w:drawing>
      </w:r>
    </w:p>
    <w:p w14:paraId="6045D893" w14:textId="77777777" w:rsidR="009A0F79" w:rsidRPr="00734B4C" w:rsidRDefault="005907C6" w:rsidP="00D86B44">
      <w:pPr>
        <w:pStyle w:val="Heading1"/>
        <w:rPr>
          <w:b w:val="0"/>
          <w:color w:val="222222"/>
          <w:lang w:val="en-GB"/>
        </w:rPr>
      </w:pPr>
      <w:bookmarkStart w:id="2102" w:name="_Toc42335570"/>
      <w:r w:rsidRPr="00133133">
        <w:rPr>
          <w:lang w:val="en-GB"/>
        </w:rPr>
        <w:lastRenderedPageBreak/>
        <w:t xml:space="preserve">Appendix </w:t>
      </w:r>
      <w:r w:rsidR="00B36F6B" w:rsidRPr="00734B4C">
        <w:rPr>
          <w:color w:val="222222"/>
          <w:lang w:val="en-GB"/>
        </w:rPr>
        <w:t xml:space="preserve">2: </w:t>
      </w:r>
      <w:r w:rsidRPr="00734B4C">
        <w:rPr>
          <w:color w:val="222222"/>
          <w:lang w:val="en-GB"/>
        </w:rPr>
        <w:t>Survey</w:t>
      </w:r>
      <w:bookmarkEnd w:id="2102"/>
    </w:p>
    <w:p w14:paraId="72926334" w14:textId="77777777" w:rsidR="00801645" w:rsidRPr="00133133" w:rsidRDefault="00801645" w:rsidP="00D86B44">
      <w:pPr>
        <w:pStyle w:val="NormalWeb"/>
        <w:rPr>
          <w:lang w:val="en-GB"/>
        </w:rPr>
      </w:pPr>
      <w:r w:rsidRPr="00133133">
        <w:rPr>
          <w:lang w:val="en-GB"/>
        </w:rPr>
        <w:t>Thank you for helping us by participating in this questionnaire. This survey is part of our Bachelor Thesis at Rotterdam School of Management, Erasmus University. The questionnaire should take just 5 minutes of your time.</w:t>
      </w:r>
    </w:p>
    <w:p w14:paraId="3BAC4A84" w14:textId="77777777" w:rsidR="000139A6" w:rsidRDefault="00801645" w:rsidP="000139A6">
      <w:pPr>
        <w:pStyle w:val="NormalWeb"/>
        <w:spacing w:after="0" w:afterAutospacing="0"/>
        <w:rPr>
          <w:lang w:val="en-GB"/>
        </w:rPr>
      </w:pPr>
      <w:r w:rsidRPr="00133133">
        <w:rPr>
          <w:lang w:val="en-GB"/>
        </w:rPr>
        <w:t>Please read the questions carefully and answer as truthfully as possible. There are no right or wrong answers. Your responses are collected for educational, non</w:t>
      </w:r>
      <w:r w:rsidR="00DD434E">
        <w:rPr>
          <w:lang w:val="en-GB"/>
        </w:rPr>
        <w:t>-</w:t>
      </w:r>
      <w:r w:rsidRPr="00133133">
        <w:rPr>
          <w:lang w:val="en-GB"/>
        </w:rPr>
        <w:t>commercial purposes and will be treated as confidential. Participation is voluntary, so you can decide to interrupt the survey at any time.</w:t>
      </w:r>
    </w:p>
    <w:p w14:paraId="6C766816" w14:textId="181D6B5B" w:rsidR="00801645" w:rsidRPr="00133133" w:rsidRDefault="00801645" w:rsidP="000139A6">
      <w:pPr>
        <w:pStyle w:val="NormalWeb"/>
        <w:spacing w:after="0" w:afterAutospacing="0"/>
        <w:rPr>
          <w:lang w:val="en-GB"/>
        </w:rPr>
      </w:pPr>
      <w:r w:rsidRPr="00133133">
        <w:rPr>
          <w:lang w:val="en-GB"/>
        </w:rPr>
        <w:br/>
        <w:t>If you have any questions or suggestions, you can send an email to 470850lv@student.eur.nl</w:t>
      </w:r>
    </w:p>
    <w:p w14:paraId="1583F4BA" w14:textId="77777777" w:rsidR="00EC59F7" w:rsidRPr="00133133" w:rsidRDefault="00801645" w:rsidP="00DD434E">
      <w:pPr>
        <w:pStyle w:val="NormalWeb"/>
        <w:jc w:val="left"/>
        <w:rPr>
          <w:lang w:val="nl-NL"/>
        </w:rPr>
      </w:pPr>
      <w:r w:rsidRPr="00133133">
        <w:rPr>
          <w:lang w:val="nl-NL"/>
        </w:rPr>
        <w:t>Ditte Selders, Luuk van de Ven &amp; Guus van den Akker</w:t>
      </w:r>
      <w:r w:rsidRPr="00133133">
        <w:rPr>
          <w:lang w:val="nl-NL"/>
        </w:rPr>
        <w:br/>
        <w:t>Students BSc International Business Administration</w:t>
      </w:r>
      <w:r w:rsidRPr="00133133">
        <w:rPr>
          <w:lang w:val="nl-NL"/>
        </w:rPr>
        <w:br/>
        <w:t>Erasmus University Rotterdam</w:t>
      </w:r>
    </w:p>
    <w:p w14:paraId="5D3C77EC" w14:textId="77777777" w:rsidR="009A0F79" w:rsidRPr="00133133" w:rsidRDefault="005907C6" w:rsidP="00D86B44">
      <w:pPr>
        <w:rPr>
          <w:lang w:val="en-GB"/>
        </w:rPr>
      </w:pPr>
      <w:r w:rsidRPr="00133133">
        <w:rPr>
          <w:lang w:val="en-GB"/>
        </w:rPr>
        <w:t>[NEXT PAGE]</w:t>
      </w:r>
    </w:p>
    <w:p w14:paraId="73D1854E" w14:textId="77777777" w:rsidR="00660F77" w:rsidRPr="00133133" w:rsidRDefault="00660F77" w:rsidP="00D86B44">
      <w:pPr>
        <w:rPr>
          <w:lang w:val="en-GB"/>
        </w:rPr>
      </w:pPr>
    </w:p>
    <w:p w14:paraId="47F3F9BF" w14:textId="77777777" w:rsidR="009A0F79" w:rsidRPr="00133133" w:rsidRDefault="005907C6" w:rsidP="00D86B44">
      <w:pPr>
        <w:rPr>
          <w:lang w:val="en-GB"/>
        </w:rPr>
      </w:pPr>
      <w:r w:rsidRPr="00133133">
        <w:rPr>
          <w:lang w:val="en-GB"/>
        </w:rPr>
        <w:t>Before you answer the questions, imagine you are in the following situation:</w:t>
      </w:r>
    </w:p>
    <w:p w14:paraId="75C0EA54" w14:textId="77777777" w:rsidR="009A0F79" w:rsidRPr="00133133" w:rsidRDefault="009A0F79" w:rsidP="00D86B44">
      <w:pPr>
        <w:rPr>
          <w:lang w:val="en-GB"/>
        </w:rPr>
      </w:pPr>
    </w:p>
    <w:p w14:paraId="04EA7F79" w14:textId="77777777" w:rsidR="009A0F79" w:rsidRPr="00133133" w:rsidRDefault="005907C6" w:rsidP="00D86B44">
      <w:pPr>
        <w:rPr>
          <w:lang w:val="en-GB"/>
        </w:rPr>
      </w:pPr>
      <w:r w:rsidRPr="00133133">
        <w:rPr>
          <w:b/>
          <w:bCs/>
          <w:lang w:val="en-GB"/>
        </w:rPr>
        <w:t xml:space="preserve">(Utilitarian/Offline) </w:t>
      </w:r>
      <w:r w:rsidRPr="00133133">
        <w:rPr>
          <w:lang w:val="en-GB"/>
        </w:rPr>
        <w:t xml:space="preserve">You recently got a new job and need to commute to work. Unfortunately, it is not possible to go by bike or use public transport, so you decide to buy a car. You do not care about the design of the car or its characteristics as </w:t>
      </w:r>
      <w:r w:rsidRPr="00133133">
        <w:rPr>
          <w:b/>
          <w:bCs/>
          <w:lang w:val="en-GB"/>
        </w:rPr>
        <w:t>you will only</w:t>
      </w:r>
      <w:r w:rsidRPr="00133133">
        <w:rPr>
          <w:b/>
          <w:bCs/>
          <w:i/>
          <w:iCs/>
          <w:lang w:val="en-GB"/>
        </w:rPr>
        <w:t xml:space="preserve"> </w:t>
      </w:r>
      <w:r w:rsidRPr="00133133">
        <w:rPr>
          <w:b/>
          <w:bCs/>
          <w:lang w:val="en-GB"/>
        </w:rPr>
        <w:t>use the car to commute from your home to work and back</w:t>
      </w:r>
      <w:r w:rsidR="005E7408" w:rsidRPr="00133133">
        <w:rPr>
          <w:b/>
          <w:bCs/>
          <w:lang w:val="en-GB"/>
        </w:rPr>
        <w:t>. You</w:t>
      </w:r>
      <w:r w:rsidRPr="00133133">
        <w:rPr>
          <w:b/>
          <w:bCs/>
          <w:lang w:val="en-GB"/>
        </w:rPr>
        <w:t xml:space="preserve"> see it as a </w:t>
      </w:r>
      <w:r w:rsidR="00505FBF" w:rsidRPr="00133133">
        <w:rPr>
          <w:b/>
          <w:bCs/>
          <w:lang w:val="en-GB"/>
        </w:rPr>
        <w:t>necessity and will not use it</w:t>
      </w:r>
      <w:r w:rsidRPr="00133133">
        <w:rPr>
          <w:b/>
          <w:bCs/>
          <w:lang w:val="en-GB"/>
        </w:rPr>
        <w:t xml:space="preserve"> for pleasure</w:t>
      </w:r>
      <w:r w:rsidRPr="00133133">
        <w:rPr>
          <w:lang w:val="en-GB"/>
        </w:rPr>
        <w:t xml:space="preserve">. Once you bought the car, you regularly participate in online discussions with other drivers who </w:t>
      </w:r>
      <w:r w:rsidRPr="00133133">
        <w:rPr>
          <w:lang w:val="en-GB"/>
        </w:rPr>
        <w:lastRenderedPageBreak/>
        <w:t xml:space="preserve">drive the same model on a forum hosted by the brand. At the same time, you retrieve inspiration from the brand’s social media. </w:t>
      </w:r>
    </w:p>
    <w:p w14:paraId="3328E840" w14:textId="77777777" w:rsidR="009A0F79" w:rsidRPr="00133133" w:rsidRDefault="009A0F79" w:rsidP="00D86B44">
      <w:pPr>
        <w:rPr>
          <w:lang w:val="en-GB"/>
        </w:rPr>
      </w:pPr>
    </w:p>
    <w:p w14:paraId="4362A7EE" w14:textId="77777777" w:rsidR="009A0F79" w:rsidRPr="00133133" w:rsidRDefault="005907C6" w:rsidP="00D86B44">
      <w:pPr>
        <w:rPr>
          <w:lang w:val="en-GB"/>
        </w:rPr>
      </w:pPr>
      <w:r w:rsidRPr="00133133">
        <w:rPr>
          <w:lang w:val="en-GB"/>
        </w:rPr>
        <w:t>After using the car satisfactorily for three months, you are invited by the car dealer to attend a car show where they present all new models from the brand. You decide to go and accept the invitation. At the venue, you meet other people who drive the same brand. Everyone shares experiences about the brand. At the end of the show, you head home and do not regret attending the event.</w:t>
      </w:r>
    </w:p>
    <w:p w14:paraId="3AD136A5" w14:textId="77777777" w:rsidR="00B74511" w:rsidRPr="00133133" w:rsidRDefault="00D8705E" w:rsidP="00D86B44">
      <w:pPr>
        <w:rPr>
          <w:lang w:val="en-GB"/>
        </w:rPr>
      </w:pPr>
      <w:r>
        <w:rPr>
          <w:noProof/>
        </w:rPr>
        <w:drawing>
          <wp:inline distT="0" distB="0" distL="0" distR="0" wp14:anchorId="19091FBA" wp14:editId="4DB64E50">
            <wp:extent cx="3810000" cy="2133600"/>
            <wp:effectExtent l="0" t="0" r="0" b="0"/>
            <wp:docPr id="2030728660" name="Picture 1277049806" descr="A group of people performing on stage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049806"/>
                    <pic:cNvPicPr/>
                  </pic:nvPicPr>
                  <pic:blipFill>
                    <a:blip r:embed="rId44">
                      <a:extLst>
                        <a:ext uri="{28A0092B-C50C-407E-A947-70E740481C1C}">
                          <a14:useLocalDpi xmlns:a14="http://schemas.microsoft.com/office/drawing/2010/main" val="0"/>
                        </a:ext>
                      </a:extLst>
                    </a:blip>
                    <a:stretch>
                      <a:fillRect/>
                    </a:stretch>
                  </pic:blipFill>
                  <pic:spPr>
                    <a:xfrm>
                      <a:off x="0" y="0"/>
                      <a:ext cx="3810000" cy="2133600"/>
                    </a:xfrm>
                    <a:prstGeom prst="rect">
                      <a:avLst/>
                    </a:prstGeom>
                  </pic:spPr>
                </pic:pic>
              </a:graphicData>
            </a:graphic>
          </wp:inline>
        </w:drawing>
      </w:r>
    </w:p>
    <w:p w14:paraId="7666129D" w14:textId="2273FE5D" w:rsidR="00B74511" w:rsidRPr="002E1379" w:rsidRDefault="00B74511" w:rsidP="002E1379">
      <w:pPr>
        <w:pStyle w:val="Caption"/>
        <w:rPr>
          <w:rFonts w:eastAsia="Calibri"/>
          <w:lang w:val="en-GB"/>
        </w:rPr>
      </w:pPr>
      <w:r w:rsidRPr="00133133">
        <w:rPr>
          <w:lang w:val="en-GB"/>
        </w:rPr>
        <w:t>Image car show</w:t>
      </w:r>
    </w:p>
    <w:p w14:paraId="44E503FA" w14:textId="77777777" w:rsidR="009A0F79" w:rsidRPr="00133133" w:rsidRDefault="005907C6" w:rsidP="00D86B44">
      <w:pPr>
        <w:rPr>
          <w:lang w:val="en-GB"/>
        </w:rPr>
      </w:pPr>
      <w:r w:rsidRPr="00133133">
        <w:rPr>
          <w:lang w:val="en-GB"/>
        </w:rPr>
        <w:t>(</w:t>
      </w:r>
      <w:r w:rsidRPr="00133133">
        <w:rPr>
          <w:b/>
          <w:bCs/>
          <w:lang w:val="en-GB"/>
        </w:rPr>
        <w:t xml:space="preserve">Utilitarian/Online) </w:t>
      </w:r>
      <w:r w:rsidRPr="00133133">
        <w:rPr>
          <w:lang w:val="en-GB"/>
        </w:rPr>
        <w:t xml:space="preserve">You recently got a new job and need to commute to work. Unfortunately, it is not possible to go by bike or use public transport, so you decide to buy a car. You do not care about the design of the car or its characteristics as </w:t>
      </w:r>
      <w:r w:rsidRPr="00133133">
        <w:rPr>
          <w:b/>
          <w:bCs/>
          <w:lang w:val="en-GB"/>
        </w:rPr>
        <w:t>you will only</w:t>
      </w:r>
      <w:r w:rsidRPr="00133133">
        <w:rPr>
          <w:b/>
          <w:bCs/>
          <w:i/>
          <w:iCs/>
          <w:lang w:val="en-GB"/>
        </w:rPr>
        <w:t xml:space="preserve"> </w:t>
      </w:r>
      <w:r w:rsidRPr="00133133">
        <w:rPr>
          <w:b/>
          <w:bCs/>
          <w:lang w:val="en-GB"/>
        </w:rPr>
        <w:t>use the car to commute from your home to work and back</w:t>
      </w:r>
      <w:r w:rsidR="00581AAD" w:rsidRPr="00133133">
        <w:rPr>
          <w:b/>
          <w:bCs/>
          <w:lang w:val="en-GB"/>
        </w:rPr>
        <w:t>.</w:t>
      </w:r>
      <w:r w:rsidRPr="00133133">
        <w:rPr>
          <w:b/>
          <w:bCs/>
          <w:lang w:val="en-GB"/>
        </w:rPr>
        <w:t xml:space="preserve"> </w:t>
      </w:r>
      <w:r w:rsidR="00581AAD" w:rsidRPr="00133133">
        <w:rPr>
          <w:b/>
          <w:bCs/>
          <w:lang w:val="en-GB"/>
        </w:rPr>
        <w:t>You see it as</w:t>
      </w:r>
      <w:r w:rsidRPr="00133133">
        <w:rPr>
          <w:b/>
          <w:bCs/>
          <w:lang w:val="en-GB"/>
        </w:rPr>
        <w:t xml:space="preserve"> a necessity</w:t>
      </w:r>
      <w:r w:rsidR="00581AAD" w:rsidRPr="00133133">
        <w:rPr>
          <w:b/>
          <w:bCs/>
          <w:lang w:val="en-GB"/>
        </w:rPr>
        <w:t xml:space="preserve"> and will not use it for</w:t>
      </w:r>
      <w:r w:rsidRPr="00133133">
        <w:rPr>
          <w:b/>
          <w:bCs/>
          <w:lang w:val="en-GB"/>
        </w:rPr>
        <w:t xml:space="preserve"> pleasure</w:t>
      </w:r>
      <w:r w:rsidRPr="00133133">
        <w:rPr>
          <w:lang w:val="en-GB"/>
        </w:rPr>
        <w:t>. Once you bought the car, you regularly participate in online discussions with other drivers who drive the same model on a forum hosted by the brand. At the same time, you retrieve inspiration from the brand’s social media.</w:t>
      </w:r>
    </w:p>
    <w:p w14:paraId="20D659E0" w14:textId="77777777" w:rsidR="009A0F79" w:rsidRPr="00133133" w:rsidRDefault="009A0F79" w:rsidP="00D86B44">
      <w:pPr>
        <w:rPr>
          <w:lang w:val="en-GB"/>
        </w:rPr>
      </w:pPr>
    </w:p>
    <w:p w14:paraId="5A42A7DC" w14:textId="77777777" w:rsidR="009A0F79" w:rsidRPr="00133133" w:rsidRDefault="005907C6" w:rsidP="00D86B44">
      <w:pPr>
        <w:rPr>
          <w:lang w:val="en-GB"/>
        </w:rPr>
      </w:pPr>
      <w:r w:rsidRPr="00133133">
        <w:rPr>
          <w:b/>
          <w:bCs/>
          <w:lang w:val="en-GB"/>
        </w:rPr>
        <w:lastRenderedPageBreak/>
        <w:t xml:space="preserve">(Hedonic/Offline) </w:t>
      </w:r>
      <w:r w:rsidRPr="00133133">
        <w:rPr>
          <w:lang w:val="en-GB"/>
        </w:rPr>
        <w:t>You recently got a new job and need to commute to work. You already have a car at home. Yet, your new salary allows you to buy another car</w:t>
      </w:r>
      <w:r w:rsidR="00E266C5" w:rsidRPr="00133133">
        <w:rPr>
          <w:lang w:val="en-GB"/>
        </w:rPr>
        <w:t xml:space="preserve"> </w:t>
      </w:r>
      <w:r w:rsidR="00E266C5" w:rsidRPr="00133133">
        <w:rPr>
          <w:b/>
          <w:bCs/>
          <w:lang w:val="en-GB"/>
        </w:rPr>
        <w:t>which you will use just for pleasure</w:t>
      </w:r>
      <w:r w:rsidRPr="00133133">
        <w:rPr>
          <w:lang w:val="en-GB"/>
        </w:rPr>
        <w:t xml:space="preserve">. Not just a car, but a sports car! With great care, you choose a car that has a sleek design and many luxurious attributes, such as automatic parking and steering. Once you bought the car, you regularly participate in online discussions with other drivers who drive the same model on a forum hosted by the brand. At the same time, you retrieve inspiration from the brand’s social media. </w:t>
      </w:r>
    </w:p>
    <w:p w14:paraId="4A2E99AF" w14:textId="77777777" w:rsidR="009A0F79" w:rsidRPr="00133133" w:rsidRDefault="009A0F79" w:rsidP="00D86B44">
      <w:pPr>
        <w:rPr>
          <w:lang w:val="en-GB"/>
        </w:rPr>
      </w:pPr>
    </w:p>
    <w:p w14:paraId="78CAA497" w14:textId="77777777" w:rsidR="009A0F79" w:rsidRPr="00133133" w:rsidRDefault="005907C6" w:rsidP="00D86B44">
      <w:pPr>
        <w:rPr>
          <w:lang w:val="en-GB"/>
        </w:rPr>
      </w:pPr>
      <w:r w:rsidRPr="00133133">
        <w:rPr>
          <w:lang w:val="en-GB"/>
        </w:rPr>
        <w:t>After using the car satisfactorily for three months, you are invited by the car dealer to attend a car show where they present all new models from the brand. You decide to go and accept the invitation. At the venue, you meet other people who drive the same brand. Everyone shares experiences about the brand. At the end of the show, you head home and do not regret attending the event.</w:t>
      </w:r>
    </w:p>
    <w:p w14:paraId="111922C7" w14:textId="77777777" w:rsidR="007323C6" w:rsidRPr="00133133" w:rsidRDefault="00D8705E" w:rsidP="00D86B44">
      <w:pPr>
        <w:rPr>
          <w:lang w:val="en-GB"/>
        </w:rPr>
      </w:pPr>
      <w:r>
        <w:rPr>
          <w:noProof/>
        </w:rPr>
        <w:drawing>
          <wp:inline distT="0" distB="0" distL="0" distR="0" wp14:anchorId="07EBCB05" wp14:editId="65E72DA6">
            <wp:extent cx="3810000" cy="2133600"/>
            <wp:effectExtent l="0" t="0" r="0" b="0"/>
            <wp:docPr id="1529277395" name="Picture 1277049807" descr="A group of people performing on stage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049807"/>
                    <pic:cNvPicPr/>
                  </pic:nvPicPr>
                  <pic:blipFill>
                    <a:blip r:embed="rId44">
                      <a:extLst>
                        <a:ext uri="{28A0092B-C50C-407E-A947-70E740481C1C}">
                          <a14:useLocalDpi xmlns:a14="http://schemas.microsoft.com/office/drawing/2010/main" val="0"/>
                        </a:ext>
                      </a:extLst>
                    </a:blip>
                    <a:stretch>
                      <a:fillRect/>
                    </a:stretch>
                  </pic:blipFill>
                  <pic:spPr>
                    <a:xfrm>
                      <a:off x="0" y="0"/>
                      <a:ext cx="3810000" cy="2133600"/>
                    </a:xfrm>
                    <a:prstGeom prst="rect">
                      <a:avLst/>
                    </a:prstGeom>
                  </pic:spPr>
                </pic:pic>
              </a:graphicData>
            </a:graphic>
          </wp:inline>
        </w:drawing>
      </w:r>
    </w:p>
    <w:p w14:paraId="0C57F1C1" w14:textId="77777777" w:rsidR="007323C6" w:rsidRPr="00133133" w:rsidRDefault="007323C6" w:rsidP="00D86B44">
      <w:pPr>
        <w:pStyle w:val="Caption"/>
        <w:rPr>
          <w:rFonts w:eastAsia="Calibri"/>
          <w:lang w:val="en-GB"/>
        </w:rPr>
      </w:pPr>
      <w:r w:rsidRPr="00133133">
        <w:rPr>
          <w:lang w:val="en-GB"/>
        </w:rPr>
        <w:t>Image car show</w:t>
      </w:r>
    </w:p>
    <w:p w14:paraId="1D7C93C0" w14:textId="4F3CEF36" w:rsidR="002E1379" w:rsidRDefault="002E1379">
      <w:pPr>
        <w:spacing w:line="240" w:lineRule="auto"/>
        <w:jc w:val="left"/>
        <w:rPr>
          <w:b/>
          <w:bCs/>
          <w:lang w:val="en-GB"/>
        </w:rPr>
      </w:pPr>
    </w:p>
    <w:p w14:paraId="1605F550" w14:textId="56F2037C" w:rsidR="009A0F79" w:rsidRPr="00133133" w:rsidRDefault="005907C6" w:rsidP="00D86B44">
      <w:pPr>
        <w:rPr>
          <w:b/>
          <w:bCs/>
          <w:lang w:val="en-GB"/>
        </w:rPr>
      </w:pPr>
      <w:r w:rsidRPr="00133133">
        <w:rPr>
          <w:b/>
          <w:bCs/>
          <w:lang w:val="en-GB"/>
        </w:rPr>
        <w:t xml:space="preserve">(Hedonic/Online) </w:t>
      </w:r>
      <w:r w:rsidRPr="00133133">
        <w:rPr>
          <w:lang w:val="en-GB"/>
        </w:rPr>
        <w:t>You recently got a new job and need to commute to work. You already have a car at home. Yet, your new salary allows you to buy another car</w:t>
      </w:r>
      <w:r w:rsidR="00652454" w:rsidRPr="00133133">
        <w:rPr>
          <w:lang w:val="en-GB"/>
        </w:rPr>
        <w:t xml:space="preserve"> </w:t>
      </w:r>
      <w:r w:rsidR="00652454" w:rsidRPr="00133133">
        <w:rPr>
          <w:b/>
          <w:bCs/>
          <w:lang w:val="en-GB"/>
        </w:rPr>
        <w:t>which you will use just for pleasure</w:t>
      </w:r>
      <w:r w:rsidRPr="00133133">
        <w:rPr>
          <w:lang w:val="en-GB"/>
        </w:rPr>
        <w:t xml:space="preserve">. Not just a car, but a sports car! With great care, you choose a car that has a sleek </w:t>
      </w:r>
      <w:r w:rsidRPr="00133133">
        <w:rPr>
          <w:lang w:val="en-GB"/>
        </w:rPr>
        <w:lastRenderedPageBreak/>
        <w:t>design and many luxurious attributes, such as automatic parking and steering. Once you bought the car, you regularly participate in online discussions with other drivers who drive the same model on a forum hosted by the brand. At the same time, you retrieve inspiration from the brand’s social media.</w:t>
      </w:r>
    </w:p>
    <w:p w14:paraId="7DA0B31C" w14:textId="77777777" w:rsidR="009A0F79" w:rsidRPr="00133133" w:rsidRDefault="009A0F79" w:rsidP="00D86B44">
      <w:pPr>
        <w:rPr>
          <w:lang w:val="en-GB"/>
        </w:rPr>
      </w:pPr>
    </w:p>
    <w:p w14:paraId="19042A17" w14:textId="77777777" w:rsidR="00824C01" w:rsidRPr="00133133" w:rsidRDefault="00824C01" w:rsidP="00D86B44">
      <w:pPr>
        <w:rPr>
          <w:lang w:val="en-GB"/>
        </w:rPr>
      </w:pPr>
      <w:r w:rsidRPr="00133133">
        <w:rPr>
          <w:lang w:val="en-GB"/>
        </w:rPr>
        <w:t>Question for all groups:</w:t>
      </w:r>
    </w:p>
    <w:p w14:paraId="4FCF8401" w14:textId="77777777" w:rsidR="00824C01" w:rsidRPr="00133133" w:rsidRDefault="00824C01" w:rsidP="00D86B44">
      <w:pPr>
        <w:rPr>
          <w:lang w:val="en-GB"/>
        </w:rPr>
      </w:pPr>
      <w:r w:rsidRPr="00133133">
        <w:rPr>
          <w:lang w:val="en-GB"/>
        </w:rPr>
        <w:t>What was the main reason for buying a car?</w:t>
      </w:r>
    </w:p>
    <w:p w14:paraId="6707F76C" w14:textId="77777777" w:rsidR="00824C01" w:rsidRPr="000F1EAB" w:rsidRDefault="00824C01" w:rsidP="00D86B44">
      <w:pPr>
        <w:pStyle w:val="ListParagraph"/>
        <w:numPr>
          <w:ilvl w:val="0"/>
          <w:numId w:val="10"/>
        </w:numPr>
        <w:rPr>
          <w:rFonts w:ascii="Times New Roman" w:hAnsi="Times New Roman" w:cs="Times New Roman"/>
          <w:lang w:val="en-GB"/>
        </w:rPr>
      </w:pPr>
      <w:r w:rsidRPr="000F1EAB">
        <w:rPr>
          <w:rFonts w:ascii="Times New Roman" w:hAnsi="Times New Roman" w:cs="Times New Roman"/>
          <w:lang w:val="en-GB"/>
        </w:rPr>
        <w:t>For pleasure</w:t>
      </w:r>
    </w:p>
    <w:p w14:paraId="37ABDB01" w14:textId="77777777" w:rsidR="00824C01" w:rsidRPr="000F1EAB" w:rsidRDefault="00824C01" w:rsidP="00D86B44">
      <w:pPr>
        <w:pStyle w:val="ListParagraph"/>
        <w:numPr>
          <w:ilvl w:val="0"/>
          <w:numId w:val="10"/>
        </w:numPr>
        <w:rPr>
          <w:rFonts w:ascii="Times New Roman" w:hAnsi="Times New Roman" w:cs="Times New Roman"/>
          <w:lang w:val="en-GB"/>
        </w:rPr>
      </w:pPr>
      <w:r w:rsidRPr="000F1EAB">
        <w:rPr>
          <w:rFonts w:ascii="Times New Roman" w:hAnsi="Times New Roman" w:cs="Times New Roman"/>
          <w:lang w:val="en-GB"/>
        </w:rPr>
        <w:t>Because it is a necessity</w:t>
      </w:r>
    </w:p>
    <w:p w14:paraId="56FD7700" w14:textId="77777777" w:rsidR="00660F77" w:rsidRPr="00133133" w:rsidRDefault="00660F77" w:rsidP="00D86B44">
      <w:pPr>
        <w:rPr>
          <w:lang w:val="en-GB"/>
        </w:rPr>
      </w:pPr>
    </w:p>
    <w:p w14:paraId="54CB1955" w14:textId="77777777" w:rsidR="00660F77" w:rsidRPr="00133133" w:rsidRDefault="00660F77" w:rsidP="00D86B44">
      <w:pPr>
        <w:rPr>
          <w:lang w:val="en-GB"/>
        </w:rPr>
      </w:pPr>
      <w:r w:rsidRPr="00133133">
        <w:rPr>
          <w:lang w:val="en-GB"/>
        </w:rPr>
        <w:t>[NEXT PAGE]</w:t>
      </w:r>
    </w:p>
    <w:p w14:paraId="0E97C605" w14:textId="77777777" w:rsidR="00660F77" w:rsidRPr="00133133" w:rsidRDefault="00660F77" w:rsidP="00D86B44">
      <w:pPr>
        <w:rPr>
          <w:lang w:val="en-GB"/>
        </w:rPr>
      </w:pPr>
    </w:p>
    <w:p w14:paraId="6F94761F" w14:textId="77777777" w:rsidR="00A92C0B" w:rsidRPr="00133133" w:rsidRDefault="00A92C0B" w:rsidP="00D86B44">
      <w:pPr>
        <w:rPr>
          <w:lang w:val="en-GB"/>
        </w:rPr>
      </w:pPr>
      <w:r w:rsidRPr="00133133">
        <w:rPr>
          <w:lang w:val="en-GB"/>
        </w:rPr>
        <w:t>Imagine that you just drove home with your new car. You are considering whether you want to use the online community of the brand (see image) of which you bought a car to talk about your driving experience.</w:t>
      </w:r>
    </w:p>
    <w:p w14:paraId="2D8467F7" w14:textId="77777777" w:rsidR="003422EF" w:rsidRPr="00133133" w:rsidRDefault="00D8705E" w:rsidP="00D86B44">
      <w:pPr>
        <w:rPr>
          <w:lang w:val="en-GB"/>
        </w:rPr>
      </w:pPr>
      <w:r>
        <w:rPr>
          <w:noProof/>
        </w:rPr>
        <w:drawing>
          <wp:inline distT="0" distB="0" distL="0" distR="0" wp14:anchorId="31A386AF" wp14:editId="70CF2A4B">
            <wp:extent cx="5727701" cy="2223135"/>
            <wp:effectExtent l="0" t="0" r="0" b="0"/>
            <wp:docPr id="371797748" name="Picture 127704980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049808"/>
                    <pic:cNvPicPr/>
                  </pic:nvPicPr>
                  <pic:blipFill>
                    <a:blip r:embed="rId45">
                      <a:extLst>
                        <a:ext uri="{28A0092B-C50C-407E-A947-70E740481C1C}">
                          <a14:useLocalDpi xmlns:a14="http://schemas.microsoft.com/office/drawing/2010/main" val="0"/>
                        </a:ext>
                      </a:extLst>
                    </a:blip>
                    <a:stretch>
                      <a:fillRect/>
                    </a:stretch>
                  </pic:blipFill>
                  <pic:spPr>
                    <a:xfrm>
                      <a:off x="0" y="0"/>
                      <a:ext cx="5727701" cy="2223135"/>
                    </a:xfrm>
                    <a:prstGeom prst="rect">
                      <a:avLst/>
                    </a:prstGeom>
                  </pic:spPr>
                </pic:pic>
              </a:graphicData>
            </a:graphic>
          </wp:inline>
        </w:drawing>
      </w:r>
    </w:p>
    <w:p w14:paraId="4B954D5D" w14:textId="77777777" w:rsidR="00B40B26" w:rsidRPr="00133133" w:rsidRDefault="003422EF" w:rsidP="00D86B44">
      <w:pPr>
        <w:pStyle w:val="Caption"/>
        <w:rPr>
          <w:rFonts w:eastAsia="Calibri"/>
          <w:lang w:val="en-GB"/>
        </w:rPr>
      </w:pPr>
      <w:r w:rsidRPr="00133133">
        <w:rPr>
          <w:lang w:val="en-GB"/>
        </w:rPr>
        <w:t>Image online brand community</w:t>
      </w:r>
    </w:p>
    <w:p w14:paraId="39C5D26F" w14:textId="77777777" w:rsidR="00F15683" w:rsidRPr="00133133" w:rsidRDefault="00F15683" w:rsidP="00D86B44">
      <w:pPr>
        <w:rPr>
          <w:lang w:val="en-GB"/>
        </w:rPr>
      </w:pPr>
    </w:p>
    <w:p w14:paraId="7526CA82" w14:textId="77777777" w:rsidR="009A0F79" w:rsidRPr="00133133" w:rsidRDefault="005907C6" w:rsidP="00D86B44">
      <w:pPr>
        <w:rPr>
          <w:lang w:val="en-GB"/>
        </w:rPr>
      </w:pPr>
      <w:r w:rsidRPr="00133133">
        <w:rPr>
          <w:i/>
          <w:iCs/>
          <w:lang w:val="en-GB"/>
        </w:rPr>
        <w:lastRenderedPageBreak/>
        <w:t xml:space="preserve">Question for offline </w:t>
      </w:r>
      <w:r w:rsidR="00956EED" w:rsidRPr="00133133">
        <w:rPr>
          <w:i/>
          <w:iCs/>
          <w:lang w:val="en-GB"/>
        </w:rPr>
        <w:t>conditions</w:t>
      </w:r>
      <w:r w:rsidRPr="00133133">
        <w:rPr>
          <w:i/>
          <w:iCs/>
          <w:lang w:val="en-GB"/>
        </w:rPr>
        <w:t xml:space="preserve">: </w:t>
      </w:r>
      <w:r w:rsidRPr="00133133">
        <w:rPr>
          <w:lang w:val="en-GB"/>
        </w:rPr>
        <w:t>Please answer the following questions about your online presence regarding the brand AFTER having visited the show.</w:t>
      </w:r>
    </w:p>
    <w:p w14:paraId="6C33C36D" w14:textId="77777777" w:rsidR="009A0F79" w:rsidRPr="00133133" w:rsidRDefault="005907C6" w:rsidP="00D86B44">
      <w:pPr>
        <w:rPr>
          <w:lang w:val="en-GB"/>
        </w:rPr>
      </w:pPr>
      <w:r w:rsidRPr="00133133">
        <w:rPr>
          <w:lang w:val="en-GB"/>
        </w:rPr>
        <w:t>(all 1-7 scales (Completely disagree – Completely agree), all loadings are significant (p &lt; 0.001)):</w:t>
      </w:r>
    </w:p>
    <w:p w14:paraId="18DD2383" w14:textId="77777777" w:rsidR="009A0F79" w:rsidRPr="000F1EAB" w:rsidRDefault="005907C6" w:rsidP="00D86B44">
      <w:pPr>
        <w:pStyle w:val="ListParagraph"/>
        <w:numPr>
          <w:ilvl w:val="0"/>
          <w:numId w:val="10"/>
        </w:numPr>
        <w:rPr>
          <w:rFonts w:ascii="Times New Roman" w:hAnsi="Times New Roman" w:cs="Times New Roman"/>
          <w:lang w:val="en-GB"/>
        </w:rPr>
      </w:pPr>
      <w:r w:rsidRPr="000F1EAB">
        <w:rPr>
          <w:rFonts w:ascii="Times New Roman" w:hAnsi="Times New Roman" w:cs="Times New Roman"/>
          <w:lang w:val="en-GB"/>
        </w:rPr>
        <w:t xml:space="preserve">I </w:t>
      </w:r>
      <w:r w:rsidR="00C058B9" w:rsidRPr="000F1EAB">
        <w:rPr>
          <w:rFonts w:ascii="Times New Roman" w:hAnsi="Times New Roman" w:cs="Times New Roman"/>
          <w:lang w:val="en-GB"/>
        </w:rPr>
        <w:t xml:space="preserve">intend to </w:t>
      </w:r>
      <w:r w:rsidRPr="000F1EAB">
        <w:rPr>
          <w:rFonts w:ascii="Times New Roman" w:hAnsi="Times New Roman" w:cs="Times New Roman"/>
          <w:lang w:val="en-GB"/>
        </w:rPr>
        <w:t>participate actively in the community activities (for example by posting to the page or commenting other’s posts).</w:t>
      </w:r>
    </w:p>
    <w:p w14:paraId="76A81641" w14:textId="77777777" w:rsidR="009A0F79" w:rsidRPr="000F1EAB" w:rsidRDefault="005907C6" w:rsidP="00D86B44">
      <w:pPr>
        <w:pStyle w:val="ListParagraph"/>
        <w:numPr>
          <w:ilvl w:val="0"/>
          <w:numId w:val="10"/>
        </w:numPr>
        <w:rPr>
          <w:rFonts w:ascii="Times New Roman" w:hAnsi="Times New Roman" w:cs="Times New Roman"/>
          <w:lang w:val="en-GB"/>
        </w:rPr>
      </w:pPr>
      <w:r w:rsidRPr="000F1EAB">
        <w:rPr>
          <w:rFonts w:ascii="Times New Roman" w:hAnsi="Times New Roman" w:cs="Times New Roman"/>
          <w:lang w:val="en-GB"/>
        </w:rPr>
        <w:t xml:space="preserve">I </w:t>
      </w:r>
      <w:r w:rsidR="008D6C54" w:rsidRPr="000F1EAB">
        <w:rPr>
          <w:rFonts w:ascii="Times New Roman" w:hAnsi="Times New Roman" w:cs="Times New Roman"/>
          <w:lang w:val="en-GB"/>
        </w:rPr>
        <w:t xml:space="preserve">intend to </w:t>
      </w:r>
      <w:r w:rsidRPr="000F1EAB">
        <w:rPr>
          <w:rFonts w:ascii="Times New Roman" w:hAnsi="Times New Roman" w:cs="Times New Roman"/>
          <w:lang w:val="en-GB"/>
        </w:rPr>
        <w:t>post messages and responses in the community with great excitement and frequency.</w:t>
      </w:r>
    </w:p>
    <w:p w14:paraId="296AA843" w14:textId="77777777" w:rsidR="009A0F79" w:rsidRPr="00133133" w:rsidRDefault="009A0F79" w:rsidP="00D86B44">
      <w:pPr>
        <w:rPr>
          <w:lang w:val="en-GB"/>
        </w:rPr>
      </w:pPr>
    </w:p>
    <w:p w14:paraId="7BC5D480" w14:textId="77777777" w:rsidR="009A0F79" w:rsidRPr="00133133" w:rsidRDefault="005907C6" w:rsidP="00D86B44">
      <w:pPr>
        <w:rPr>
          <w:lang w:val="en-GB"/>
        </w:rPr>
      </w:pPr>
      <w:r w:rsidRPr="00133133">
        <w:rPr>
          <w:i/>
          <w:iCs/>
          <w:lang w:val="en-GB"/>
        </w:rPr>
        <w:t xml:space="preserve">Questions for online conditions: </w:t>
      </w:r>
      <w:r w:rsidRPr="00133133">
        <w:rPr>
          <w:lang w:val="en-GB"/>
        </w:rPr>
        <w:t xml:space="preserve">Please answer the following questions about your online presence after having read this scenario. </w:t>
      </w:r>
    </w:p>
    <w:p w14:paraId="6F761B3F" w14:textId="77777777" w:rsidR="009A0F79" w:rsidRPr="00133133" w:rsidRDefault="005907C6" w:rsidP="00D86B44">
      <w:pPr>
        <w:rPr>
          <w:lang w:val="en-GB"/>
        </w:rPr>
      </w:pPr>
      <w:r w:rsidRPr="00133133">
        <w:rPr>
          <w:lang w:val="en-GB"/>
        </w:rPr>
        <w:t>(all 1-7 scales (Completely disagree – Completely agree), all loadings are significant (p &lt; 0.001)):</w:t>
      </w:r>
    </w:p>
    <w:p w14:paraId="21003DB2" w14:textId="77777777" w:rsidR="009A0F79" w:rsidRPr="000F1EAB" w:rsidRDefault="005907C6" w:rsidP="00D86B44">
      <w:pPr>
        <w:pStyle w:val="ListParagraph"/>
        <w:numPr>
          <w:ilvl w:val="0"/>
          <w:numId w:val="10"/>
        </w:numPr>
        <w:rPr>
          <w:rFonts w:ascii="Times New Roman" w:hAnsi="Times New Roman" w:cs="Times New Roman"/>
          <w:lang w:val="en-GB"/>
        </w:rPr>
      </w:pPr>
      <w:r w:rsidRPr="000F1EAB">
        <w:rPr>
          <w:rFonts w:ascii="Times New Roman" w:hAnsi="Times New Roman" w:cs="Times New Roman"/>
          <w:lang w:val="en-GB"/>
        </w:rPr>
        <w:t xml:space="preserve">I </w:t>
      </w:r>
      <w:r w:rsidR="00C058B9" w:rsidRPr="000F1EAB">
        <w:rPr>
          <w:rFonts w:ascii="Times New Roman" w:hAnsi="Times New Roman" w:cs="Times New Roman"/>
          <w:lang w:val="en-GB"/>
        </w:rPr>
        <w:t xml:space="preserve">intend to </w:t>
      </w:r>
      <w:r w:rsidRPr="000F1EAB">
        <w:rPr>
          <w:rFonts w:ascii="Times New Roman" w:hAnsi="Times New Roman" w:cs="Times New Roman"/>
          <w:lang w:val="en-GB"/>
        </w:rPr>
        <w:t>participate actively in the community activities (for example by posting to the page or commenting other’s posts).</w:t>
      </w:r>
    </w:p>
    <w:p w14:paraId="69B67D4D" w14:textId="17478AE4" w:rsidR="00956EED" w:rsidRPr="00191355" w:rsidRDefault="005907C6" w:rsidP="009F5CC8">
      <w:pPr>
        <w:pStyle w:val="ListParagraph"/>
        <w:numPr>
          <w:ilvl w:val="0"/>
          <w:numId w:val="10"/>
        </w:numPr>
        <w:spacing w:after="240"/>
        <w:rPr>
          <w:rFonts w:ascii="Times New Roman" w:hAnsi="Times New Roman" w:cs="Times New Roman"/>
          <w:lang w:val="en-GB"/>
        </w:rPr>
      </w:pPr>
      <w:r w:rsidRPr="000F1EAB">
        <w:rPr>
          <w:rFonts w:ascii="Times New Roman" w:hAnsi="Times New Roman" w:cs="Times New Roman"/>
          <w:lang w:val="en-GB"/>
        </w:rPr>
        <w:t xml:space="preserve">I </w:t>
      </w:r>
      <w:r w:rsidR="008D6C54" w:rsidRPr="000F1EAB">
        <w:rPr>
          <w:rFonts w:ascii="Times New Roman" w:hAnsi="Times New Roman" w:cs="Times New Roman"/>
          <w:lang w:val="en-GB"/>
        </w:rPr>
        <w:t xml:space="preserve">intend to </w:t>
      </w:r>
      <w:r w:rsidRPr="000F1EAB">
        <w:rPr>
          <w:rFonts w:ascii="Times New Roman" w:hAnsi="Times New Roman" w:cs="Times New Roman"/>
          <w:lang w:val="en-GB"/>
        </w:rPr>
        <w:t>post messages and responses in the community with great excitement and frequency.</w:t>
      </w:r>
    </w:p>
    <w:p w14:paraId="18F1D774" w14:textId="77777777" w:rsidR="00CC70F2" w:rsidRPr="00133133" w:rsidRDefault="00CC70F2" w:rsidP="00D86B44">
      <w:pPr>
        <w:rPr>
          <w:lang w:val="en-GB"/>
        </w:rPr>
      </w:pPr>
      <w:r w:rsidRPr="00133133">
        <w:rPr>
          <w:lang w:val="en-GB"/>
        </w:rPr>
        <w:t>Background questions:</w:t>
      </w:r>
    </w:p>
    <w:p w14:paraId="10E346E0" w14:textId="77777777" w:rsidR="004A5E5B" w:rsidRPr="00133133" w:rsidRDefault="001813F1" w:rsidP="00D86B44">
      <w:pPr>
        <w:rPr>
          <w:lang w:val="en-GB"/>
        </w:rPr>
      </w:pPr>
      <w:r w:rsidRPr="00133133">
        <w:rPr>
          <w:lang w:val="en-GB"/>
        </w:rPr>
        <w:t>Do you consider yourself</w:t>
      </w:r>
      <w:r w:rsidR="00CC70F2" w:rsidRPr="00133133">
        <w:rPr>
          <w:lang w:val="en-GB"/>
        </w:rPr>
        <w:t>…</w:t>
      </w:r>
    </w:p>
    <w:p w14:paraId="7A22A8A8" w14:textId="77777777" w:rsidR="00775742" w:rsidRPr="00133133" w:rsidRDefault="00775742" w:rsidP="00D86B44">
      <w:pPr>
        <w:rPr>
          <w:lang w:val="en-GB"/>
        </w:rPr>
      </w:pPr>
      <w:r w:rsidRPr="00133133">
        <w:rPr>
          <w:lang w:val="en-GB"/>
        </w:rPr>
        <w:t>(all 1-5 scales (Does not describe me – Describes me extremely well), all loadings are significant (p &lt; 0.001))</w:t>
      </w:r>
    </w:p>
    <w:p w14:paraId="1EAD3875" w14:textId="77777777" w:rsidR="009D5066" w:rsidRPr="000F1EAB" w:rsidRDefault="009D5066" w:rsidP="00D86B44">
      <w:pPr>
        <w:pStyle w:val="ListParagraph"/>
        <w:numPr>
          <w:ilvl w:val="0"/>
          <w:numId w:val="10"/>
        </w:numPr>
        <w:rPr>
          <w:rFonts w:ascii="Times New Roman" w:hAnsi="Times New Roman" w:cs="Times New Roman"/>
          <w:lang w:val="en-GB"/>
        </w:rPr>
      </w:pPr>
      <w:r w:rsidRPr="000F1EAB">
        <w:rPr>
          <w:rFonts w:ascii="Times New Roman" w:hAnsi="Times New Roman" w:cs="Times New Roman"/>
          <w:lang w:val="en-GB"/>
        </w:rPr>
        <w:t>A car enthusiast?</w:t>
      </w:r>
    </w:p>
    <w:p w14:paraId="765BAB0E" w14:textId="77777777" w:rsidR="009D5066" w:rsidRPr="000F1EAB" w:rsidRDefault="009D5066" w:rsidP="00D86B44">
      <w:pPr>
        <w:pStyle w:val="ListParagraph"/>
        <w:numPr>
          <w:ilvl w:val="0"/>
          <w:numId w:val="10"/>
        </w:numPr>
        <w:rPr>
          <w:rFonts w:ascii="Times New Roman" w:hAnsi="Times New Roman" w:cs="Times New Roman"/>
          <w:lang w:val="en-GB"/>
        </w:rPr>
      </w:pPr>
      <w:r w:rsidRPr="000F1EAB">
        <w:rPr>
          <w:rFonts w:ascii="Times New Roman" w:hAnsi="Times New Roman" w:cs="Times New Roman"/>
          <w:lang w:val="en-GB"/>
        </w:rPr>
        <w:t>A brand community member in the real world?</w:t>
      </w:r>
    </w:p>
    <w:p w14:paraId="654A75B2" w14:textId="52864E84" w:rsidR="00B7355A" w:rsidRPr="009F5CC8" w:rsidRDefault="009D5066" w:rsidP="009A37FA">
      <w:pPr>
        <w:pStyle w:val="ListParagraph"/>
        <w:numPr>
          <w:ilvl w:val="0"/>
          <w:numId w:val="10"/>
        </w:numPr>
        <w:rPr>
          <w:lang w:val="en-GB"/>
        </w:rPr>
      </w:pPr>
      <w:r w:rsidRPr="009F5CC8">
        <w:rPr>
          <w:rFonts w:ascii="Times New Roman" w:hAnsi="Times New Roman" w:cs="Times New Roman"/>
          <w:lang w:val="en-GB"/>
        </w:rPr>
        <w:t>Proficient working with computers?</w:t>
      </w:r>
      <w:r w:rsidR="00B7355A" w:rsidRPr="009F5CC8">
        <w:rPr>
          <w:lang w:val="en-GB"/>
        </w:rPr>
        <w:br w:type="page"/>
      </w:r>
    </w:p>
    <w:p w14:paraId="74920D0B" w14:textId="77777777" w:rsidR="009A0F79" w:rsidRPr="00133133" w:rsidRDefault="00DE046B" w:rsidP="00D86B44">
      <w:pPr>
        <w:rPr>
          <w:lang w:val="en-GB"/>
        </w:rPr>
      </w:pPr>
      <w:r w:rsidRPr="00133133">
        <w:rPr>
          <w:lang w:val="en-GB"/>
        </w:rPr>
        <w:lastRenderedPageBreak/>
        <w:t>Demographics:</w:t>
      </w:r>
    </w:p>
    <w:p w14:paraId="220B67F8" w14:textId="77777777" w:rsidR="00155A1F" w:rsidRPr="00133133" w:rsidRDefault="00155A1F" w:rsidP="00D86B44">
      <w:pPr>
        <w:rPr>
          <w:lang w:val="en-GB"/>
        </w:rPr>
      </w:pPr>
      <w:r w:rsidRPr="00133133">
        <w:rPr>
          <w:lang w:val="en-GB"/>
        </w:rPr>
        <w:t>To what age category do you belong?</w:t>
      </w:r>
    </w:p>
    <w:p w14:paraId="2AA04A12" w14:textId="77777777" w:rsidR="004E571D" w:rsidRPr="004A2138" w:rsidRDefault="004E571D" w:rsidP="00D86B44">
      <w:pPr>
        <w:pStyle w:val="ListParagraph"/>
        <w:numPr>
          <w:ilvl w:val="0"/>
          <w:numId w:val="10"/>
        </w:numPr>
        <w:rPr>
          <w:rFonts w:ascii="Times New Roman" w:hAnsi="Times New Roman" w:cs="Times New Roman"/>
          <w:lang w:val="en-GB"/>
        </w:rPr>
      </w:pPr>
      <w:r w:rsidRPr="004A2138">
        <w:rPr>
          <w:rFonts w:ascii="Times New Roman" w:hAnsi="Times New Roman" w:cs="Times New Roman"/>
          <w:lang w:val="en-GB"/>
        </w:rPr>
        <w:t>&lt; 20</w:t>
      </w:r>
    </w:p>
    <w:p w14:paraId="6246581F" w14:textId="77777777" w:rsidR="004E571D" w:rsidRPr="004A2138" w:rsidRDefault="004E571D" w:rsidP="00D86B44">
      <w:pPr>
        <w:pStyle w:val="ListParagraph"/>
        <w:numPr>
          <w:ilvl w:val="0"/>
          <w:numId w:val="10"/>
        </w:numPr>
        <w:rPr>
          <w:rFonts w:ascii="Times New Roman" w:hAnsi="Times New Roman" w:cs="Times New Roman"/>
          <w:lang w:val="en-GB"/>
        </w:rPr>
      </w:pPr>
      <w:r w:rsidRPr="004A2138">
        <w:rPr>
          <w:rFonts w:ascii="Times New Roman" w:hAnsi="Times New Roman" w:cs="Times New Roman"/>
          <w:lang w:val="en-GB"/>
        </w:rPr>
        <w:t>20-29</w:t>
      </w:r>
    </w:p>
    <w:p w14:paraId="3FAF9752" w14:textId="77777777" w:rsidR="004E571D" w:rsidRPr="004A2138" w:rsidRDefault="004E571D" w:rsidP="00D86B44">
      <w:pPr>
        <w:pStyle w:val="ListParagraph"/>
        <w:numPr>
          <w:ilvl w:val="0"/>
          <w:numId w:val="10"/>
        </w:numPr>
        <w:rPr>
          <w:rFonts w:ascii="Times New Roman" w:hAnsi="Times New Roman" w:cs="Times New Roman"/>
          <w:lang w:val="en-GB"/>
        </w:rPr>
      </w:pPr>
      <w:r w:rsidRPr="004A2138">
        <w:rPr>
          <w:rFonts w:ascii="Times New Roman" w:hAnsi="Times New Roman" w:cs="Times New Roman"/>
          <w:lang w:val="en-GB"/>
        </w:rPr>
        <w:t>30-39</w:t>
      </w:r>
    </w:p>
    <w:p w14:paraId="4E4CFA82" w14:textId="77777777" w:rsidR="004E571D" w:rsidRPr="004A2138" w:rsidRDefault="004E571D" w:rsidP="00D86B44">
      <w:pPr>
        <w:pStyle w:val="ListParagraph"/>
        <w:numPr>
          <w:ilvl w:val="0"/>
          <w:numId w:val="10"/>
        </w:numPr>
        <w:rPr>
          <w:rFonts w:ascii="Times New Roman" w:hAnsi="Times New Roman" w:cs="Times New Roman"/>
          <w:lang w:val="en-GB"/>
        </w:rPr>
      </w:pPr>
      <w:r w:rsidRPr="004A2138">
        <w:rPr>
          <w:rFonts w:ascii="Times New Roman" w:hAnsi="Times New Roman" w:cs="Times New Roman"/>
          <w:lang w:val="en-GB"/>
        </w:rPr>
        <w:t>40-49</w:t>
      </w:r>
    </w:p>
    <w:p w14:paraId="7A331F45" w14:textId="77777777" w:rsidR="004E571D" w:rsidRPr="004A2138" w:rsidRDefault="004E571D" w:rsidP="00D86B44">
      <w:pPr>
        <w:pStyle w:val="ListParagraph"/>
        <w:numPr>
          <w:ilvl w:val="0"/>
          <w:numId w:val="10"/>
        </w:numPr>
        <w:rPr>
          <w:rFonts w:ascii="Times New Roman" w:hAnsi="Times New Roman" w:cs="Times New Roman"/>
          <w:lang w:val="en-GB"/>
        </w:rPr>
      </w:pPr>
      <w:r w:rsidRPr="004A2138">
        <w:rPr>
          <w:rFonts w:ascii="Times New Roman" w:hAnsi="Times New Roman" w:cs="Times New Roman"/>
          <w:lang w:val="en-GB"/>
        </w:rPr>
        <w:t>50-59</w:t>
      </w:r>
    </w:p>
    <w:p w14:paraId="1643964D" w14:textId="77777777" w:rsidR="004E571D" w:rsidRPr="004A2138" w:rsidRDefault="004E571D" w:rsidP="00D86B44">
      <w:pPr>
        <w:pStyle w:val="ListParagraph"/>
        <w:numPr>
          <w:ilvl w:val="0"/>
          <w:numId w:val="10"/>
        </w:numPr>
        <w:rPr>
          <w:rFonts w:ascii="Times New Roman" w:hAnsi="Times New Roman" w:cs="Times New Roman"/>
          <w:lang w:val="en-GB"/>
        </w:rPr>
      </w:pPr>
      <w:r w:rsidRPr="004A2138">
        <w:rPr>
          <w:rFonts w:ascii="Times New Roman" w:hAnsi="Times New Roman" w:cs="Times New Roman"/>
          <w:lang w:val="en-GB"/>
        </w:rPr>
        <w:t>60-69</w:t>
      </w:r>
    </w:p>
    <w:p w14:paraId="39E9C1BE" w14:textId="77777777" w:rsidR="004E571D" w:rsidRPr="004A2138" w:rsidRDefault="004E571D" w:rsidP="00D86B44">
      <w:pPr>
        <w:pStyle w:val="ListParagraph"/>
        <w:numPr>
          <w:ilvl w:val="0"/>
          <w:numId w:val="10"/>
        </w:numPr>
        <w:rPr>
          <w:rFonts w:ascii="Times New Roman" w:hAnsi="Times New Roman" w:cs="Times New Roman"/>
          <w:lang w:val="en-GB"/>
        </w:rPr>
      </w:pPr>
      <w:r w:rsidRPr="004A2138">
        <w:rPr>
          <w:rFonts w:ascii="Times New Roman" w:hAnsi="Times New Roman" w:cs="Times New Roman"/>
          <w:lang w:val="en-GB"/>
        </w:rPr>
        <w:t>70-79</w:t>
      </w:r>
    </w:p>
    <w:p w14:paraId="57BA7196" w14:textId="77777777" w:rsidR="004E571D" w:rsidRPr="004A2138" w:rsidRDefault="004E571D" w:rsidP="00D86B44">
      <w:pPr>
        <w:pStyle w:val="ListParagraph"/>
        <w:numPr>
          <w:ilvl w:val="0"/>
          <w:numId w:val="10"/>
        </w:numPr>
        <w:rPr>
          <w:rFonts w:ascii="Times New Roman" w:hAnsi="Times New Roman" w:cs="Times New Roman"/>
          <w:lang w:val="en-GB"/>
        </w:rPr>
      </w:pPr>
      <w:r w:rsidRPr="004A2138">
        <w:rPr>
          <w:rFonts w:ascii="Times New Roman" w:hAnsi="Times New Roman" w:cs="Times New Roman"/>
          <w:lang w:val="en-GB"/>
        </w:rPr>
        <w:t>80-89</w:t>
      </w:r>
    </w:p>
    <w:p w14:paraId="26A45FFC" w14:textId="77777777" w:rsidR="004E571D" w:rsidRPr="004A2138" w:rsidRDefault="004E571D" w:rsidP="00D86B44">
      <w:pPr>
        <w:pStyle w:val="ListParagraph"/>
        <w:numPr>
          <w:ilvl w:val="0"/>
          <w:numId w:val="10"/>
        </w:numPr>
        <w:rPr>
          <w:rFonts w:ascii="Times New Roman" w:hAnsi="Times New Roman" w:cs="Times New Roman"/>
          <w:lang w:val="en-GB"/>
        </w:rPr>
      </w:pPr>
      <w:r w:rsidRPr="004A2138">
        <w:rPr>
          <w:rFonts w:ascii="Times New Roman" w:hAnsi="Times New Roman" w:cs="Times New Roman"/>
          <w:lang w:val="en-GB"/>
        </w:rPr>
        <w:t>90-99</w:t>
      </w:r>
    </w:p>
    <w:p w14:paraId="0B030DE2" w14:textId="77777777" w:rsidR="00090C97" w:rsidRPr="004A2138" w:rsidRDefault="00090C97" w:rsidP="00D86B44">
      <w:pPr>
        <w:pStyle w:val="ListParagraph"/>
        <w:numPr>
          <w:ilvl w:val="0"/>
          <w:numId w:val="10"/>
        </w:numPr>
        <w:rPr>
          <w:rFonts w:ascii="Times New Roman" w:hAnsi="Times New Roman" w:cs="Times New Roman"/>
          <w:lang w:val="en-GB"/>
        </w:rPr>
      </w:pPr>
      <w:r w:rsidRPr="004A2138">
        <w:rPr>
          <w:rFonts w:ascii="Times New Roman" w:hAnsi="Times New Roman" w:cs="Times New Roman"/>
          <w:lang w:val="en-GB"/>
        </w:rPr>
        <w:t>&gt; 100</w:t>
      </w:r>
    </w:p>
    <w:p w14:paraId="0F384795" w14:textId="77777777" w:rsidR="00155A1F" w:rsidRPr="00133133" w:rsidRDefault="00155A1F" w:rsidP="00D86B44">
      <w:pPr>
        <w:rPr>
          <w:lang w:val="en-GB"/>
        </w:rPr>
      </w:pPr>
    </w:p>
    <w:p w14:paraId="7D1EE69B" w14:textId="77777777" w:rsidR="00155A1F" w:rsidRPr="00133133" w:rsidRDefault="00155A1F" w:rsidP="00D86B44">
      <w:pPr>
        <w:rPr>
          <w:lang w:val="en-GB"/>
        </w:rPr>
      </w:pPr>
      <w:r w:rsidRPr="00133133">
        <w:rPr>
          <w:lang w:val="en-GB"/>
        </w:rPr>
        <w:t>What is your gender?</w:t>
      </w:r>
    </w:p>
    <w:p w14:paraId="2581D374" w14:textId="77777777" w:rsidR="00155A1F" w:rsidRPr="004A2138" w:rsidRDefault="00155A1F" w:rsidP="00D86B44">
      <w:pPr>
        <w:pStyle w:val="ListParagraph"/>
        <w:numPr>
          <w:ilvl w:val="0"/>
          <w:numId w:val="10"/>
        </w:numPr>
        <w:rPr>
          <w:rFonts w:ascii="Times New Roman" w:hAnsi="Times New Roman" w:cs="Times New Roman"/>
          <w:lang w:val="en-GB"/>
        </w:rPr>
      </w:pPr>
      <w:r w:rsidRPr="004A2138">
        <w:rPr>
          <w:rFonts w:ascii="Times New Roman" w:hAnsi="Times New Roman" w:cs="Times New Roman"/>
          <w:lang w:val="en-GB"/>
        </w:rPr>
        <w:t>Male</w:t>
      </w:r>
    </w:p>
    <w:p w14:paraId="0099C876" w14:textId="77777777" w:rsidR="00155A1F" w:rsidRPr="004A2138" w:rsidRDefault="00155A1F" w:rsidP="00D86B44">
      <w:pPr>
        <w:pStyle w:val="ListParagraph"/>
        <w:numPr>
          <w:ilvl w:val="0"/>
          <w:numId w:val="10"/>
        </w:numPr>
        <w:rPr>
          <w:rFonts w:ascii="Times New Roman" w:hAnsi="Times New Roman" w:cs="Times New Roman"/>
          <w:lang w:val="en-GB"/>
        </w:rPr>
      </w:pPr>
      <w:r w:rsidRPr="004A2138">
        <w:rPr>
          <w:rFonts w:ascii="Times New Roman" w:hAnsi="Times New Roman" w:cs="Times New Roman"/>
          <w:lang w:val="en-GB"/>
        </w:rPr>
        <w:t>Female</w:t>
      </w:r>
    </w:p>
    <w:p w14:paraId="26ABF6A3" w14:textId="77777777" w:rsidR="00155A1F" w:rsidRPr="004A2138" w:rsidRDefault="00155A1F" w:rsidP="00D86B44">
      <w:pPr>
        <w:pStyle w:val="ListParagraph"/>
        <w:numPr>
          <w:ilvl w:val="0"/>
          <w:numId w:val="10"/>
        </w:numPr>
        <w:rPr>
          <w:rFonts w:ascii="Times New Roman" w:hAnsi="Times New Roman" w:cs="Times New Roman"/>
          <w:lang w:val="en-GB"/>
        </w:rPr>
      </w:pPr>
      <w:r w:rsidRPr="004A2138">
        <w:rPr>
          <w:rFonts w:ascii="Times New Roman" w:hAnsi="Times New Roman" w:cs="Times New Roman"/>
          <w:lang w:val="en-GB"/>
        </w:rPr>
        <w:t>Prefer not to say</w:t>
      </w:r>
    </w:p>
    <w:p w14:paraId="2E21A5A8" w14:textId="77777777" w:rsidR="00155A1F" w:rsidRPr="00133133" w:rsidRDefault="00155A1F" w:rsidP="00D86B44">
      <w:pPr>
        <w:rPr>
          <w:lang w:val="en-GB"/>
        </w:rPr>
      </w:pPr>
    </w:p>
    <w:p w14:paraId="5BDCE639" w14:textId="77777777" w:rsidR="009A0F79" w:rsidRPr="00133133" w:rsidRDefault="005907C6" w:rsidP="00D86B44">
      <w:pPr>
        <w:rPr>
          <w:lang w:val="en-GB"/>
        </w:rPr>
      </w:pPr>
      <w:r w:rsidRPr="00133133">
        <w:rPr>
          <w:lang w:val="en-GB"/>
        </w:rPr>
        <w:t>What is the highest degree or level of school you have completed?</w:t>
      </w:r>
    </w:p>
    <w:p w14:paraId="44790624" w14:textId="77777777" w:rsidR="009A0F79" w:rsidRPr="004A2138" w:rsidRDefault="005907C6" w:rsidP="00D86B44">
      <w:pPr>
        <w:pStyle w:val="ListParagraph"/>
        <w:numPr>
          <w:ilvl w:val="1"/>
          <w:numId w:val="10"/>
        </w:numPr>
        <w:rPr>
          <w:rFonts w:ascii="Times New Roman" w:hAnsi="Times New Roman" w:cs="Times New Roman"/>
          <w:lang w:val="en-GB"/>
        </w:rPr>
      </w:pPr>
      <w:r w:rsidRPr="004A2138">
        <w:rPr>
          <w:rFonts w:ascii="Times New Roman" w:hAnsi="Times New Roman" w:cs="Times New Roman"/>
          <w:lang w:val="en-GB"/>
        </w:rPr>
        <w:t>High school degree or equivalent</w:t>
      </w:r>
    </w:p>
    <w:p w14:paraId="71ED64BF" w14:textId="77777777" w:rsidR="009A0F79" w:rsidRPr="004A2138" w:rsidRDefault="005907C6" w:rsidP="00D86B44">
      <w:pPr>
        <w:pStyle w:val="ListParagraph"/>
        <w:numPr>
          <w:ilvl w:val="1"/>
          <w:numId w:val="10"/>
        </w:numPr>
        <w:rPr>
          <w:rFonts w:ascii="Times New Roman" w:hAnsi="Times New Roman" w:cs="Times New Roman"/>
          <w:lang w:val="en-GB"/>
        </w:rPr>
      </w:pPr>
      <w:r w:rsidRPr="004A2138">
        <w:rPr>
          <w:rFonts w:ascii="Times New Roman" w:hAnsi="Times New Roman" w:cs="Times New Roman"/>
          <w:lang w:val="en-GB"/>
        </w:rPr>
        <w:t>Bachelor’s degree</w:t>
      </w:r>
    </w:p>
    <w:p w14:paraId="3B3EF324" w14:textId="77777777" w:rsidR="009A0F79" w:rsidRPr="004A2138" w:rsidRDefault="005907C6" w:rsidP="00D86B44">
      <w:pPr>
        <w:pStyle w:val="ListParagraph"/>
        <w:numPr>
          <w:ilvl w:val="1"/>
          <w:numId w:val="10"/>
        </w:numPr>
        <w:rPr>
          <w:rFonts w:ascii="Times New Roman" w:hAnsi="Times New Roman" w:cs="Times New Roman"/>
          <w:lang w:val="en-GB"/>
        </w:rPr>
      </w:pPr>
      <w:r w:rsidRPr="004A2138">
        <w:rPr>
          <w:rFonts w:ascii="Times New Roman" w:hAnsi="Times New Roman" w:cs="Times New Roman"/>
          <w:lang w:val="en-GB"/>
        </w:rPr>
        <w:t>Master’s degree</w:t>
      </w:r>
    </w:p>
    <w:p w14:paraId="79027A60" w14:textId="77777777" w:rsidR="009A0F79" w:rsidRPr="004A2138" w:rsidRDefault="005907C6" w:rsidP="00D86B44">
      <w:pPr>
        <w:pStyle w:val="ListParagraph"/>
        <w:numPr>
          <w:ilvl w:val="1"/>
          <w:numId w:val="10"/>
        </w:numPr>
        <w:rPr>
          <w:rFonts w:ascii="Times New Roman" w:hAnsi="Times New Roman" w:cs="Times New Roman"/>
          <w:lang w:val="en-GB"/>
        </w:rPr>
      </w:pPr>
      <w:r w:rsidRPr="004A2138">
        <w:rPr>
          <w:rFonts w:ascii="Times New Roman" w:hAnsi="Times New Roman" w:cs="Times New Roman"/>
          <w:lang w:val="en-GB"/>
        </w:rPr>
        <w:t>Doctorate</w:t>
      </w:r>
    </w:p>
    <w:p w14:paraId="60A77E39" w14:textId="3CA381B8" w:rsidR="00090C97" w:rsidRPr="009F5CC8" w:rsidRDefault="005907C6" w:rsidP="00D86B44">
      <w:pPr>
        <w:pStyle w:val="ListParagraph"/>
        <w:numPr>
          <w:ilvl w:val="1"/>
          <w:numId w:val="10"/>
        </w:numPr>
        <w:rPr>
          <w:rFonts w:ascii="Times New Roman" w:hAnsi="Times New Roman" w:cs="Times New Roman"/>
          <w:lang w:val="en-GB"/>
        </w:rPr>
      </w:pPr>
      <w:r w:rsidRPr="004A2138">
        <w:rPr>
          <w:rFonts w:ascii="Times New Roman" w:hAnsi="Times New Roman" w:cs="Times New Roman"/>
          <w:lang w:val="en-GB"/>
        </w:rPr>
        <w:t>Other (please specify)</w:t>
      </w:r>
      <w:r w:rsidR="00BB568C" w:rsidRPr="004A2138">
        <w:rPr>
          <w:rFonts w:ascii="Times New Roman" w:hAnsi="Times New Roman" w:cs="Times New Roman"/>
          <w:lang w:val="en-GB"/>
        </w:rPr>
        <w:t xml:space="preserve"> [TEXT ENTRY]</w:t>
      </w:r>
    </w:p>
    <w:p w14:paraId="14A2320B" w14:textId="77777777" w:rsidR="009A0F79" w:rsidRPr="00133133" w:rsidRDefault="00BB568C" w:rsidP="00D86B44">
      <w:pPr>
        <w:rPr>
          <w:lang w:val="en-GB"/>
        </w:rPr>
      </w:pPr>
      <w:r w:rsidRPr="00133133">
        <w:rPr>
          <w:lang w:val="en-GB"/>
        </w:rPr>
        <w:t>Which of the following best describes your</w:t>
      </w:r>
      <w:r w:rsidR="005907C6" w:rsidRPr="00133133">
        <w:rPr>
          <w:lang w:val="en-GB"/>
        </w:rPr>
        <w:t xml:space="preserve"> employment status?</w:t>
      </w:r>
    </w:p>
    <w:p w14:paraId="2D66819A" w14:textId="77777777" w:rsidR="009A0F79" w:rsidRPr="004A2138" w:rsidRDefault="005907C6" w:rsidP="00D86B44">
      <w:pPr>
        <w:pStyle w:val="ListParagraph"/>
        <w:numPr>
          <w:ilvl w:val="1"/>
          <w:numId w:val="10"/>
        </w:numPr>
        <w:rPr>
          <w:rFonts w:ascii="Times New Roman" w:hAnsi="Times New Roman" w:cs="Times New Roman"/>
          <w:lang w:val="en-GB"/>
        </w:rPr>
      </w:pPr>
      <w:r w:rsidRPr="004A2138">
        <w:rPr>
          <w:rFonts w:ascii="Times New Roman" w:hAnsi="Times New Roman" w:cs="Times New Roman"/>
          <w:lang w:val="en-GB"/>
        </w:rPr>
        <w:lastRenderedPageBreak/>
        <w:t>Employed full-time (</w:t>
      </w:r>
      <w:r w:rsidR="00BB568C" w:rsidRPr="004A2138">
        <w:rPr>
          <w:rFonts w:ascii="Times New Roman" w:hAnsi="Times New Roman" w:cs="Times New Roman"/>
          <w:lang w:val="en-GB"/>
        </w:rPr>
        <w:t>&gt;36</w:t>
      </w:r>
      <w:r w:rsidRPr="004A2138">
        <w:rPr>
          <w:rFonts w:ascii="Times New Roman" w:hAnsi="Times New Roman" w:cs="Times New Roman"/>
          <w:lang w:val="en-GB"/>
        </w:rPr>
        <w:t xml:space="preserve"> hours a week)</w:t>
      </w:r>
    </w:p>
    <w:p w14:paraId="5086ADDD" w14:textId="77777777" w:rsidR="009A0F79" w:rsidRPr="004A2138" w:rsidRDefault="005907C6" w:rsidP="00D86B44">
      <w:pPr>
        <w:pStyle w:val="ListParagraph"/>
        <w:numPr>
          <w:ilvl w:val="1"/>
          <w:numId w:val="10"/>
        </w:numPr>
        <w:rPr>
          <w:rFonts w:ascii="Times New Roman" w:hAnsi="Times New Roman" w:cs="Times New Roman"/>
          <w:lang w:val="en-GB"/>
        </w:rPr>
      </w:pPr>
      <w:r w:rsidRPr="004A2138">
        <w:rPr>
          <w:rFonts w:ascii="Times New Roman" w:hAnsi="Times New Roman" w:cs="Times New Roman"/>
          <w:lang w:val="en-GB"/>
        </w:rPr>
        <w:t>Employed part-time (</w:t>
      </w:r>
      <w:r w:rsidR="0008198A" w:rsidRPr="004A2138">
        <w:rPr>
          <w:rFonts w:ascii="Times New Roman" w:hAnsi="Times New Roman" w:cs="Times New Roman"/>
          <w:lang w:val="en-GB"/>
        </w:rPr>
        <w:t>&lt;36</w:t>
      </w:r>
      <w:r w:rsidRPr="004A2138">
        <w:rPr>
          <w:rFonts w:ascii="Times New Roman" w:hAnsi="Times New Roman" w:cs="Times New Roman"/>
          <w:lang w:val="en-GB"/>
        </w:rPr>
        <w:t xml:space="preserve"> hours a week)</w:t>
      </w:r>
    </w:p>
    <w:p w14:paraId="59C8C49C" w14:textId="77777777" w:rsidR="009A0F79" w:rsidRPr="004A2138" w:rsidRDefault="005907C6" w:rsidP="00D86B44">
      <w:pPr>
        <w:pStyle w:val="ListParagraph"/>
        <w:numPr>
          <w:ilvl w:val="1"/>
          <w:numId w:val="10"/>
        </w:numPr>
        <w:rPr>
          <w:rFonts w:ascii="Times New Roman" w:hAnsi="Times New Roman" w:cs="Times New Roman"/>
          <w:lang w:val="en-GB"/>
        </w:rPr>
      </w:pPr>
      <w:r w:rsidRPr="004A2138">
        <w:rPr>
          <w:rFonts w:ascii="Times New Roman" w:hAnsi="Times New Roman" w:cs="Times New Roman"/>
          <w:lang w:val="en-GB"/>
        </w:rPr>
        <w:t>Self-employed</w:t>
      </w:r>
    </w:p>
    <w:p w14:paraId="062B7FE6" w14:textId="77777777" w:rsidR="009A0F79" w:rsidRPr="004A2138" w:rsidRDefault="005907C6" w:rsidP="00D86B44">
      <w:pPr>
        <w:pStyle w:val="ListParagraph"/>
        <w:numPr>
          <w:ilvl w:val="1"/>
          <w:numId w:val="10"/>
        </w:numPr>
        <w:rPr>
          <w:rFonts w:ascii="Times New Roman" w:hAnsi="Times New Roman" w:cs="Times New Roman"/>
          <w:lang w:val="en-GB"/>
        </w:rPr>
      </w:pPr>
      <w:r w:rsidRPr="004A2138">
        <w:rPr>
          <w:rFonts w:ascii="Times New Roman" w:hAnsi="Times New Roman" w:cs="Times New Roman"/>
          <w:lang w:val="en-GB"/>
        </w:rPr>
        <w:t>Unemployed (currently looking for work)</w:t>
      </w:r>
    </w:p>
    <w:p w14:paraId="4DD64B42" w14:textId="77777777" w:rsidR="009A0F79" w:rsidRPr="004A2138" w:rsidRDefault="005907C6" w:rsidP="00D86B44">
      <w:pPr>
        <w:pStyle w:val="ListParagraph"/>
        <w:numPr>
          <w:ilvl w:val="1"/>
          <w:numId w:val="10"/>
        </w:numPr>
        <w:rPr>
          <w:rFonts w:ascii="Times New Roman" w:hAnsi="Times New Roman" w:cs="Times New Roman"/>
          <w:lang w:val="en-GB"/>
        </w:rPr>
      </w:pPr>
      <w:r w:rsidRPr="004A2138">
        <w:rPr>
          <w:rFonts w:ascii="Times New Roman" w:hAnsi="Times New Roman" w:cs="Times New Roman"/>
          <w:lang w:val="en-GB"/>
        </w:rPr>
        <w:t>Unemployed (not currently looking for work)</w:t>
      </w:r>
    </w:p>
    <w:p w14:paraId="3111FF5D" w14:textId="77777777" w:rsidR="009A0F79" w:rsidRPr="004A2138" w:rsidRDefault="005907C6" w:rsidP="00D86B44">
      <w:pPr>
        <w:pStyle w:val="ListParagraph"/>
        <w:numPr>
          <w:ilvl w:val="1"/>
          <w:numId w:val="10"/>
        </w:numPr>
        <w:rPr>
          <w:rFonts w:ascii="Times New Roman" w:hAnsi="Times New Roman" w:cs="Times New Roman"/>
          <w:lang w:val="en-GB"/>
        </w:rPr>
      </w:pPr>
      <w:r w:rsidRPr="004A2138">
        <w:rPr>
          <w:rFonts w:ascii="Times New Roman" w:hAnsi="Times New Roman" w:cs="Times New Roman"/>
          <w:lang w:val="en-GB"/>
        </w:rPr>
        <w:t>Student</w:t>
      </w:r>
    </w:p>
    <w:p w14:paraId="1A7E6B34" w14:textId="77777777" w:rsidR="009A0F79" w:rsidRPr="004A2138" w:rsidRDefault="005907C6" w:rsidP="00D86B44">
      <w:pPr>
        <w:pStyle w:val="ListParagraph"/>
        <w:numPr>
          <w:ilvl w:val="1"/>
          <w:numId w:val="10"/>
        </w:numPr>
        <w:rPr>
          <w:rFonts w:ascii="Times New Roman" w:hAnsi="Times New Roman" w:cs="Times New Roman"/>
          <w:lang w:val="en-GB"/>
        </w:rPr>
      </w:pPr>
      <w:r w:rsidRPr="004A2138">
        <w:rPr>
          <w:rFonts w:ascii="Times New Roman" w:hAnsi="Times New Roman" w:cs="Times New Roman"/>
          <w:lang w:val="en-GB"/>
        </w:rPr>
        <w:t>Retired</w:t>
      </w:r>
    </w:p>
    <w:p w14:paraId="7EE36A40" w14:textId="77777777" w:rsidR="007E0A58" w:rsidRPr="004A2138" w:rsidRDefault="005907C6" w:rsidP="00D86B44">
      <w:pPr>
        <w:pStyle w:val="ListParagraph"/>
        <w:numPr>
          <w:ilvl w:val="1"/>
          <w:numId w:val="10"/>
        </w:numPr>
        <w:rPr>
          <w:rFonts w:ascii="Times New Roman" w:hAnsi="Times New Roman" w:cs="Times New Roman"/>
          <w:lang w:val="en-GB"/>
        </w:rPr>
      </w:pPr>
      <w:r w:rsidRPr="004A2138">
        <w:rPr>
          <w:rFonts w:ascii="Times New Roman" w:hAnsi="Times New Roman" w:cs="Times New Roman"/>
          <w:lang w:val="en-GB"/>
        </w:rPr>
        <w:t>Unable to work</w:t>
      </w:r>
    </w:p>
    <w:p w14:paraId="75701A93" w14:textId="77777777" w:rsidR="00790EFB" w:rsidRPr="00133133" w:rsidRDefault="00790EFB" w:rsidP="00D86B44">
      <w:pPr>
        <w:rPr>
          <w:lang w:val="en-GB"/>
        </w:rPr>
      </w:pPr>
    </w:p>
    <w:p w14:paraId="68B86705" w14:textId="77777777" w:rsidR="00A331D7" w:rsidRPr="00133133" w:rsidRDefault="00790EFB" w:rsidP="00D86B44">
      <w:pPr>
        <w:rPr>
          <w:rFonts w:eastAsia="Calibri"/>
          <w:lang w:val="en-GB"/>
        </w:rPr>
      </w:pPr>
      <w:r w:rsidRPr="00133133">
        <w:rPr>
          <w:lang w:val="en-GB"/>
        </w:rPr>
        <w:t>Thank you for participating in this survey. If you still have any questions or remarks, please contact 470850lv@student.eur.nl. All scenarios and identities discussed in the surveys were fictional, non-commercial, and only created for the purpose of the survey.</w:t>
      </w:r>
      <w:r w:rsidR="00A331D7" w:rsidRPr="00133133">
        <w:rPr>
          <w:rFonts w:eastAsia="Calibri"/>
          <w:lang w:val="en-GB"/>
        </w:rPr>
        <w:br w:type="page"/>
      </w:r>
    </w:p>
    <w:p w14:paraId="05552122" w14:textId="77777777" w:rsidR="00E23B14" w:rsidRPr="00734B4C" w:rsidRDefault="00A331D7" w:rsidP="00D86B44">
      <w:pPr>
        <w:pStyle w:val="Heading1"/>
        <w:rPr>
          <w:b w:val="0"/>
          <w:color w:val="222222"/>
          <w:lang w:val="en-GB"/>
        </w:rPr>
      </w:pPr>
      <w:bookmarkStart w:id="2103" w:name="_Toc42335571"/>
      <w:r w:rsidRPr="00133133">
        <w:rPr>
          <w:rFonts w:eastAsia="Calibri"/>
          <w:lang w:val="en-GB"/>
        </w:rPr>
        <w:lastRenderedPageBreak/>
        <w:t>Appendix 3</w:t>
      </w:r>
      <w:r w:rsidR="00E23B14" w:rsidRPr="00734B4C">
        <w:rPr>
          <w:color w:val="222222"/>
          <w:lang w:val="en-GB"/>
        </w:rPr>
        <w:t>: Data matrix</w:t>
      </w:r>
      <w:bookmarkEnd w:id="2103"/>
    </w:p>
    <w:tbl>
      <w:tblPr>
        <w:tblStyle w:val="TableGrid"/>
        <w:tblW w:w="10060" w:type="dxa"/>
        <w:tblLook w:val="0420" w:firstRow="1" w:lastRow="0" w:firstColumn="0" w:lastColumn="0" w:noHBand="0" w:noVBand="1"/>
      </w:tblPr>
      <w:tblGrid>
        <w:gridCol w:w="888"/>
        <w:gridCol w:w="1693"/>
        <w:gridCol w:w="913"/>
        <w:gridCol w:w="1563"/>
        <w:gridCol w:w="910"/>
        <w:gridCol w:w="1563"/>
        <w:gridCol w:w="965"/>
        <w:gridCol w:w="1565"/>
      </w:tblGrid>
      <w:tr w:rsidR="00E23B14" w:rsidRPr="00133133" w14:paraId="1D81B6BC" w14:textId="77777777" w:rsidTr="00345A18">
        <w:trPr>
          <w:trHeight w:val="488"/>
        </w:trPr>
        <w:tc>
          <w:tcPr>
            <w:tcW w:w="2581" w:type="dxa"/>
            <w:gridSpan w:val="2"/>
            <w:vAlign w:val="center"/>
          </w:tcPr>
          <w:p w14:paraId="2DE4C190" w14:textId="77777777" w:rsidR="00E23B14" w:rsidRPr="00133133" w:rsidRDefault="00E23B14" w:rsidP="00D86B44">
            <w:pPr>
              <w:rPr>
                <w:lang w:val="en-GB"/>
              </w:rPr>
            </w:pPr>
            <w:r w:rsidRPr="00133133">
              <w:rPr>
                <w:lang w:val="en-GB"/>
              </w:rPr>
              <w:t>Group 1</w:t>
            </w:r>
          </w:p>
          <w:p w14:paraId="3BE26B3C" w14:textId="77777777" w:rsidR="00E23B14" w:rsidRPr="00133133" w:rsidRDefault="00E23B14" w:rsidP="00D86B44">
            <w:pPr>
              <w:rPr>
                <w:sz w:val="21"/>
                <w:szCs w:val="21"/>
                <w:lang w:val="en-GB"/>
              </w:rPr>
            </w:pPr>
            <w:r w:rsidRPr="00133133">
              <w:rPr>
                <w:lang w:val="en-GB"/>
              </w:rPr>
              <w:t>No offline event - Utilitarian</w:t>
            </w:r>
          </w:p>
        </w:tc>
        <w:tc>
          <w:tcPr>
            <w:tcW w:w="2476" w:type="dxa"/>
            <w:gridSpan w:val="2"/>
            <w:vAlign w:val="center"/>
          </w:tcPr>
          <w:p w14:paraId="78389FEE" w14:textId="77777777" w:rsidR="00E23B14" w:rsidRPr="00133133" w:rsidRDefault="00E23B14" w:rsidP="00D86B44">
            <w:pPr>
              <w:rPr>
                <w:lang w:val="en-GB"/>
              </w:rPr>
            </w:pPr>
            <w:r w:rsidRPr="00133133">
              <w:rPr>
                <w:lang w:val="en-GB"/>
              </w:rPr>
              <w:t>Group 2</w:t>
            </w:r>
          </w:p>
          <w:p w14:paraId="2F5C6413" w14:textId="77777777" w:rsidR="00E23B14" w:rsidRPr="00133133" w:rsidRDefault="00E23B14" w:rsidP="00D86B44">
            <w:pPr>
              <w:rPr>
                <w:lang w:val="en-GB"/>
              </w:rPr>
            </w:pPr>
            <w:r w:rsidRPr="00133133">
              <w:rPr>
                <w:lang w:val="en-GB"/>
              </w:rPr>
              <w:t>Offline event – Utilitarian</w:t>
            </w:r>
          </w:p>
        </w:tc>
        <w:tc>
          <w:tcPr>
            <w:tcW w:w="2473" w:type="dxa"/>
            <w:gridSpan w:val="2"/>
            <w:vAlign w:val="center"/>
          </w:tcPr>
          <w:p w14:paraId="0677F510" w14:textId="77777777" w:rsidR="00E23B14" w:rsidRPr="00133133" w:rsidRDefault="00E23B14" w:rsidP="00D86B44">
            <w:pPr>
              <w:rPr>
                <w:lang w:val="en-GB"/>
              </w:rPr>
            </w:pPr>
            <w:r w:rsidRPr="00133133">
              <w:rPr>
                <w:lang w:val="en-GB"/>
              </w:rPr>
              <w:t>Group 3</w:t>
            </w:r>
          </w:p>
          <w:p w14:paraId="43011737" w14:textId="77777777" w:rsidR="00E23B14" w:rsidRPr="00133133" w:rsidRDefault="00E23B14" w:rsidP="00D86B44">
            <w:pPr>
              <w:rPr>
                <w:lang w:val="en-GB"/>
              </w:rPr>
            </w:pPr>
            <w:r w:rsidRPr="00133133">
              <w:rPr>
                <w:lang w:val="en-GB"/>
              </w:rPr>
              <w:t>No offline event - Hedonic</w:t>
            </w:r>
          </w:p>
        </w:tc>
        <w:tc>
          <w:tcPr>
            <w:tcW w:w="2530" w:type="dxa"/>
            <w:gridSpan w:val="2"/>
            <w:vAlign w:val="center"/>
          </w:tcPr>
          <w:p w14:paraId="1BE47FDC" w14:textId="77777777" w:rsidR="00E23B14" w:rsidRPr="00133133" w:rsidRDefault="00E23B14" w:rsidP="00D86B44">
            <w:pPr>
              <w:rPr>
                <w:lang w:val="en-GB"/>
              </w:rPr>
            </w:pPr>
            <w:r w:rsidRPr="00133133">
              <w:rPr>
                <w:lang w:val="en-GB"/>
              </w:rPr>
              <w:t>Group 4</w:t>
            </w:r>
          </w:p>
          <w:p w14:paraId="2809DD76" w14:textId="77777777" w:rsidR="00E23B14" w:rsidRPr="00133133" w:rsidRDefault="00E23B14" w:rsidP="00D86B44">
            <w:pPr>
              <w:rPr>
                <w:lang w:val="en-GB"/>
              </w:rPr>
            </w:pPr>
            <w:r w:rsidRPr="00133133">
              <w:rPr>
                <w:lang w:val="en-GB"/>
              </w:rPr>
              <w:t>Offline event - Hedonic</w:t>
            </w:r>
          </w:p>
        </w:tc>
      </w:tr>
      <w:tr w:rsidR="00E23B14" w:rsidRPr="00133133" w14:paraId="5574A6E8" w14:textId="77777777" w:rsidTr="00345A18">
        <w:trPr>
          <w:trHeight w:val="1167"/>
        </w:trPr>
        <w:tc>
          <w:tcPr>
            <w:tcW w:w="888" w:type="dxa"/>
            <w:vAlign w:val="center"/>
          </w:tcPr>
          <w:p w14:paraId="144C0CFC" w14:textId="77777777" w:rsidR="00E23B14" w:rsidRPr="00133133" w:rsidRDefault="00E23B14" w:rsidP="00D86B44">
            <w:pPr>
              <w:rPr>
                <w:lang w:val="en-GB"/>
              </w:rPr>
            </w:pPr>
            <w:r w:rsidRPr="00133133">
              <w:rPr>
                <w:lang w:val="en-GB"/>
              </w:rPr>
              <w:t>Cases</w:t>
            </w:r>
          </w:p>
        </w:tc>
        <w:tc>
          <w:tcPr>
            <w:tcW w:w="1693" w:type="dxa"/>
            <w:vAlign w:val="center"/>
          </w:tcPr>
          <w:p w14:paraId="449AEC59" w14:textId="77777777" w:rsidR="00E23B14" w:rsidRPr="00133133" w:rsidRDefault="00E23B14" w:rsidP="00D86B44">
            <w:pPr>
              <w:rPr>
                <w:lang w:val="en-GB"/>
              </w:rPr>
            </w:pPr>
            <w:r w:rsidRPr="00133133">
              <w:rPr>
                <w:lang w:val="en-GB"/>
              </w:rPr>
              <w:t>Average Participation</w:t>
            </w:r>
          </w:p>
        </w:tc>
        <w:tc>
          <w:tcPr>
            <w:tcW w:w="913" w:type="dxa"/>
            <w:vAlign w:val="center"/>
          </w:tcPr>
          <w:p w14:paraId="0669F325" w14:textId="77777777" w:rsidR="00E23B14" w:rsidRPr="00133133" w:rsidRDefault="00E23B14" w:rsidP="00D86B44">
            <w:pPr>
              <w:rPr>
                <w:lang w:val="en-GB"/>
              </w:rPr>
            </w:pPr>
            <w:r w:rsidRPr="00133133">
              <w:rPr>
                <w:lang w:val="en-GB"/>
              </w:rPr>
              <w:t>Cases</w:t>
            </w:r>
          </w:p>
        </w:tc>
        <w:tc>
          <w:tcPr>
            <w:tcW w:w="1563" w:type="dxa"/>
            <w:vAlign w:val="center"/>
          </w:tcPr>
          <w:p w14:paraId="29A179A1" w14:textId="77777777" w:rsidR="00E23B14" w:rsidRPr="00133133" w:rsidRDefault="00E23B14" w:rsidP="00D86B44">
            <w:pPr>
              <w:rPr>
                <w:lang w:val="en-GB"/>
              </w:rPr>
            </w:pPr>
            <w:r w:rsidRPr="00133133">
              <w:rPr>
                <w:lang w:val="en-GB"/>
              </w:rPr>
              <w:t>Average Participation</w:t>
            </w:r>
          </w:p>
        </w:tc>
        <w:tc>
          <w:tcPr>
            <w:tcW w:w="910" w:type="dxa"/>
            <w:vAlign w:val="center"/>
          </w:tcPr>
          <w:p w14:paraId="32C3EF41" w14:textId="77777777" w:rsidR="00E23B14" w:rsidRPr="00133133" w:rsidRDefault="00E23B14" w:rsidP="00D86B44">
            <w:pPr>
              <w:rPr>
                <w:lang w:val="en-GB"/>
              </w:rPr>
            </w:pPr>
            <w:r w:rsidRPr="00133133">
              <w:rPr>
                <w:lang w:val="en-GB"/>
              </w:rPr>
              <w:t>Cases</w:t>
            </w:r>
          </w:p>
        </w:tc>
        <w:tc>
          <w:tcPr>
            <w:tcW w:w="1563" w:type="dxa"/>
            <w:vAlign w:val="center"/>
          </w:tcPr>
          <w:p w14:paraId="21BE5B52" w14:textId="77777777" w:rsidR="00E23B14" w:rsidRPr="00133133" w:rsidRDefault="00E23B14" w:rsidP="00D86B44">
            <w:pPr>
              <w:rPr>
                <w:lang w:val="en-GB"/>
              </w:rPr>
            </w:pPr>
            <w:r w:rsidRPr="00133133">
              <w:rPr>
                <w:lang w:val="en-GB"/>
              </w:rPr>
              <w:t>Average Participation</w:t>
            </w:r>
          </w:p>
        </w:tc>
        <w:tc>
          <w:tcPr>
            <w:tcW w:w="965" w:type="dxa"/>
            <w:vAlign w:val="center"/>
          </w:tcPr>
          <w:p w14:paraId="1EC20FF0" w14:textId="77777777" w:rsidR="00E23B14" w:rsidRPr="00133133" w:rsidRDefault="00E23B14" w:rsidP="00D86B44">
            <w:pPr>
              <w:rPr>
                <w:lang w:val="en-GB"/>
              </w:rPr>
            </w:pPr>
            <w:r w:rsidRPr="00133133">
              <w:rPr>
                <w:lang w:val="en-GB"/>
              </w:rPr>
              <w:t>Cases</w:t>
            </w:r>
          </w:p>
        </w:tc>
        <w:tc>
          <w:tcPr>
            <w:tcW w:w="1565" w:type="dxa"/>
            <w:vAlign w:val="center"/>
          </w:tcPr>
          <w:p w14:paraId="15EA380A" w14:textId="77777777" w:rsidR="00E23B14" w:rsidRPr="00133133" w:rsidRDefault="00E23B14" w:rsidP="00D86B44">
            <w:pPr>
              <w:rPr>
                <w:lang w:val="en-GB"/>
              </w:rPr>
            </w:pPr>
            <w:r w:rsidRPr="00133133">
              <w:rPr>
                <w:lang w:val="en-GB"/>
              </w:rPr>
              <w:t>Average Participation</w:t>
            </w:r>
          </w:p>
        </w:tc>
      </w:tr>
      <w:tr w:rsidR="00E23B14" w:rsidRPr="00133133" w14:paraId="20A885EE" w14:textId="77777777" w:rsidTr="00345A18">
        <w:trPr>
          <w:trHeight w:val="593"/>
        </w:trPr>
        <w:tc>
          <w:tcPr>
            <w:tcW w:w="888" w:type="dxa"/>
            <w:vAlign w:val="center"/>
          </w:tcPr>
          <w:p w14:paraId="7733F2DC" w14:textId="77777777" w:rsidR="00E23B14" w:rsidRPr="00133133" w:rsidRDefault="00E23B14" w:rsidP="00D86B44">
            <w:pPr>
              <w:rPr>
                <w:lang w:val="en-GB"/>
              </w:rPr>
            </w:pPr>
            <w:r w:rsidRPr="00133133">
              <w:rPr>
                <w:lang w:val="en-GB"/>
              </w:rPr>
              <w:t>C1.1</w:t>
            </w:r>
          </w:p>
        </w:tc>
        <w:tc>
          <w:tcPr>
            <w:tcW w:w="1693" w:type="dxa"/>
            <w:vAlign w:val="center"/>
          </w:tcPr>
          <w:p w14:paraId="1EF8E74C" w14:textId="77777777" w:rsidR="00E23B14" w:rsidRPr="00133133" w:rsidRDefault="00E23B14" w:rsidP="00D86B44">
            <w:pPr>
              <w:rPr>
                <w:lang w:val="en-GB"/>
              </w:rPr>
            </w:pPr>
            <w:r w:rsidRPr="00133133">
              <w:rPr>
                <w:lang w:val="en-GB"/>
              </w:rPr>
              <w:t>1,5</w:t>
            </w:r>
          </w:p>
        </w:tc>
        <w:tc>
          <w:tcPr>
            <w:tcW w:w="913" w:type="dxa"/>
            <w:vAlign w:val="center"/>
          </w:tcPr>
          <w:p w14:paraId="4DCE0E5F" w14:textId="77777777" w:rsidR="00E23B14" w:rsidRPr="00133133" w:rsidRDefault="00E23B14" w:rsidP="00D86B44">
            <w:pPr>
              <w:rPr>
                <w:lang w:val="en-GB"/>
              </w:rPr>
            </w:pPr>
            <w:r w:rsidRPr="00133133">
              <w:rPr>
                <w:lang w:val="en-GB"/>
              </w:rPr>
              <w:t>C2.1</w:t>
            </w:r>
          </w:p>
        </w:tc>
        <w:tc>
          <w:tcPr>
            <w:tcW w:w="1563" w:type="dxa"/>
            <w:vAlign w:val="center"/>
          </w:tcPr>
          <w:p w14:paraId="750A4274" w14:textId="77777777" w:rsidR="00E23B14" w:rsidRPr="00133133" w:rsidRDefault="00E23B14" w:rsidP="00D86B44">
            <w:pPr>
              <w:rPr>
                <w:lang w:val="en-GB"/>
              </w:rPr>
            </w:pPr>
            <w:r w:rsidRPr="00133133">
              <w:rPr>
                <w:lang w:val="en-GB"/>
              </w:rPr>
              <w:t>1</w:t>
            </w:r>
          </w:p>
        </w:tc>
        <w:tc>
          <w:tcPr>
            <w:tcW w:w="910" w:type="dxa"/>
            <w:vAlign w:val="center"/>
          </w:tcPr>
          <w:p w14:paraId="25A44438" w14:textId="77777777" w:rsidR="00E23B14" w:rsidRPr="00133133" w:rsidRDefault="00E23B14" w:rsidP="00D86B44">
            <w:pPr>
              <w:rPr>
                <w:lang w:val="en-GB"/>
              </w:rPr>
            </w:pPr>
            <w:r w:rsidRPr="00133133">
              <w:rPr>
                <w:lang w:val="en-GB"/>
              </w:rPr>
              <w:t>C3.1</w:t>
            </w:r>
          </w:p>
        </w:tc>
        <w:tc>
          <w:tcPr>
            <w:tcW w:w="1563" w:type="dxa"/>
            <w:vAlign w:val="center"/>
          </w:tcPr>
          <w:p w14:paraId="29D9D75C" w14:textId="77777777" w:rsidR="00E23B14" w:rsidRPr="00133133" w:rsidRDefault="00E23B14" w:rsidP="00D86B44">
            <w:pPr>
              <w:rPr>
                <w:lang w:val="en-GB"/>
              </w:rPr>
            </w:pPr>
            <w:r w:rsidRPr="00133133">
              <w:rPr>
                <w:lang w:val="en-GB"/>
              </w:rPr>
              <w:t>3</w:t>
            </w:r>
          </w:p>
        </w:tc>
        <w:tc>
          <w:tcPr>
            <w:tcW w:w="965" w:type="dxa"/>
            <w:vAlign w:val="center"/>
          </w:tcPr>
          <w:p w14:paraId="2527B50C" w14:textId="77777777" w:rsidR="00E23B14" w:rsidRPr="00133133" w:rsidRDefault="00E23B14" w:rsidP="00D86B44">
            <w:pPr>
              <w:rPr>
                <w:lang w:val="en-GB"/>
              </w:rPr>
            </w:pPr>
            <w:r w:rsidRPr="00133133">
              <w:rPr>
                <w:lang w:val="en-GB"/>
              </w:rPr>
              <w:t>C4.1</w:t>
            </w:r>
          </w:p>
        </w:tc>
        <w:tc>
          <w:tcPr>
            <w:tcW w:w="1565" w:type="dxa"/>
            <w:vAlign w:val="center"/>
          </w:tcPr>
          <w:p w14:paraId="7F5951EA" w14:textId="77777777" w:rsidR="00E23B14" w:rsidRPr="00133133" w:rsidRDefault="00E23B14" w:rsidP="00D86B44">
            <w:pPr>
              <w:rPr>
                <w:lang w:val="en-GB"/>
              </w:rPr>
            </w:pPr>
            <w:r w:rsidRPr="00133133">
              <w:rPr>
                <w:lang w:val="en-GB"/>
              </w:rPr>
              <w:t>3</w:t>
            </w:r>
          </w:p>
        </w:tc>
      </w:tr>
      <w:tr w:rsidR="00E23B14" w:rsidRPr="00133133" w14:paraId="22DED8D3" w14:textId="77777777" w:rsidTr="00345A18">
        <w:trPr>
          <w:trHeight w:val="573"/>
        </w:trPr>
        <w:tc>
          <w:tcPr>
            <w:tcW w:w="888" w:type="dxa"/>
            <w:vAlign w:val="center"/>
          </w:tcPr>
          <w:p w14:paraId="7C26C21D" w14:textId="77777777" w:rsidR="00E23B14" w:rsidRPr="00133133" w:rsidRDefault="00E23B14" w:rsidP="00D86B44">
            <w:pPr>
              <w:rPr>
                <w:lang w:val="en-GB"/>
              </w:rPr>
            </w:pPr>
            <w:r w:rsidRPr="00133133">
              <w:rPr>
                <w:lang w:val="en-GB"/>
              </w:rPr>
              <w:t>C1.2</w:t>
            </w:r>
          </w:p>
        </w:tc>
        <w:tc>
          <w:tcPr>
            <w:tcW w:w="1693" w:type="dxa"/>
            <w:vAlign w:val="center"/>
          </w:tcPr>
          <w:p w14:paraId="75F1DDC0" w14:textId="77777777" w:rsidR="00E23B14" w:rsidRPr="00133133" w:rsidRDefault="00E23B14" w:rsidP="00D86B44">
            <w:pPr>
              <w:rPr>
                <w:lang w:val="en-GB"/>
              </w:rPr>
            </w:pPr>
            <w:r w:rsidRPr="00133133">
              <w:rPr>
                <w:lang w:val="en-GB"/>
              </w:rPr>
              <w:t>2</w:t>
            </w:r>
          </w:p>
        </w:tc>
        <w:tc>
          <w:tcPr>
            <w:tcW w:w="913" w:type="dxa"/>
            <w:vAlign w:val="center"/>
          </w:tcPr>
          <w:p w14:paraId="5AD4FB78" w14:textId="77777777" w:rsidR="00E23B14" w:rsidRPr="00133133" w:rsidRDefault="00E23B14" w:rsidP="00D86B44">
            <w:pPr>
              <w:rPr>
                <w:lang w:val="en-GB"/>
              </w:rPr>
            </w:pPr>
            <w:r w:rsidRPr="00133133">
              <w:rPr>
                <w:lang w:val="en-GB"/>
              </w:rPr>
              <w:t>C2.2</w:t>
            </w:r>
          </w:p>
        </w:tc>
        <w:tc>
          <w:tcPr>
            <w:tcW w:w="1563" w:type="dxa"/>
            <w:vAlign w:val="center"/>
          </w:tcPr>
          <w:p w14:paraId="37C01A03" w14:textId="77777777" w:rsidR="00E23B14" w:rsidRPr="00133133" w:rsidRDefault="00E23B14" w:rsidP="00D86B44">
            <w:pPr>
              <w:rPr>
                <w:lang w:val="en-GB"/>
              </w:rPr>
            </w:pPr>
            <w:r w:rsidRPr="00133133">
              <w:rPr>
                <w:lang w:val="en-GB"/>
              </w:rPr>
              <w:t>4,5</w:t>
            </w:r>
          </w:p>
        </w:tc>
        <w:tc>
          <w:tcPr>
            <w:tcW w:w="910" w:type="dxa"/>
            <w:vAlign w:val="center"/>
          </w:tcPr>
          <w:p w14:paraId="5FB2C2C0" w14:textId="77777777" w:rsidR="00E23B14" w:rsidRPr="00133133" w:rsidRDefault="00E23B14" w:rsidP="00D86B44">
            <w:pPr>
              <w:rPr>
                <w:lang w:val="en-GB"/>
              </w:rPr>
            </w:pPr>
            <w:r w:rsidRPr="00133133">
              <w:rPr>
                <w:lang w:val="en-GB"/>
              </w:rPr>
              <w:t>C3.2</w:t>
            </w:r>
          </w:p>
        </w:tc>
        <w:tc>
          <w:tcPr>
            <w:tcW w:w="1563" w:type="dxa"/>
            <w:vAlign w:val="center"/>
          </w:tcPr>
          <w:p w14:paraId="67E61B89" w14:textId="77777777" w:rsidR="00E23B14" w:rsidRPr="00133133" w:rsidRDefault="00E23B14" w:rsidP="00D86B44">
            <w:pPr>
              <w:rPr>
                <w:lang w:val="en-GB"/>
              </w:rPr>
            </w:pPr>
            <w:r w:rsidRPr="00133133">
              <w:rPr>
                <w:lang w:val="en-GB"/>
              </w:rPr>
              <w:t>1</w:t>
            </w:r>
          </w:p>
        </w:tc>
        <w:tc>
          <w:tcPr>
            <w:tcW w:w="965" w:type="dxa"/>
            <w:vAlign w:val="center"/>
          </w:tcPr>
          <w:p w14:paraId="01BB442B" w14:textId="77777777" w:rsidR="00E23B14" w:rsidRPr="00133133" w:rsidRDefault="00E23B14" w:rsidP="00D86B44">
            <w:pPr>
              <w:rPr>
                <w:lang w:val="en-GB"/>
              </w:rPr>
            </w:pPr>
            <w:r w:rsidRPr="00133133">
              <w:rPr>
                <w:lang w:val="en-GB"/>
              </w:rPr>
              <w:t>C4.2</w:t>
            </w:r>
          </w:p>
        </w:tc>
        <w:tc>
          <w:tcPr>
            <w:tcW w:w="1565" w:type="dxa"/>
            <w:vAlign w:val="center"/>
          </w:tcPr>
          <w:p w14:paraId="0832E098" w14:textId="77777777" w:rsidR="00E23B14" w:rsidRPr="00133133" w:rsidRDefault="00E23B14" w:rsidP="00D86B44">
            <w:pPr>
              <w:rPr>
                <w:lang w:val="en-GB"/>
              </w:rPr>
            </w:pPr>
            <w:r w:rsidRPr="00133133">
              <w:rPr>
                <w:lang w:val="en-GB"/>
              </w:rPr>
              <w:t>4,5</w:t>
            </w:r>
          </w:p>
        </w:tc>
      </w:tr>
      <w:tr w:rsidR="00E23B14" w:rsidRPr="00133133" w14:paraId="63AB6286" w14:textId="77777777" w:rsidTr="00345A18">
        <w:trPr>
          <w:trHeight w:val="593"/>
        </w:trPr>
        <w:tc>
          <w:tcPr>
            <w:tcW w:w="888" w:type="dxa"/>
            <w:vAlign w:val="center"/>
          </w:tcPr>
          <w:p w14:paraId="5A30EA90" w14:textId="77777777" w:rsidR="00E23B14" w:rsidRPr="00133133" w:rsidRDefault="00E23B14" w:rsidP="00D86B44">
            <w:pPr>
              <w:rPr>
                <w:lang w:val="en-GB"/>
              </w:rPr>
            </w:pPr>
            <w:r w:rsidRPr="00133133">
              <w:rPr>
                <w:lang w:val="en-GB"/>
              </w:rPr>
              <w:t>C1.3</w:t>
            </w:r>
          </w:p>
        </w:tc>
        <w:tc>
          <w:tcPr>
            <w:tcW w:w="1693" w:type="dxa"/>
            <w:vAlign w:val="center"/>
          </w:tcPr>
          <w:p w14:paraId="21A371B1" w14:textId="77777777" w:rsidR="00E23B14" w:rsidRPr="00133133" w:rsidRDefault="00E23B14" w:rsidP="00D86B44">
            <w:pPr>
              <w:rPr>
                <w:lang w:val="en-GB"/>
              </w:rPr>
            </w:pPr>
            <w:r w:rsidRPr="00133133">
              <w:rPr>
                <w:lang w:val="en-GB"/>
              </w:rPr>
              <w:t>4,5</w:t>
            </w:r>
          </w:p>
        </w:tc>
        <w:tc>
          <w:tcPr>
            <w:tcW w:w="913" w:type="dxa"/>
            <w:vAlign w:val="center"/>
          </w:tcPr>
          <w:p w14:paraId="164D4727" w14:textId="77777777" w:rsidR="00E23B14" w:rsidRPr="00133133" w:rsidRDefault="00E23B14" w:rsidP="00D86B44">
            <w:pPr>
              <w:rPr>
                <w:lang w:val="en-GB"/>
              </w:rPr>
            </w:pPr>
            <w:r w:rsidRPr="00133133">
              <w:rPr>
                <w:lang w:val="en-GB"/>
              </w:rPr>
              <w:t>C2.3</w:t>
            </w:r>
          </w:p>
        </w:tc>
        <w:tc>
          <w:tcPr>
            <w:tcW w:w="1563" w:type="dxa"/>
            <w:vAlign w:val="center"/>
          </w:tcPr>
          <w:p w14:paraId="2DAF7152" w14:textId="77777777" w:rsidR="00E23B14" w:rsidRPr="00133133" w:rsidRDefault="00E23B14" w:rsidP="00D86B44">
            <w:pPr>
              <w:rPr>
                <w:lang w:val="en-GB"/>
              </w:rPr>
            </w:pPr>
            <w:r w:rsidRPr="00133133">
              <w:rPr>
                <w:lang w:val="en-GB"/>
              </w:rPr>
              <w:t>1</w:t>
            </w:r>
          </w:p>
        </w:tc>
        <w:tc>
          <w:tcPr>
            <w:tcW w:w="910" w:type="dxa"/>
            <w:vAlign w:val="center"/>
          </w:tcPr>
          <w:p w14:paraId="3E9B1B93" w14:textId="77777777" w:rsidR="00E23B14" w:rsidRPr="00133133" w:rsidRDefault="00E23B14" w:rsidP="00D86B44">
            <w:pPr>
              <w:rPr>
                <w:lang w:val="en-GB"/>
              </w:rPr>
            </w:pPr>
            <w:r w:rsidRPr="00133133">
              <w:rPr>
                <w:lang w:val="en-GB"/>
              </w:rPr>
              <w:t>C3.3</w:t>
            </w:r>
          </w:p>
        </w:tc>
        <w:tc>
          <w:tcPr>
            <w:tcW w:w="1563" w:type="dxa"/>
            <w:vAlign w:val="center"/>
          </w:tcPr>
          <w:p w14:paraId="5F7DA680" w14:textId="77777777" w:rsidR="00E23B14" w:rsidRPr="00133133" w:rsidRDefault="00E23B14" w:rsidP="00D86B44">
            <w:pPr>
              <w:rPr>
                <w:lang w:val="en-GB"/>
              </w:rPr>
            </w:pPr>
            <w:r w:rsidRPr="00133133">
              <w:rPr>
                <w:lang w:val="en-GB"/>
              </w:rPr>
              <w:t>2</w:t>
            </w:r>
          </w:p>
        </w:tc>
        <w:tc>
          <w:tcPr>
            <w:tcW w:w="965" w:type="dxa"/>
            <w:vAlign w:val="center"/>
          </w:tcPr>
          <w:p w14:paraId="72695D01" w14:textId="77777777" w:rsidR="00E23B14" w:rsidRPr="00133133" w:rsidRDefault="00E23B14" w:rsidP="00D86B44">
            <w:pPr>
              <w:rPr>
                <w:lang w:val="en-GB"/>
              </w:rPr>
            </w:pPr>
            <w:r w:rsidRPr="00133133">
              <w:rPr>
                <w:lang w:val="en-GB"/>
              </w:rPr>
              <w:t>C4.3</w:t>
            </w:r>
          </w:p>
        </w:tc>
        <w:tc>
          <w:tcPr>
            <w:tcW w:w="1565" w:type="dxa"/>
            <w:vAlign w:val="center"/>
          </w:tcPr>
          <w:p w14:paraId="4F21EDC4" w14:textId="77777777" w:rsidR="00E23B14" w:rsidRPr="00133133" w:rsidRDefault="00E23B14" w:rsidP="00D86B44">
            <w:pPr>
              <w:rPr>
                <w:lang w:val="en-GB"/>
              </w:rPr>
            </w:pPr>
            <w:r w:rsidRPr="00133133">
              <w:rPr>
                <w:lang w:val="en-GB"/>
              </w:rPr>
              <w:t>2,5</w:t>
            </w:r>
          </w:p>
        </w:tc>
      </w:tr>
      <w:tr w:rsidR="00E23B14" w:rsidRPr="00133133" w14:paraId="6AB1450A" w14:textId="77777777" w:rsidTr="00345A18">
        <w:trPr>
          <w:trHeight w:val="593"/>
        </w:trPr>
        <w:tc>
          <w:tcPr>
            <w:tcW w:w="888" w:type="dxa"/>
            <w:vAlign w:val="center"/>
          </w:tcPr>
          <w:p w14:paraId="40EFA537" w14:textId="77777777" w:rsidR="00E23B14" w:rsidRPr="00133133" w:rsidRDefault="00E23B14" w:rsidP="00D86B44">
            <w:pPr>
              <w:rPr>
                <w:lang w:val="en-GB"/>
              </w:rPr>
            </w:pPr>
            <w:r w:rsidRPr="00133133">
              <w:rPr>
                <w:lang w:val="en-GB"/>
              </w:rPr>
              <w:t>C1.4</w:t>
            </w:r>
          </w:p>
        </w:tc>
        <w:tc>
          <w:tcPr>
            <w:tcW w:w="1693" w:type="dxa"/>
            <w:vAlign w:val="center"/>
          </w:tcPr>
          <w:p w14:paraId="44A21675" w14:textId="77777777" w:rsidR="00E23B14" w:rsidRPr="00133133" w:rsidRDefault="00E23B14" w:rsidP="00D86B44">
            <w:pPr>
              <w:rPr>
                <w:lang w:val="en-GB"/>
              </w:rPr>
            </w:pPr>
            <w:r w:rsidRPr="00133133">
              <w:rPr>
                <w:lang w:val="en-GB"/>
              </w:rPr>
              <w:t>2</w:t>
            </w:r>
          </w:p>
        </w:tc>
        <w:tc>
          <w:tcPr>
            <w:tcW w:w="913" w:type="dxa"/>
            <w:vAlign w:val="center"/>
          </w:tcPr>
          <w:p w14:paraId="19445A6D" w14:textId="77777777" w:rsidR="00E23B14" w:rsidRPr="00133133" w:rsidRDefault="00E23B14" w:rsidP="00D86B44">
            <w:pPr>
              <w:rPr>
                <w:lang w:val="en-GB"/>
              </w:rPr>
            </w:pPr>
            <w:r w:rsidRPr="00133133">
              <w:rPr>
                <w:lang w:val="en-GB"/>
              </w:rPr>
              <w:t>C2.4</w:t>
            </w:r>
          </w:p>
        </w:tc>
        <w:tc>
          <w:tcPr>
            <w:tcW w:w="1563" w:type="dxa"/>
            <w:vAlign w:val="center"/>
          </w:tcPr>
          <w:p w14:paraId="6E4DCBDB" w14:textId="77777777" w:rsidR="00E23B14" w:rsidRPr="00133133" w:rsidRDefault="00E23B14" w:rsidP="00D86B44">
            <w:pPr>
              <w:rPr>
                <w:lang w:val="en-GB"/>
              </w:rPr>
            </w:pPr>
            <w:r w:rsidRPr="00133133">
              <w:rPr>
                <w:lang w:val="en-GB"/>
              </w:rPr>
              <w:t>4</w:t>
            </w:r>
          </w:p>
        </w:tc>
        <w:tc>
          <w:tcPr>
            <w:tcW w:w="910" w:type="dxa"/>
            <w:vAlign w:val="center"/>
          </w:tcPr>
          <w:p w14:paraId="39927C9B" w14:textId="77777777" w:rsidR="00E23B14" w:rsidRPr="00133133" w:rsidRDefault="00E23B14" w:rsidP="00D86B44">
            <w:pPr>
              <w:rPr>
                <w:lang w:val="en-GB"/>
              </w:rPr>
            </w:pPr>
            <w:r w:rsidRPr="00133133">
              <w:rPr>
                <w:lang w:val="en-GB"/>
              </w:rPr>
              <w:t>C3.4</w:t>
            </w:r>
          </w:p>
        </w:tc>
        <w:tc>
          <w:tcPr>
            <w:tcW w:w="1563" w:type="dxa"/>
            <w:vAlign w:val="center"/>
          </w:tcPr>
          <w:p w14:paraId="43C31D73" w14:textId="77777777" w:rsidR="00E23B14" w:rsidRPr="00133133" w:rsidRDefault="00E23B14" w:rsidP="00D86B44">
            <w:pPr>
              <w:rPr>
                <w:lang w:val="en-GB"/>
              </w:rPr>
            </w:pPr>
            <w:r w:rsidRPr="00133133">
              <w:rPr>
                <w:lang w:val="en-GB"/>
              </w:rPr>
              <w:t>2</w:t>
            </w:r>
          </w:p>
        </w:tc>
        <w:tc>
          <w:tcPr>
            <w:tcW w:w="965" w:type="dxa"/>
            <w:vAlign w:val="center"/>
          </w:tcPr>
          <w:p w14:paraId="2F4DA822" w14:textId="77777777" w:rsidR="00E23B14" w:rsidRPr="00133133" w:rsidRDefault="00E23B14" w:rsidP="00D86B44">
            <w:pPr>
              <w:rPr>
                <w:lang w:val="en-GB"/>
              </w:rPr>
            </w:pPr>
            <w:r w:rsidRPr="00133133">
              <w:rPr>
                <w:lang w:val="en-GB"/>
              </w:rPr>
              <w:t>C4.4</w:t>
            </w:r>
          </w:p>
        </w:tc>
        <w:tc>
          <w:tcPr>
            <w:tcW w:w="1565" w:type="dxa"/>
            <w:vAlign w:val="center"/>
          </w:tcPr>
          <w:p w14:paraId="5137F4A5" w14:textId="77777777" w:rsidR="00E23B14" w:rsidRPr="00133133" w:rsidRDefault="00E23B14" w:rsidP="00D86B44">
            <w:pPr>
              <w:rPr>
                <w:lang w:val="en-GB"/>
              </w:rPr>
            </w:pPr>
            <w:r w:rsidRPr="00133133">
              <w:rPr>
                <w:lang w:val="en-GB"/>
              </w:rPr>
              <w:t>3,5</w:t>
            </w:r>
          </w:p>
        </w:tc>
      </w:tr>
      <w:tr w:rsidR="00E23B14" w:rsidRPr="00133133" w14:paraId="06F1A082" w14:textId="77777777" w:rsidTr="00345A18">
        <w:trPr>
          <w:trHeight w:val="593"/>
        </w:trPr>
        <w:tc>
          <w:tcPr>
            <w:tcW w:w="888" w:type="dxa"/>
            <w:vAlign w:val="center"/>
          </w:tcPr>
          <w:p w14:paraId="2DB28E70" w14:textId="77777777" w:rsidR="00E23B14" w:rsidRPr="00133133" w:rsidRDefault="00E23B14" w:rsidP="00D86B44">
            <w:pPr>
              <w:rPr>
                <w:lang w:val="en-GB"/>
              </w:rPr>
            </w:pPr>
            <w:r w:rsidRPr="00133133">
              <w:rPr>
                <w:lang w:val="en-GB"/>
              </w:rPr>
              <w:t>C1.5</w:t>
            </w:r>
          </w:p>
        </w:tc>
        <w:tc>
          <w:tcPr>
            <w:tcW w:w="1693" w:type="dxa"/>
            <w:vAlign w:val="center"/>
          </w:tcPr>
          <w:p w14:paraId="360F378E" w14:textId="77777777" w:rsidR="00E23B14" w:rsidRPr="00133133" w:rsidRDefault="00E23B14" w:rsidP="00D86B44">
            <w:pPr>
              <w:rPr>
                <w:lang w:val="en-GB"/>
              </w:rPr>
            </w:pPr>
            <w:r w:rsidRPr="00133133">
              <w:rPr>
                <w:lang w:val="en-GB"/>
              </w:rPr>
              <w:t>4,5</w:t>
            </w:r>
          </w:p>
        </w:tc>
        <w:tc>
          <w:tcPr>
            <w:tcW w:w="913" w:type="dxa"/>
            <w:vAlign w:val="center"/>
          </w:tcPr>
          <w:p w14:paraId="00D30666" w14:textId="77777777" w:rsidR="00E23B14" w:rsidRPr="00133133" w:rsidRDefault="00E23B14" w:rsidP="00D86B44">
            <w:pPr>
              <w:rPr>
                <w:lang w:val="en-GB"/>
              </w:rPr>
            </w:pPr>
            <w:r w:rsidRPr="00133133">
              <w:rPr>
                <w:lang w:val="en-GB"/>
              </w:rPr>
              <w:t>C2.5</w:t>
            </w:r>
          </w:p>
        </w:tc>
        <w:tc>
          <w:tcPr>
            <w:tcW w:w="1563" w:type="dxa"/>
            <w:vAlign w:val="center"/>
          </w:tcPr>
          <w:p w14:paraId="3AA9394B" w14:textId="77777777" w:rsidR="00E23B14" w:rsidRPr="00133133" w:rsidRDefault="00E23B14" w:rsidP="00D86B44">
            <w:pPr>
              <w:rPr>
                <w:lang w:val="en-GB"/>
              </w:rPr>
            </w:pPr>
            <w:r w:rsidRPr="00133133">
              <w:rPr>
                <w:lang w:val="en-GB"/>
              </w:rPr>
              <w:t>3</w:t>
            </w:r>
          </w:p>
        </w:tc>
        <w:tc>
          <w:tcPr>
            <w:tcW w:w="910" w:type="dxa"/>
            <w:vAlign w:val="center"/>
          </w:tcPr>
          <w:p w14:paraId="0907BB9B" w14:textId="77777777" w:rsidR="00E23B14" w:rsidRPr="00133133" w:rsidRDefault="00E23B14" w:rsidP="00D86B44">
            <w:pPr>
              <w:rPr>
                <w:lang w:val="en-GB"/>
              </w:rPr>
            </w:pPr>
            <w:r w:rsidRPr="00133133">
              <w:rPr>
                <w:lang w:val="en-GB"/>
              </w:rPr>
              <w:t>C3.5</w:t>
            </w:r>
          </w:p>
        </w:tc>
        <w:tc>
          <w:tcPr>
            <w:tcW w:w="1563" w:type="dxa"/>
            <w:vAlign w:val="center"/>
          </w:tcPr>
          <w:p w14:paraId="08B4E195" w14:textId="77777777" w:rsidR="00E23B14" w:rsidRPr="00133133" w:rsidRDefault="00E23B14" w:rsidP="00D86B44">
            <w:pPr>
              <w:rPr>
                <w:lang w:val="en-GB"/>
              </w:rPr>
            </w:pPr>
            <w:r w:rsidRPr="00133133">
              <w:rPr>
                <w:lang w:val="en-GB"/>
              </w:rPr>
              <w:t>4</w:t>
            </w:r>
          </w:p>
        </w:tc>
        <w:tc>
          <w:tcPr>
            <w:tcW w:w="965" w:type="dxa"/>
            <w:vAlign w:val="center"/>
          </w:tcPr>
          <w:p w14:paraId="1E3ED46B" w14:textId="77777777" w:rsidR="00E23B14" w:rsidRPr="00133133" w:rsidRDefault="00E23B14" w:rsidP="00D86B44">
            <w:pPr>
              <w:rPr>
                <w:lang w:val="en-GB"/>
              </w:rPr>
            </w:pPr>
            <w:r w:rsidRPr="00133133">
              <w:rPr>
                <w:lang w:val="en-GB"/>
              </w:rPr>
              <w:t>C4.5</w:t>
            </w:r>
          </w:p>
        </w:tc>
        <w:tc>
          <w:tcPr>
            <w:tcW w:w="1565" w:type="dxa"/>
            <w:vAlign w:val="center"/>
          </w:tcPr>
          <w:p w14:paraId="6B67C4B1" w14:textId="77777777" w:rsidR="00E23B14" w:rsidRPr="00133133" w:rsidRDefault="00E23B14" w:rsidP="00D86B44">
            <w:pPr>
              <w:rPr>
                <w:lang w:val="en-GB"/>
              </w:rPr>
            </w:pPr>
            <w:r w:rsidRPr="00133133">
              <w:rPr>
                <w:lang w:val="en-GB"/>
              </w:rPr>
              <w:t>3,5</w:t>
            </w:r>
          </w:p>
        </w:tc>
      </w:tr>
      <w:tr w:rsidR="00E23B14" w:rsidRPr="00133133" w14:paraId="59CF97E9" w14:textId="77777777" w:rsidTr="00345A18">
        <w:trPr>
          <w:trHeight w:val="593"/>
        </w:trPr>
        <w:tc>
          <w:tcPr>
            <w:tcW w:w="888" w:type="dxa"/>
            <w:vAlign w:val="center"/>
          </w:tcPr>
          <w:p w14:paraId="7EA74568" w14:textId="77777777" w:rsidR="00E23B14" w:rsidRPr="00133133" w:rsidRDefault="00E23B14" w:rsidP="00D86B44">
            <w:pPr>
              <w:rPr>
                <w:lang w:val="en-GB"/>
              </w:rPr>
            </w:pPr>
            <w:r w:rsidRPr="00133133">
              <w:rPr>
                <w:lang w:val="en-GB"/>
              </w:rPr>
              <w:t>C1.6</w:t>
            </w:r>
          </w:p>
        </w:tc>
        <w:tc>
          <w:tcPr>
            <w:tcW w:w="1693" w:type="dxa"/>
            <w:vAlign w:val="center"/>
          </w:tcPr>
          <w:p w14:paraId="721EB119" w14:textId="77777777" w:rsidR="00E23B14" w:rsidRPr="00133133" w:rsidRDefault="00E23B14" w:rsidP="00D86B44">
            <w:pPr>
              <w:rPr>
                <w:lang w:val="en-GB"/>
              </w:rPr>
            </w:pPr>
            <w:r w:rsidRPr="00133133">
              <w:rPr>
                <w:lang w:val="en-GB"/>
              </w:rPr>
              <w:t>1</w:t>
            </w:r>
          </w:p>
        </w:tc>
        <w:tc>
          <w:tcPr>
            <w:tcW w:w="913" w:type="dxa"/>
            <w:vAlign w:val="center"/>
          </w:tcPr>
          <w:p w14:paraId="1E7CF1E9" w14:textId="77777777" w:rsidR="00E23B14" w:rsidRPr="00133133" w:rsidRDefault="00E23B14" w:rsidP="00D86B44">
            <w:pPr>
              <w:rPr>
                <w:lang w:val="en-GB"/>
              </w:rPr>
            </w:pPr>
            <w:r w:rsidRPr="00133133">
              <w:rPr>
                <w:lang w:val="en-GB"/>
              </w:rPr>
              <w:t>C2.6</w:t>
            </w:r>
          </w:p>
        </w:tc>
        <w:tc>
          <w:tcPr>
            <w:tcW w:w="1563" w:type="dxa"/>
            <w:vAlign w:val="center"/>
          </w:tcPr>
          <w:p w14:paraId="3A594BCA" w14:textId="77777777" w:rsidR="00E23B14" w:rsidRPr="00133133" w:rsidRDefault="00E23B14" w:rsidP="00D86B44">
            <w:pPr>
              <w:rPr>
                <w:lang w:val="en-GB"/>
              </w:rPr>
            </w:pPr>
            <w:r w:rsidRPr="00133133">
              <w:rPr>
                <w:lang w:val="en-GB"/>
              </w:rPr>
              <w:t>4</w:t>
            </w:r>
          </w:p>
        </w:tc>
        <w:tc>
          <w:tcPr>
            <w:tcW w:w="910" w:type="dxa"/>
            <w:vAlign w:val="center"/>
          </w:tcPr>
          <w:p w14:paraId="0EBD5D8D" w14:textId="77777777" w:rsidR="00E23B14" w:rsidRPr="00133133" w:rsidRDefault="00E23B14" w:rsidP="00D86B44">
            <w:pPr>
              <w:rPr>
                <w:lang w:val="en-GB"/>
              </w:rPr>
            </w:pPr>
            <w:r w:rsidRPr="00133133">
              <w:rPr>
                <w:lang w:val="en-GB"/>
              </w:rPr>
              <w:t>C3.6</w:t>
            </w:r>
          </w:p>
        </w:tc>
        <w:tc>
          <w:tcPr>
            <w:tcW w:w="1563" w:type="dxa"/>
            <w:vAlign w:val="center"/>
          </w:tcPr>
          <w:p w14:paraId="11BAA38C" w14:textId="77777777" w:rsidR="00E23B14" w:rsidRPr="00133133" w:rsidRDefault="00E23B14" w:rsidP="00D86B44">
            <w:pPr>
              <w:rPr>
                <w:lang w:val="en-GB"/>
              </w:rPr>
            </w:pPr>
            <w:r w:rsidRPr="00133133">
              <w:rPr>
                <w:lang w:val="en-GB"/>
              </w:rPr>
              <w:t>6,5</w:t>
            </w:r>
          </w:p>
        </w:tc>
        <w:tc>
          <w:tcPr>
            <w:tcW w:w="965" w:type="dxa"/>
            <w:vAlign w:val="center"/>
          </w:tcPr>
          <w:p w14:paraId="4020E39D" w14:textId="77777777" w:rsidR="00E23B14" w:rsidRPr="00133133" w:rsidRDefault="00E23B14" w:rsidP="00D86B44">
            <w:pPr>
              <w:rPr>
                <w:lang w:val="en-GB"/>
              </w:rPr>
            </w:pPr>
            <w:r w:rsidRPr="00133133">
              <w:rPr>
                <w:lang w:val="en-GB"/>
              </w:rPr>
              <w:t>C4.6</w:t>
            </w:r>
          </w:p>
        </w:tc>
        <w:tc>
          <w:tcPr>
            <w:tcW w:w="1565" w:type="dxa"/>
            <w:vAlign w:val="center"/>
          </w:tcPr>
          <w:p w14:paraId="48C8C8E3" w14:textId="77777777" w:rsidR="00E23B14" w:rsidRPr="00133133" w:rsidRDefault="00E23B14" w:rsidP="00D86B44">
            <w:pPr>
              <w:rPr>
                <w:lang w:val="en-GB"/>
              </w:rPr>
            </w:pPr>
            <w:r w:rsidRPr="00133133">
              <w:rPr>
                <w:lang w:val="en-GB"/>
              </w:rPr>
              <w:t>1,5</w:t>
            </w:r>
          </w:p>
        </w:tc>
      </w:tr>
      <w:tr w:rsidR="00E23B14" w:rsidRPr="00133133" w14:paraId="08D2CC5C" w14:textId="77777777" w:rsidTr="00345A18">
        <w:trPr>
          <w:trHeight w:val="593"/>
        </w:trPr>
        <w:tc>
          <w:tcPr>
            <w:tcW w:w="888" w:type="dxa"/>
            <w:vAlign w:val="center"/>
          </w:tcPr>
          <w:p w14:paraId="0C03B19F" w14:textId="77777777" w:rsidR="00E23B14" w:rsidRPr="00133133" w:rsidRDefault="00E23B14" w:rsidP="00D86B44">
            <w:pPr>
              <w:rPr>
                <w:lang w:val="en-GB"/>
              </w:rPr>
            </w:pPr>
            <w:r w:rsidRPr="00133133">
              <w:rPr>
                <w:lang w:val="en-GB"/>
              </w:rPr>
              <w:t>C1.7</w:t>
            </w:r>
          </w:p>
        </w:tc>
        <w:tc>
          <w:tcPr>
            <w:tcW w:w="1693" w:type="dxa"/>
            <w:vAlign w:val="center"/>
          </w:tcPr>
          <w:p w14:paraId="04C1CA6D" w14:textId="77777777" w:rsidR="00E23B14" w:rsidRPr="00133133" w:rsidRDefault="00E23B14" w:rsidP="00D86B44">
            <w:pPr>
              <w:rPr>
                <w:lang w:val="en-GB"/>
              </w:rPr>
            </w:pPr>
            <w:r w:rsidRPr="00133133">
              <w:rPr>
                <w:lang w:val="en-GB"/>
              </w:rPr>
              <w:t>7</w:t>
            </w:r>
          </w:p>
        </w:tc>
        <w:tc>
          <w:tcPr>
            <w:tcW w:w="913" w:type="dxa"/>
            <w:vAlign w:val="center"/>
          </w:tcPr>
          <w:p w14:paraId="197F6AC7" w14:textId="77777777" w:rsidR="00E23B14" w:rsidRPr="00133133" w:rsidRDefault="00E23B14" w:rsidP="00D86B44">
            <w:pPr>
              <w:rPr>
                <w:lang w:val="en-GB"/>
              </w:rPr>
            </w:pPr>
            <w:r w:rsidRPr="00133133">
              <w:rPr>
                <w:lang w:val="en-GB"/>
              </w:rPr>
              <w:t>C2.7</w:t>
            </w:r>
          </w:p>
        </w:tc>
        <w:tc>
          <w:tcPr>
            <w:tcW w:w="1563" w:type="dxa"/>
            <w:vAlign w:val="center"/>
          </w:tcPr>
          <w:p w14:paraId="48300A17" w14:textId="77777777" w:rsidR="00E23B14" w:rsidRPr="00133133" w:rsidRDefault="00E23B14" w:rsidP="00D86B44">
            <w:pPr>
              <w:rPr>
                <w:lang w:val="en-GB"/>
              </w:rPr>
            </w:pPr>
            <w:r w:rsidRPr="00133133">
              <w:rPr>
                <w:lang w:val="en-GB"/>
              </w:rPr>
              <w:t>1,5</w:t>
            </w:r>
          </w:p>
        </w:tc>
        <w:tc>
          <w:tcPr>
            <w:tcW w:w="910" w:type="dxa"/>
            <w:vAlign w:val="center"/>
          </w:tcPr>
          <w:p w14:paraId="75FFFE3A" w14:textId="77777777" w:rsidR="00E23B14" w:rsidRPr="00133133" w:rsidRDefault="00E23B14" w:rsidP="00D86B44">
            <w:pPr>
              <w:rPr>
                <w:lang w:val="en-GB"/>
              </w:rPr>
            </w:pPr>
            <w:r w:rsidRPr="00133133">
              <w:rPr>
                <w:lang w:val="en-GB"/>
              </w:rPr>
              <w:t>C3.7</w:t>
            </w:r>
          </w:p>
        </w:tc>
        <w:tc>
          <w:tcPr>
            <w:tcW w:w="1563" w:type="dxa"/>
            <w:vAlign w:val="center"/>
          </w:tcPr>
          <w:p w14:paraId="78C8EA28" w14:textId="77777777" w:rsidR="00E23B14" w:rsidRPr="00133133" w:rsidRDefault="00E23B14" w:rsidP="00D86B44">
            <w:pPr>
              <w:rPr>
                <w:lang w:val="en-GB"/>
              </w:rPr>
            </w:pPr>
            <w:r w:rsidRPr="00133133">
              <w:rPr>
                <w:lang w:val="en-GB"/>
              </w:rPr>
              <w:t>5</w:t>
            </w:r>
          </w:p>
        </w:tc>
        <w:tc>
          <w:tcPr>
            <w:tcW w:w="965" w:type="dxa"/>
            <w:vAlign w:val="center"/>
          </w:tcPr>
          <w:p w14:paraId="4ECC00BC" w14:textId="77777777" w:rsidR="00E23B14" w:rsidRPr="00133133" w:rsidRDefault="00E23B14" w:rsidP="00D86B44">
            <w:pPr>
              <w:rPr>
                <w:lang w:val="en-GB"/>
              </w:rPr>
            </w:pPr>
            <w:r w:rsidRPr="00133133">
              <w:rPr>
                <w:lang w:val="en-GB"/>
              </w:rPr>
              <w:t>C4.7</w:t>
            </w:r>
          </w:p>
        </w:tc>
        <w:tc>
          <w:tcPr>
            <w:tcW w:w="1565" w:type="dxa"/>
            <w:vAlign w:val="center"/>
          </w:tcPr>
          <w:p w14:paraId="0344FE0C" w14:textId="77777777" w:rsidR="00E23B14" w:rsidRPr="00133133" w:rsidRDefault="00E23B14" w:rsidP="00D86B44">
            <w:pPr>
              <w:rPr>
                <w:lang w:val="en-GB"/>
              </w:rPr>
            </w:pPr>
            <w:r w:rsidRPr="00133133">
              <w:rPr>
                <w:lang w:val="en-GB"/>
              </w:rPr>
              <w:t>6</w:t>
            </w:r>
          </w:p>
        </w:tc>
      </w:tr>
      <w:tr w:rsidR="00E23B14" w:rsidRPr="00133133" w14:paraId="1DA77B89" w14:textId="77777777" w:rsidTr="00345A18">
        <w:trPr>
          <w:trHeight w:val="593"/>
        </w:trPr>
        <w:tc>
          <w:tcPr>
            <w:tcW w:w="888" w:type="dxa"/>
            <w:vAlign w:val="center"/>
          </w:tcPr>
          <w:p w14:paraId="19F6892B" w14:textId="77777777" w:rsidR="00E23B14" w:rsidRPr="00133133" w:rsidRDefault="00E23B14" w:rsidP="00D86B44">
            <w:pPr>
              <w:rPr>
                <w:lang w:val="en-GB"/>
              </w:rPr>
            </w:pPr>
            <w:r w:rsidRPr="00133133">
              <w:rPr>
                <w:lang w:val="en-GB"/>
              </w:rPr>
              <w:t>C1.8</w:t>
            </w:r>
          </w:p>
        </w:tc>
        <w:tc>
          <w:tcPr>
            <w:tcW w:w="1693" w:type="dxa"/>
            <w:vAlign w:val="center"/>
          </w:tcPr>
          <w:p w14:paraId="21F8F361" w14:textId="77777777" w:rsidR="00E23B14" w:rsidRPr="00133133" w:rsidRDefault="00E23B14" w:rsidP="00D86B44">
            <w:pPr>
              <w:rPr>
                <w:lang w:val="en-GB"/>
              </w:rPr>
            </w:pPr>
            <w:r w:rsidRPr="00133133">
              <w:rPr>
                <w:lang w:val="en-GB"/>
              </w:rPr>
              <w:t>2</w:t>
            </w:r>
          </w:p>
        </w:tc>
        <w:tc>
          <w:tcPr>
            <w:tcW w:w="913" w:type="dxa"/>
            <w:vAlign w:val="center"/>
          </w:tcPr>
          <w:p w14:paraId="669DA6BE" w14:textId="77777777" w:rsidR="00E23B14" w:rsidRPr="00133133" w:rsidRDefault="00E23B14" w:rsidP="00D86B44">
            <w:pPr>
              <w:rPr>
                <w:lang w:val="en-GB"/>
              </w:rPr>
            </w:pPr>
            <w:r w:rsidRPr="00133133">
              <w:rPr>
                <w:lang w:val="en-GB"/>
              </w:rPr>
              <w:t>C2.8</w:t>
            </w:r>
          </w:p>
        </w:tc>
        <w:tc>
          <w:tcPr>
            <w:tcW w:w="1563" w:type="dxa"/>
            <w:vAlign w:val="center"/>
          </w:tcPr>
          <w:p w14:paraId="4912A8B1" w14:textId="77777777" w:rsidR="00E23B14" w:rsidRPr="00133133" w:rsidRDefault="00E23B14" w:rsidP="00D86B44">
            <w:pPr>
              <w:rPr>
                <w:lang w:val="en-GB"/>
              </w:rPr>
            </w:pPr>
            <w:r w:rsidRPr="00133133">
              <w:rPr>
                <w:lang w:val="en-GB"/>
              </w:rPr>
              <w:t>4</w:t>
            </w:r>
          </w:p>
        </w:tc>
        <w:tc>
          <w:tcPr>
            <w:tcW w:w="910" w:type="dxa"/>
            <w:vAlign w:val="center"/>
          </w:tcPr>
          <w:p w14:paraId="6BDE7267" w14:textId="77777777" w:rsidR="00E23B14" w:rsidRPr="00133133" w:rsidRDefault="00E23B14" w:rsidP="00D86B44">
            <w:pPr>
              <w:rPr>
                <w:lang w:val="en-GB"/>
              </w:rPr>
            </w:pPr>
            <w:r w:rsidRPr="00133133">
              <w:rPr>
                <w:lang w:val="en-GB"/>
              </w:rPr>
              <w:t>C3.8</w:t>
            </w:r>
          </w:p>
        </w:tc>
        <w:tc>
          <w:tcPr>
            <w:tcW w:w="1563" w:type="dxa"/>
            <w:vAlign w:val="center"/>
          </w:tcPr>
          <w:p w14:paraId="4FD7CD08" w14:textId="77777777" w:rsidR="00E23B14" w:rsidRPr="00133133" w:rsidRDefault="00E23B14" w:rsidP="00D86B44">
            <w:pPr>
              <w:rPr>
                <w:lang w:val="en-GB"/>
              </w:rPr>
            </w:pPr>
            <w:r w:rsidRPr="00133133">
              <w:rPr>
                <w:lang w:val="en-GB"/>
              </w:rPr>
              <w:t>5</w:t>
            </w:r>
          </w:p>
        </w:tc>
        <w:tc>
          <w:tcPr>
            <w:tcW w:w="965" w:type="dxa"/>
            <w:vAlign w:val="center"/>
          </w:tcPr>
          <w:p w14:paraId="24E1903D" w14:textId="77777777" w:rsidR="00E23B14" w:rsidRPr="00133133" w:rsidRDefault="00E23B14" w:rsidP="00D86B44">
            <w:pPr>
              <w:rPr>
                <w:lang w:val="en-GB"/>
              </w:rPr>
            </w:pPr>
            <w:r w:rsidRPr="00133133">
              <w:rPr>
                <w:lang w:val="en-GB"/>
              </w:rPr>
              <w:t>C4.8</w:t>
            </w:r>
          </w:p>
        </w:tc>
        <w:tc>
          <w:tcPr>
            <w:tcW w:w="1565" w:type="dxa"/>
            <w:vAlign w:val="center"/>
          </w:tcPr>
          <w:p w14:paraId="7C672FF3" w14:textId="77777777" w:rsidR="00E23B14" w:rsidRPr="00133133" w:rsidRDefault="00E23B14" w:rsidP="00D86B44">
            <w:pPr>
              <w:rPr>
                <w:lang w:val="en-GB"/>
              </w:rPr>
            </w:pPr>
            <w:r w:rsidRPr="00133133">
              <w:rPr>
                <w:lang w:val="en-GB"/>
              </w:rPr>
              <w:t>5,5</w:t>
            </w:r>
          </w:p>
        </w:tc>
      </w:tr>
      <w:tr w:rsidR="00E23B14" w:rsidRPr="00133133" w14:paraId="766D3B77" w14:textId="77777777" w:rsidTr="00345A18">
        <w:trPr>
          <w:trHeight w:val="593"/>
        </w:trPr>
        <w:tc>
          <w:tcPr>
            <w:tcW w:w="888" w:type="dxa"/>
            <w:vAlign w:val="center"/>
          </w:tcPr>
          <w:p w14:paraId="3D3AECCB" w14:textId="77777777" w:rsidR="00E23B14" w:rsidRPr="00133133" w:rsidRDefault="00E23B14" w:rsidP="00D86B44">
            <w:pPr>
              <w:rPr>
                <w:lang w:val="en-GB"/>
              </w:rPr>
            </w:pPr>
            <w:r w:rsidRPr="00133133">
              <w:rPr>
                <w:lang w:val="en-GB"/>
              </w:rPr>
              <w:t>C1.9</w:t>
            </w:r>
          </w:p>
        </w:tc>
        <w:tc>
          <w:tcPr>
            <w:tcW w:w="1693" w:type="dxa"/>
            <w:vAlign w:val="center"/>
          </w:tcPr>
          <w:p w14:paraId="189B002A" w14:textId="77777777" w:rsidR="00E23B14" w:rsidRPr="00133133" w:rsidRDefault="00E23B14" w:rsidP="00D86B44">
            <w:pPr>
              <w:rPr>
                <w:lang w:val="en-GB"/>
              </w:rPr>
            </w:pPr>
            <w:r w:rsidRPr="00133133">
              <w:rPr>
                <w:lang w:val="en-GB"/>
              </w:rPr>
              <w:t>3,5</w:t>
            </w:r>
          </w:p>
        </w:tc>
        <w:tc>
          <w:tcPr>
            <w:tcW w:w="913" w:type="dxa"/>
            <w:vAlign w:val="center"/>
          </w:tcPr>
          <w:p w14:paraId="0D620BA0" w14:textId="77777777" w:rsidR="00E23B14" w:rsidRPr="00133133" w:rsidRDefault="00E23B14" w:rsidP="00D86B44">
            <w:pPr>
              <w:rPr>
                <w:lang w:val="en-GB"/>
              </w:rPr>
            </w:pPr>
            <w:r w:rsidRPr="00133133">
              <w:rPr>
                <w:lang w:val="en-GB"/>
              </w:rPr>
              <w:t>C2.9</w:t>
            </w:r>
          </w:p>
        </w:tc>
        <w:tc>
          <w:tcPr>
            <w:tcW w:w="1563" w:type="dxa"/>
            <w:vAlign w:val="center"/>
          </w:tcPr>
          <w:p w14:paraId="0564ADBB" w14:textId="77777777" w:rsidR="00E23B14" w:rsidRPr="00133133" w:rsidRDefault="00E23B14" w:rsidP="00D86B44">
            <w:pPr>
              <w:rPr>
                <w:lang w:val="en-GB"/>
              </w:rPr>
            </w:pPr>
            <w:r w:rsidRPr="00133133">
              <w:rPr>
                <w:lang w:val="en-GB"/>
              </w:rPr>
              <w:t>7</w:t>
            </w:r>
          </w:p>
        </w:tc>
        <w:tc>
          <w:tcPr>
            <w:tcW w:w="910" w:type="dxa"/>
            <w:vAlign w:val="center"/>
          </w:tcPr>
          <w:p w14:paraId="02697FAE" w14:textId="77777777" w:rsidR="00E23B14" w:rsidRPr="00133133" w:rsidRDefault="00E23B14" w:rsidP="00D86B44">
            <w:pPr>
              <w:rPr>
                <w:lang w:val="en-GB"/>
              </w:rPr>
            </w:pPr>
            <w:r w:rsidRPr="00133133">
              <w:rPr>
                <w:lang w:val="en-GB"/>
              </w:rPr>
              <w:t>C3.9</w:t>
            </w:r>
          </w:p>
        </w:tc>
        <w:tc>
          <w:tcPr>
            <w:tcW w:w="1563" w:type="dxa"/>
            <w:vAlign w:val="center"/>
          </w:tcPr>
          <w:p w14:paraId="2453F826" w14:textId="77777777" w:rsidR="00E23B14" w:rsidRPr="00133133" w:rsidRDefault="00E23B14" w:rsidP="00D86B44">
            <w:pPr>
              <w:rPr>
                <w:lang w:val="en-GB"/>
              </w:rPr>
            </w:pPr>
            <w:r w:rsidRPr="00133133">
              <w:rPr>
                <w:lang w:val="en-GB"/>
              </w:rPr>
              <w:t>5</w:t>
            </w:r>
          </w:p>
        </w:tc>
        <w:tc>
          <w:tcPr>
            <w:tcW w:w="965" w:type="dxa"/>
            <w:vAlign w:val="center"/>
          </w:tcPr>
          <w:p w14:paraId="44639DA7" w14:textId="77777777" w:rsidR="00E23B14" w:rsidRPr="00133133" w:rsidRDefault="00E23B14" w:rsidP="00D86B44">
            <w:pPr>
              <w:rPr>
                <w:lang w:val="en-GB"/>
              </w:rPr>
            </w:pPr>
            <w:r w:rsidRPr="00133133">
              <w:rPr>
                <w:lang w:val="en-GB"/>
              </w:rPr>
              <w:t>C4.9</w:t>
            </w:r>
          </w:p>
        </w:tc>
        <w:tc>
          <w:tcPr>
            <w:tcW w:w="1565" w:type="dxa"/>
            <w:vAlign w:val="center"/>
          </w:tcPr>
          <w:p w14:paraId="3CA3E3F6" w14:textId="77777777" w:rsidR="00E23B14" w:rsidRPr="00133133" w:rsidRDefault="00E23B14" w:rsidP="00D86B44">
            <w:pPr>
              <w:rPr>
                <w:lang w:val="en-GB"/>
              </w:rPr>
            </w:pPr>
            <w:r w:rsidRPr="00133133">
              <w:rPr>
                <w:lang w:val="en-GB"/>
              </w:rPr>
              <w:t>4,5</w:t>
            </w:r>
          </w:p>
        </w:tc>
      </w:tr>
      <w:tr w:rsidR="00E23B14" w:rsidRPr="00133133" w14:paraId="5BEC69A0" w14:textId="77777777" w:rsidTr="00345A18">
        <w:trPr>
          <w:trHeight w:val="593"/>
        </w:trPr>
        <w:tc>
          <w:tcPr>
            <w:tcW w:w="888" w:type="dxa"/>
            <w:vAlign w:val="center"/>
          </w:tcPr>
          <w:p w14:paraId="578F4209" w14:textId="77777777" w:rsidR="00E23B14" w:rsidRPr="00133133" w:rsidRDefault="00E23B14" w:rsidP="00D86B44">
            <w:pPr>
              <w:rPr>
                <w:lang w:val="en-GB"/>
              </w:rPr>
            </w:pPr>
            <w:r w:rsidRPr="00133133">
              <w:rPr>
                <w:lang w:val="en-GB"/>
              </w:rPr>
              <w:t>C1.10</w:t>
            </w:r>
          </w:p>
        </w:tc>
        <w:tc>
          <w:tcPr>
            <w:tcW w:w="1693" w:type="dxa"/>
            <w:vAlign w:val="center"/>
          </w:tcPr>
          <w:p w14:paraId="2DE52C36" w14:textId="77777777" w:rsidR="00E23B14" w:rsidRPr="00133133" w:rsidRDefault="00E23B14" w:rsidP="00D86B44">
            <w:pPr>
              <w:rPr>
                <w:lang w:val="en-GB"/>
              </w:rPr>
            </w:pPr>
            <w:r w:rsidRPr="00133133">
              <w:rPr>
                <w:lang w:val="en-GB"/>
              </w:rPr>
              <w:t>3</w:t>
            </w:r>
          </w:p>
        </w:tc>
        <w:tc>
          <w:tcPr>
            <w:tcW w:w="913" w:type="dxa"/>
            <w:vAlign w:val="center"/>
          </w:tcPr>
          <w:p w14:paraId="4BDDDE65" w14:textId="77777777" w:rsidR="00E23B14" w:rsidRPr="00133133" w:rsidRDefault="00E23B14" w:rsidP="00D86B44">
            <w:pPr>
              <w:rPr>
                <w:lang w:val="en-GB"/>
              </w:rPr>
            </w:pPr>
            <w:r w:rsidRPr="00133133">
              <w:rPr>
                <w:lang w:val="en-GB"/>
              </w:rPr>
              <w:t>C2.10</w:t>
            </w:r>
          </w:p>
        </w:tc>
        <w:tc>
          <w:tcPr>
            <w:tcW w:w="1563" w:type="dxa"/>
            <w:vAlign w:val="center"/>
          </w:tcPr>
          <w:p w14:paraId="19A9AD2C" w14:textId="77777777" w:rsidR="00E23B14" w:rsidRPr="00133133" w:rsidRDefault="00E23B14" w:rsidP="00D86B44">
            <w:pPr>
              <w:rPr>
                <w:lang w:val="en-GB"/>
              </w:rPr>
            </w:pPr>
            <w:r w:rsidRPr="00133133">
              <w:rPr>
                <w:lang w:val="en-GB"/>
              </w:rPr>
              <w:t>6,5</w:t>
            </w:r>
          </w:p>
        </w:tc>
        <w:tc>
          <w:tcPr>
            <w:tcW w:w="910" w:type="dxa"/>
            <w:vAlign w:val="center"/>
          </w:tcPr>
          <w:p w14:paraId="1D653AB7" w14:textId="77777777" w:rsidR="00E23B14" w:rsidRPr="00133133" w:rsidRDefault="00E23B14" w:rsidP="00D86B44">
            <w:pPr>
              <w:rPr>
                <w:lang w:val="en-GB"/>
              </w:rPr>
            </w:pPr>
            <w:r w:rsidRPr="00133133">
              <w:rPr>
                <w:lang w:val="en-GB"/>
              </w:rPr>
              <w:t>C3.10</w:t>
            </w:r>
          </w:p>
        </w:tc>
        <w:tc>
          <w:tcPr>
            <w:tcW w:w="1563" w:type="dxa"/>
            <w:vAlign w:val="center"/>
          </w:tcPr>
          <w:p w14:paraId="4F8A4E21" w14:textId="77777777" w:rsidR="00E23B14" w:rsidRPr="00133133" w:rsidRDefault="00E23B14" w:rsidP="00D86B44">
            <w:pPr>
              <w:rPr>
                <w:lang w:val="en-GB"/>
              </w:rPr>
            </w:pPr>
            <w:r w:rsidRPr="00133133">
              <w:rPr>
                <w:lang w:val="en-GB"/>
              </w:rPr>
              <w:t>4</w:t>
            </w:r>
          </w:p>
        </w:tc>
        <w:tc>
          <w:tcPr>
            <w:tcW w:w="965" w:type="dxa"/>
            <w:vAlign w:val="center"/>
          </w:tcPr>
          <w:p w14:paraId="07E4250E" w14:textId="77777777" w:rsidR="00E23B14" w:rsidRPr="00133133" w:rsidRDefault="00E23B14" w:rsidP="00D86B44">
            <w:pPr>
              <w:rPr>
                <w:lang w:val="en-GB"/>
              </w:rPr>
            </w:pPr>
            <w:r w:rsidRPr="00133133">
              <w:rPr>
                <w:lang w:val="en-GB"/>
              </w:rPr>
              <w:t>C4.10</w:t>
            </w:r>
          </w:p>
        </w:tc>
        <w:tc>
          <w:tcPr>
            <w:tcW w:w="1565" w:type="dxa"/>
            <w:vAlign w:val="center"/>
          </w:tcPr>
          <w:p w14:paraId="566E2E20" w14:textId="77777777" w:rsidR="00E23B14" w:rsidRPr="00133133" w:rsidRDefault="00E23B14" w:rsidP="00D86B44">
            <w:pPr>
              <w:rPr>
                <w:lang w:val="en-GB"/>
              </w:rPr>
            </w:pPr>
            <w:r w:rsidRPr="00133133">
              <w:rPr>
                <w:lang w:val="en-GB"/>
              </w:rPr>
              <w:t>6</w:t>
            </w:r>
          </w:p>
        </w:tc>
      </w:tr>
      <w:tr w:rsidR="00E23B14" w:rsidRPr="00133133" w14:paraId="2EDEDE8B" w14:textId="77777777" w:rsidTr="00345A18">
        <w:trPr>
          <w:trHeight w:val="593"/>
        </w:trPr>
        <w:tc>
          <w:tcPr>
            <w:tcW w:w="888" w:type="dxa"/>
            <w:vAlign w:val="center"/>
          </w:tcPr>
          <w:p w14:paraId="179CFD76" w14:textId="77777777" w:rsidR="00E23B14" w:rsidRPr="00133133" w:rsidRDefault="00E23B14" w:rsidP="00D86B44">
            <w:pPr>
              <w:rPr>
                <w:lang w:val="en-GB"/>
              </w:rPr>
            </w:pPr>
            <w:r w:rsidRPr="00133133">
              <w:rPr>
                <w:lang w:val="en-GB"/>
              </w:rPr>
              <w:t>C1.11</w:t>
            </w:r>
          </w:p>
        </w:tc>
        <w:tc>
          <w:tcPr>
            <w:tcW w:w="1693" w:type="dxa"/>
            <w:vAlign w:val="center"/>
          </w:tcPr>
          <w:p w14:paraId="7CB465A4" w14:textId="77777777" w:rsidR="00E23B14" w:rsidRPr="00133133" w:rsidRDefault="00E23B14" w:rsidP="00D86B44">
            <w:pPr>
              <w:rPr>
                <w:lang w:val="en-GB"/>
              </w:rPr>
            </w:pPr>
            <w:r w:rsidRPr="00133133">
              <w:rPr>
                <w:lang w:val="en-GB"/>
              </w:rPr>
              <w:t>2</w:t>
            </w:r>
          </w:p>
        </w:tc>
        <w:tc>
          <w:tcPr>
            <w:tcW w:w="913" w:type="dxa"/>
            <w:vAlign w:val="center"/>
          </w:tcPr>
          <w:p w14:paraId="2FAC3340" w14:textId="77777777" w:rsidR="00E23B14" w:rsidRPr="00133133" w:rsidRDefault="00E23B14" w:rsidP="00D86B44">
            <w:pPr>
              <w:rPr>
                <w:lang w:val="en-GB"/>
              </w:rPr>
            </w:pPr>
            <w:r w:rsidRPr="00133133">
              <w:rPr>
                <w:lang w:val="en-GB"/>
              </w:rPr>
              <w:t>C2.11</w:t>
            </w:r>
          </w:p>
        </w:tc>
        <w:tc>
          <w:tcPr>
            <w:tcW w:w="1563" w:type="dxa"/>
            <w:vAlign w:val="center"/>
          </w:tcPr>
          <w:p w14:paraId="7C36DCA9" w14:textId="77777777" w:rsidR="00E23B14" w:rsidRPr="00133133" w:rsidRDefault="00E23B14" w:rsidP="00D86B44">
            <w:pPr>
              <w:rPr>
                <w:lang w:val="en-GB"/>
              </w:rPr>
            </w:pPr>
            <w:r w:rsidRPr="00133133">
              <w:rPr>
                <w:lang w:val="en-GB"/>
              </w:rPr>
              <w:t>6</w:t>
            </w:r>
          </w:p>
        </w:tc>
        <w:tc>
          <w:tcPr>
            <w:tcW w:w="910" w:type="dxa"/>
            <w:vAlign w:val="center"/>
          </w:tcPr>
          <w:p w14:paraId="5FBC4B5C" w14:textId="77777777" w:rsidR="00E23B14" w:rsidRPr="00133133" w:rsidRDefault="00E23B14" w:rsidP="00D86B44">
            <w:pPr>
              <w:rPr>
                <w:lang w:val="en-GB"/>
              </w:rPr>
            </w:pPr>
            <w:r w:rsidRPr="00133133">
              <w:rPr>
                <w:lang w:val="en-GB"/>
              </w:rPr>
              <w:t>C3.11</w:t>
            </w:r>
          </w:p>
        </w:tc>
        <w:tc>
          <w:tcPr>
            <w:tcW w:w="1563" w:type="dxa"/>
            <w:vAlign w:val="center"/>
          </w:tcPr>
          <w:p w14:paraId="55A3EDF3" w14:textId="77777777" w:rsidR="00E23B14" w:rsidRPr="00133133" w:rsidRDefault="00E23B14" w:rsidP="00D86B44">
            <w:pPr>
              <w:rPr>
                <w:lang w:val="en-GB"/>
              </w:rPr>
            </w:pPr>
            <w:r w:rsidRPr="00133133">
              <w:rPr>
                <w:lang w:val="en-GB"/>
              </w:rPr>
              <w:t>5</w:t>
            </w:r>
          </w:p>
        </w:tc>
        <w:tc>
          <w:tcPr>
            <w:tcW w:w="965" w:type="dxa"/>
            <w:vAlign w:val="center"/>
          </w:tcPr>
          <w:p w14:paraId="0CEC61D7" w14:textId="77777777" w:rsidR="00E23B14" w:rsidRPr="00133133" w:rsidRDefault="00E23B14" w:rsidP="00D86B44">
            <w:pPr>
              <w:rPr>
                <w:lang w:val="en-GB"/>
              </w:rPr>
            </w:pPr>
            <w:r w:rsidRPr="00133133">
              <w:rPr>
                <w:lang w:val="en-GB"/>
              </w:rPr>
              <w:t>C4.11</w:t>
            </w:r>
          </w:p>
        </w:tc>
        <w:tc>
          <w:tcPr>
            <w:tcW w:w="1565" w:type="dxa"/>
            <w:vAlign w:val="center"/>
          </w:tcPr>
          <w:p w14:paraId="6372316C" w14:textId="77777777" w:rsidR="00E23B14" w:rsidRPr="00133133" w:rsidRDefault="00E23B14" w:rsidP="00D86B44">
            <w:pPr>
              <w:rPr>
                <w:lang w:val="en-GB"/>
              </w:rPr>
            </w:pPr>
            <w:r w:rsidRPr="00133133">
              <w:rPr>
                <w:lang w:val="en-GB"/>
              </w:rPr>
              <w:t>6</w:t>
            </w:r>
          </w:p>
        </w:tc>
      </w:tr>
      <w:tr w:rsidR="00E23B14" w:rsidRPr="00133133" w14:paraId="788A6852" w14:textId="77777777" w:rsidTr="00345A18">
        <w:trPr>
          <w:trHeight w:val="593"/>
        </w:trPr>
        <w:tc>
          <w:tcPr>
            <w:tcW w:w="888" w:type="dxa"/>
            <w:vAlign w:val="center"/>
          </w:tcPr>
          <w:p w14:paraId="370C39F6" w14:textId="77777777" w:rsidR="00E23B14" w:rsidRPr="00133133" w:rsidRDefault="00E23B14" w:rsidP="00D86B44">
            <w:pPr>
              <w:rPr>
                <w:lang w:val="en-GB"/>
              </w:rPr>
            </w:pPr>
            <w:r w:rsidRPr="00133133">
              <w:rPr>
                <w:lang w:val="en-GB"/>
              </w:rPr>
              <w:t>C1.12</w:t>
            </w:r>
          </w:p>
        </w:tc>
        <w:tc>
          <w:tcPr>
            <w:tcW w:w="1693" w:type="dxa"/>
            <w:vAlign w:val="center"/>
          </w:tcPr>
          <w:p w14:paraId="6B18666F" w14:textId="77777777" w:rsidR="00E23B14" w:rsidRPr="00133133" w:rsidRDefault="00E23B14" w:rsidP="00D86B44">
            <w:pPr>
              <w:rPr>
                <w:lang w:val="en-GB"/>
              </w:rPr>
            </w:pPr>
            <w:r w:rsidRPr="00133133">
              <w:rPr>
                <w:lang w:val="en-GB"/>
              </w:rPr>
              <w:t>5,5</w:t>
            </w:r>
          </w:p>
        </w:tc>
        <w:tc>
          <w:tcPr>
            <w:tcW w:w="913" w:type="dxa"/>
            <w:vAlign w:val="center"/>
          </w:tcPr>
          <w:p w14:paraId="221EA8E3" w14:textId="77777777" w:rsidR="00E23B14" w:rsidRPr="00133133" w:rsidRDefault="00E23B14" w:rsidP="00D86B44">
            <w:pPr>
              <w:rPr>
                <w:lang w:val="en-GB"/>
              </w:rPr>
            </w:pPr>
            <w:r w:rsidRPr="00133133">
              <w:rPr>
                <w:lang w:val="en-GB"/>
              </w:rPr>
              <w:t>C2.12</w:t>
            </w:r>
          </w:p>
        </w:tc>
        <w:tc>
          <w:tcPr>
            <w:tcW w:w="1563" w:type="dxa"/>
            <w:vAlign w:val="center"/>
          </w:tcPr>
          <w:p w14:paraId="0D41C9FC" w14:textId="77777777" w:rsidR="00E23B14" w:rsidRPr="00133133" w:rsidRDefault="00E23B14" w:rsidP="00D86B44">
            <w:pPr>
              <w:rPr>
                <w:lang w:val="en-GB"/>
              </w:rPr>
            </w:pPr>
            <w:r w:rsidRPr="00133133">
              <w:rPr>
                <w:lang w:val="en-GB"/>
              </w:rPr>
              <w:t>2</w:t>
            </w:r>
          </w:p>
        </w:tc>
        <w:tc>
          <w:tcPr>
            <w:tcW w:w="910" w:type="dxa"/>
            <w:vAlign w:val="center"/>
          </w:tcPr>
          <w:p w14:paraId="2FEE80E5" w14:textId="77777777" w:rsidR="00E23B14" w:rsidRPr="00133133" w:rsidRDefault="00E23B14" w:rsidP="00D86B44">
            <w:pPr>
              <w:rPr>
                <w:lang w:val="en-GB"/>
              </w:rPr>
            </w:pPr>
            <w:r w:rsidRPr="00133133">
              <w:rPr>
                <w:lang w:val="en-GB"/>
              </w:rPr>
              <w:t>C3.12</w:t>
            </w:r>
          </w:p>
        </w:tc>
        <w:tc>
          <w:tcPr>
            <w:tcW w:w="1563" w:type="dxa"/>
            <w:vAlign w:val="center"/>
          </w:tcPr>
          <w:p w14:paraId="6BD39B71" w14:textId="77777777" w:rsidR="00E23B14" w:rsidRPr="00133133" w:rsidRDefault="00E23B14" w:rsidP="00D86B44">
            <w:pPr>
              <w:rPr>
                <w:lang w:val="en-GB"/>
              </w:rPr>
            </w:pPr>
            <w:r w:rsidRPr="00133133">
              <w:rPr>
                <w:lang w:val="en-GB"/>
              </w:rPr>
              <w:t>5</w:t>
            </w:r>
          </w:p>
        </w:tc>
        <w:tc>
          <w:tcPr>
            <w:tcW w:w="965" w:type="dxa"/>
            <w:vAlign w:val="center"/>
          </w:tcPr>
          <w:p w14:paraId="2FFF3E7B" w14:textId="77777777" w:rsidR="00E23B14" w:rsidRPr="00133133" w:rsidRDefault="00E23B14" w:rsidP="00D86B44">
            <w:pPr>
              <w:rPr>
                <w:lang w:val="en-GB"/>
              </w:rPr>
            </w:pPr>
            <w:r w:rsidRPr="00133133">
              <w:rPr>
                <w:lang w:val="en-GB"/>
              </w:rPr>
              <w:t>C4.12</w:t>
            </w:r>
          </w:p>
        </w:tc>
        <w:tc>
          <w:tcPr>
            <w:tcW w:w="1565" w:type="dxa"/>
            <w:vAlign w:val="center"/>
          </w:tcPr>
          <w:p w14:paraId="6E0CB50B" w14:textId="77777777" w:rsidR="00E23B14" w:rsidRPr="00133133" w:rsidRDefault="00E23B14" w:rsidP="00D86B44">
            <w:pPr>
              <w:rPr>
                <w:lang w:val="en-GB"/>
              </w:rPr>
            </w:pPr>
            <w:r w:rsidRPr="00133133">
              <w:rPr>
                <w:lang w:val="en-GB"/>
              </w:rPr>
              <w:t>6</w:t>
            </w:r>
          </w:p>
        </w:tc>
      </w:tr>
      <w:tr w:rsidR="00E23B14" w:rsidRPr="00133133" w14:paraId="782C1440" w14:textId="77777777" w:rsidTr="00345A18">
        <w:trPr>
          <w:trHeight w:val="593"/>
        </w:trPr>
        <w:tc>
          <w:tcPr>
            <w:tcW w:w="888" w:type="dxa"/>
            <w:vAlign w:val="center"/>
          </w:tcPr>
          <w:p w14:paraId="70D0FF68" w14:textId="77777777" w:rsidR="00E23B14" w:rsidRPr="00133133" w:rsidRDefault="00E23B14" w:rsidP="00D86B44">
            <w:pPr>
              <w:rPr>
                <w:lang w:val="en-GB"/>
              </w:rPr>
            </w:pPr>
            <w:r w:rsidRPr="00133133">
              <w:rPr>
                <w:lang w:val="en-GB"/>
              </w:rPr>
              <w:t>C1.13</w:t>
            </w:r>
          </w:p>
        </w:tc>
        <w:tc>
          <w:tcPr>
            <w:tcW w:w="1693" w:type="dxa"/>
            <w:vAlign w:val="center"/>
          </w:tcPr>
          <w:p w14:paraId="1CE32F18" w14:textId="77777777" w:rsidR="00E23B14" w:rsidRPr="00133133" w:rsidRDefault="00E23B14" w:rsidP="00D86B44">
            <w:pPr>
              <w:rPr>
                <w:lang w:val="en-GB"/>
              </w:rPr>
            </w:pPr>
            <w:r w:rsidRPr="00133133">
              <w:rPr>
                <w:lang w:val="en-GB"/>
              </w:rPr>
              <w:t>5</w:t>
            </w:r>
          </w:p>
        </w:tc>
        <w:tc>
          <w:tcPr>
            <w:tcW w:w="913" w:type="dxa"/>
            <w:vAlign w:val="center"/>
          </w:tcPr>
          <w:p w14:paraId="52927E5D" w14:textId="77777777" w:rsidR="00E23B14" w:rsidRPr="00133133" w:rsidRDefault="00E23B14" w:rsidP="00D86B44">
            <w:pPr>
              <w:rPr>
                <w:lang w:val="en-GB"/>
              </w:rPr>
            </w:pPr>
            <w:r w:rsidRPr="00133133">
              <w:rPr>
                <w:lang w:val="en-GB"/>
              </w:rPr>
              <w:t>C2.13</w:t>
            </w:r>
          </w:p>
        </w:tc>
        <w:tc>
          <w:tcPr>
            <w:tcW w:w="1563" w:type="dxa"/>
            <w:vAlign w:val="center"/>
          </w:tcPr>
          <w:p w14:paraId="59069D09" w14:textId="77777777" w:rsidR="00E23B14" w:rsidRPr="00133133" w:rsidRDefault="00E23B14" w:rsidP="00D86B44">
            <w:pPr>
              <w:rPr>
                <w:lang w:val="en-GB"/>
              </w:rPr>
            </w:pPr>
            <w:r w:rsidRPr="00133133">
              <w:rPr>
                <w:lang w:val="en-GB"/>
              </w:rPr>
              <w:t>5</w:t>
            </w:r>
          </w:p>
        </w:tc>
        <w:tc>
          <w:tcPr>
            <w:tcW w:w="910" w:type="dxa"/>
            <w:vAlign w:val="center"/>
          </w:tcPr>
          <w:p w14:paraId="6DC347A5" w14:textId="77777777" w:rsidR="00E23B14" w:rsidRPr="00133133" w:rsidRDefault="00E23B14" w:rsidP="00D86B44">
            <w:pPr>
              <w:rPr>
                <w:lang w:val="en-GB"/>
              </w:rPr>
            </w:pPr>
            <w:r w:rsidRPr="00133133">
              <w:rPr>
                <w:lang w:val="en-GB"/>
              </w:rPr>
              <w:t>C3.13</w:t>
            </w:r>
          </w:p>
        </w:tc>
        <w:tc>
          <w:tcPr>
            <w:tcW w:w="1563" w:type="dxa"/>
            <w:vAlign w:val="center"/>
          </w:tcPr>
          <w:p w14:paraId="77A07BED" w14:textId="77777777" w:rsidR="00E23B14" w:rsidRPr="00133133" w:rsidRDefault="00E23B14" w:rsidP="00D86B44">
            <w:pPr>
              <w:rPr>
                <w:lang w:val="en-GB"/>
              </w:rPr>
            </w:pPr>
            <w:r w:rsidRPr="00133133">
              <w:rPr>
                <w:lang w:val="en-GB"/>
              </w:rPr>
              <w:t>5</w:t>
            </w:r>
          </w:p>
        </w:tc>
        <w:tc>
          <w:tcPr>
            <w:tcW w:w="965" w:type="dxa"/>
            <w:vAlign w:val="center"/>
          </w:tcPr>
          <w:p w14:paraId="62BF1E05" w14:textId="77777777" w:rsidR="00E23B14" w:rsidRPr="00133133" w:rsidRDefault="00E23B14" w:rsidP="00D86B44">
            <w:pPr>
              <w:rPr>
                <w:lang w:val="en-GB"/>
              </w:rPr>
            </w:pPr>
            <w:r w:rsidRPr="00133133">
              <w:rPr>
                <w:lang w:val="en-GB"/>
              </w:rPr>
              <w:t>C4.13</w:t>
            </w:r>
          </w:p>
        </w:tc>
        <w:tc>
          <w:tcPr>
            <w:tcW w:w="1565" w:type="dxa"/>
            <w:vAlign w:val="center"/>
          </w:tcPr>
          <w:p w14:paraId="58EF8772" w14:textId="77777777" w:rsidR="00E23B14" w:rsidRPr="00133133" w:rsidRDefault="00E23B14" w:rsidP="00D86B44">
            <w:pPr>
              <w:rPr>
                <w:lang w:val="en-GB"/>
              </w:rPr>
            </w:pPr>
            <w:r w:rsidRPr="00133133">
              <w:rPr>
                <w:lang w:val="en-GB"/>
              </w:rPr>
              <w:t>6,5</w:t>
            </w:r>
          </w:p>
        </w:tc>
      </w:tr>
      <w:tr w:rsidR="00E23B14" w:rsidRPr="00133133" w14:paraId="48B6F44E" w14:textId="77777777" w:rsidTr="00345A18">
        <w:trPr>
          <w:trHeight w:val="593"/>
        </w:trPr>
        <w:tc>
          <w:tcPr>
            <w:tcW w:w="888" w:type="dxa"/>
            <w:vAlign w:val="center"/>
          </w:tcPr>
          <w:p w14:paraId="4E11D469" w14:textId="77777777" w:rsidR="00E23B14" w:rsidRPr="00133133" w:rsidRDefault="00E23B14" w:rsidP="00D86B44">
            <w:pPr>
              <w:rPr>
                <w:lang w:val="en-GB"/>
              </w:rPr>
            </w:pPr>
            <w:r w:rsidRPr="00133133">
              <w:rPr>
                <w:lang w:val="en-GB"/>
              </w:rPr>
              <w:t>C1.14</w:t>
            </w:r>
          </w:p>
        </w:tc>
        <w:tc>
          <w:tcPr>
            <w:tcW w:w="1693" w:type="dxa"/>
            <w:vAlign w:val="center"/>
          </w:tcPr>
          <w:p w14:paraId="1D0E8F0C" w14:textId="77777777" w:rsidR="00E23B14" w:rsidRPr="00133133" w:rsidRDefault="00E23B14" w:rsidP="00D86B44">
            <w:pPr>
              <w:rPr>
                <w:lang w:val="en-GB"/>
              </w:rPr>
            </w:pPr>
            <w:r w:rsidRPr="00133133">
              <w:rPr>
                <w:lang w:val="en-GB"/>
              </w:rPr>
              <w:t>2</w:t>
            </w:r>
          </w:p>
        </w:tc>
        <w:tc>
          <w:tcPr>
            <w:tcW w:w="913" w:type="dxa"/>
            <w:vAlign w:val="center"/>
          </w:tcPr>
          <w:p w14:paraId="52927D19" w14:textId="77777777" w:rsidR="00E23B14" w:rsidRPr="00133133" w:rsidRDefault="00E23B14" w:rsidP="00D86B44">
            <w:pPr>
              <w:rPr>
                <w:lang w:val="en-GB"/>
              </w:rPr>
            </w:pPr>
            <w:r w:rsidRPr="00133133">
              <w:rPr>
                <w:lang w:val="en-GB"/>
              </w:rPr>
              <w:t>C2.14</w:t>
            </w:r>
          </w:p>
        </w:tc>
        <w:tc>
          <w:tcPr>
            <w:tcW w:w="1563" w:type="dxa"/>
            <w:vAlign w:val="center"/>
          </w:tcPr>
          <w:p w14:paraId="58D61BB2" w14:textId="77777777" w:rsidR="00E23B14" w:rsidRPr="00133133" w:rsidRDefault="00E23B14" w:rsidP="00D86B44">
            <w:pPr>
              <w:rPr>
                <w:lang w:val="en-GB"/>
              </w:rPr>
            </w:pPr>
            <w:r w:rsidRPr="00133133">
              <w:rPr>
                <w:lang w:val="en-GB"/>
              </w:rPr>
              <w:t>6</w:t>
            </w:r>
          </w:p>
        </w:tc>
        <w:tc>
          <w:tcPr>
            <w:tcW w:w="910" w:type="dxa"/>
            <w:vAlign w:val="center"/>
          </w:tcPr>
          <w:p w14:paraId="28F15FEB" w14:textId="77777777" w:rsidR="00E23B14" w:rsidRPr="00133133" w:rsidRDefault="00E23B14" w:rsidP="00D86B44">
            <w:pPr>
              <w:rPr>
                <w:lang w:val="en-GB"/>
              </w:rPr>
            </w:pPr>
            <w:r w:rsidRPr="00133133">
              <w:rPr>
                <w:lang w:val="en-GB"/>
              </w:rPr>
              <w:t>C3.14</w:t>
            </w:r>
          </w:p>
        </w:tc>
        <w:tc>
          <w:tcPr>
            <w:tcW w:w="1563" w:type="dxa"/>
            <w:vAlign w:val="center"/>
          </w:tcPr>
          <w:p w14:paraId="4EF9958F" w14:textId="77777777" w:rsidR="00E23B14" w:rsidRPr="00133133" w:rsidRDefault="00E23B14" w:rsidP="00D86B44">
            <w:pPr>
              <w:rPr>
                <w:lang w:val="en-GB"/>
              </w:rPr>
            </w:pPr>
            <w:r w:rsidRPr="00133133">
              <w:rPr>
                <w:lang w:val="en-GB"/>
              </w:rPr>
              <w:t>6,5</w:t>
            </w:r>
          </w:p>
        </w:tc>
        <w:tc>
          <w:tcPr>
            <w:tcW w:w="965" w:type="dxa"/>
            <w:vAlign w:val="center"/>
          </w:tcPr>
          <w:p w14:paraId="57EB6AF6" w14:textId="77777777" w:rsidR="00E23B14" w:rsidRPr="00133133" w:rsidRDefault="00E23B14" w:rsidP="00D86B44">
            <w:pPr>
              <w:rPr>
                <w:lang w:val="en-GB"/>
              </w:rPr>
            </w:pPr>
            <w:r w:rsidRPr="00133133">
              <w:rPr>
                <w:lang w:val="en-GB"/>
              </w:rPr>
              <w:t>C4.14</w:t>
            </w:r>
          </w:p>
        </w:tc>
        <w:tc>
          <w:tcPr>
            <w:tcW w:w="1565" w:type="dxa"/>
            <w:vAlign w:val="center"/>
          </w:tcPr>
          <w:p w14:paraId="7D733B4D" w14:textId="77777777" w:rsidR="00E23B14" w:rsidRPr="00133133" w:rsidRDefault="00E23B14" w:rsidP="00D86B44">
            <w:pPr>
              <w:rPr>
                <w:lang w:val="en-GB"/>
              </w:rPr>
            </w:pPr>
            <w:r w:rsidRPr="00133133">
              <w:rPr>
                <w:lang w:val="en-GB"/>
              </w:rPr>
              <w:t>5,5</w:t>
            </w:r>
          </w:p>
        </w:tc>
      </w:tr>
      <w:tr w:rsidR="00E23B14" w:rsidRPr="00133133" w14:paraId="087510B8" w14:textId="77777777" w:rsidTr="00345A18">
        <w:trPr>
          <w:trHeight w:val="593"/>
        </w:trPr>
        <w:tc>
          <w:tcPr>
            <w:tcW w:w="888" w:type="dxa"/>
            <w:vAlign w:val="center"/>
          </w:tcPr>
          <w:p w14:paraId="2DC72D94" w14:textId="77777777" w:rsidR="00E23B14" w:rsidRPr="00133133" w:rsidRDefault="00E23B14" w:rsidP="00D86B44">
            <w:pPr>
              <w:rPr>
                <w:lang w:val="en-GB"/>
              </w:rPr>
            </w:pPr>
            <w:r w:rsidRPr="00133133">
              <w:rPr>
                <w:lang w:val="en-GB"/>
              </w:rPr>
              <w:t>C1.15</w:t>
            </w:r>
          </w:p>
        </w:tc>
        <w:tc>
          <w:tcPr>
            <w:tcW w:w="1693" w:type="dxa"/>
            <w:vAlign w:val="center"/>
          </w:tcPr>
          <w:p w14:paraId="4D2C470E" w14:textId="77777777" w:rsidR="00E23B14" w:rsidRPr="00133133" w:rsidRDefault="00E23B14" w:rsidP="00D86B44">
            <w:pPr>
              <w:rPr>
                <w:lang w:val="en-GB"/>
              </w:rPr>
            </w:pPr>
            <w:r w:rsidRPr="00133133">
              <w:rPr>
                <w:lang w:val="en-GB"/>
              </w:rPr>
              <w:t>4</w:t>
            </w:r>
          </w:p>
        </w:tc>
        <w:tc>
          <w:tcPr>
            <w:tcW w:w="913" w:type="dxa"/>
            <w:vAlign w:val="center"/>
          </w:tcPr>
          <w:p w14:paraId="36AEB815" w14:textId="77777777" w:rsidR="00E23B14" w:rsidRPr="00133133" w:rsidRDefault="00E23B14" w:rsidP="00D86B44">
            <w:pPr>
              <w:rPr>
                <w:lang w:val="en-GB"/>
              </w:rPr>
            </w:pPr>
            <w:r w:rsidRPr="00133133">
              <w:rPr>
                <w:lang w:val="en-GB"/>
              </w:rPr>
              <w:t>C2.15</w:t>
            </w:r>
          </w:p>
        </w:tc>
        <w:tc>
          <w:tcPr>
            <w:tcW w:w="1563" w:type="dxa"/>
            <w:vAlign w:val="center"/>
          </w:tcPr>
          <w:p w14:paraId="67D8C8DB" w14:textId="77777777" w:rsidR="00E23B14" w:rsidRPr="00133133" w:rsidRDefault="00E23B14" w:rsidP="00D86B44">
            <w:pPr>
              <w:rPr>
                <w:lang w:val="en-GB"/>
              </w:rPr>
            </w:pPr>
            <w:r w:rsidRPr="00133133">
              <w:rPr>
                <w:lang w:val="en-GB"/>
              </w:rPr>
              <w:t>5</w:t>
            </w:r>
          </w:p>
        </w:tc>
        <w:tc>
          <w:tcPr>
            <w:tcW w:w="910" w:type="dxa"/>
            <w:vAlign w:val="center"/>
          </w:tcPr>
          <w:p w14:paraId="029E617D" w14:textId="77777777" w:rsidR="00E23B14" w:rsidRPr="00133133" w:rsidRDefault="00E23B14" w:rsidP="00D86B44">
            <w:pPr>
              <w:rPr>
                <w:lang w:val="en-GB"/>
              </w:rPr>
            </w:pPr>
            <w:r w:rsidRPr="00133133">
              <w:rPr>
                <w:lang w:val="en-GB"/>
              </w:rPr>
              <w:t>C3.15</w:t>
            </w:r>
          </w:p>
        </w:tc>
        <w:tc>
          <w:tcPr>
            <w:tcW w:w="1563" w:type="dxa"/>
            <w:vAlign w:val="center"/>
          </w:tcPr>
          <w:p w14:paraId="110EA96B" w14:textId="77777777" w:rsidR="00E23B14" w:rsidRPr="00133133" w:rsidRDefault="00E23B14" w:rsidP="00D86B44">
            <w:pPr>
              <w:rPr>
                <w:lang w:val="en-GB"/>
              </w:rPr>
            </w:pPr>
            <w:r w:rsidRPr="00133133">
              <w:rPr>
                <w:lang w:val="en-GB"/>
              </w:rPr>
              <w:t>2</w:t>
            </w:r>
          </w:p>
        </w:tc>
        <w:tc>
          <w:tcPr>
            <w:tcW w:w="965" w:type="dxa"/>
            <w:vAlign w:val="center"/>
          </w:tcPr>
          <w:p w14:paraId="7A861967" w14:textId="77777777" w:rsidR="00E23B14" w:rsidRPr="00133133" w:rsidRDefault="00E23B14" w:rsidP="00D86B44">
            <w:pPr>
              <w:rPr>
                <w:lang w:val="en-GB"/>
              </w:rPr>
            </w:pPr>
            <w:r w:rsidRPr="00133133">
              <w:rPr>
                <w:lang w:val="en-GB"/>
              </w:rPr>
              <w:t>C4.15</w:t>
            </w:r>
          </w:p>
        </w:tc>
        <w:tc>
          <w:tcPr>
            <w:tcW w:w="1565" w:type="dxa"/>
            <w:vAlign w:val="center"/>
          </w:tcPr>
          <w:p w14:paraId="058989B8" w14:textId="77777777" w:rsidR="00E23B14" w:rsidRPr="00133133" w:rsidRDefault="00E23B14" w:rsidP="00D86B44">
            <w:pPr>
              <w:rPr>
                <w:lang w:val="en-GB"/>
              </w:rPr>
            </w:pPr>
            <w:r w:rsidRPr="00133133">
              <w:rPr>
                <w:lang w:val="en-GB"/>
              </w:rPr>
              <w:t>5,5</w:t>
            </w:r>
          </w:p>
        </w:tc>
      </w:tr>
      <w:tr w:rsidR="00E23B14" w:rsidRPr="00133133" w14:paraId="1FD50DF2" w14:textId="77777777" w:rsidTr="00345A18">
        <w:trPr>
          <w:trHeight w:val="593"/>
        </w:trPr>
        <w:tc>
          <w:tcPr>
            <w:tcW w:w="888" w:type="dxa"/>
            <w:vAlign w:val="center"/>
          </w:tcPr>
          <w:p w14:paraId="0E0F1127" w14:textId="77777777" w:rsidR="00E23B14" w:rsidRPr="00133133" w:rsidRDefault="00E23B14" w:rsidP="00D86B44">
            <w:pPr>
              <w:rPr>
                <w:lang w:val="en-GB"/>
              </w:rPr>
            </w:pPr>
            <w:r w:rsidRPr="00133133">
              <w:rPr>
                <w:lang w:val="en-GB"/>
              </w:rPr>
              <w:t>C1.16</w:t>
            </w:r>
          </w:p>
        </w:tc>
        <w:tc>
          <w:tcPr>
            <w:tcW w:w="1693" w:type="dxa"/>
            <w:vAlign w:val="center"/>
          </w:tcPr>
          <w:p w14:paraId="7311C262" w14:textId="77777777" w:rsidR="00E23B14" w:rsidRPr="00133133" w:rsidRDefault="00E23B14" w:rsidP="00D86B44">
            <w:pPr>
              <w:rPr>
                <w:lang w:val="en-GB"/>
              </w:rPr>
            </w:pPr>
            <w:r w:rsidRPr="00133133">
              <w:rPr>
                <w:lang w:val="en-GB"/>
              </w:rPr>
              <w:t>1</w:t>
            </w:r>
          </w:p>
        </w:tc>
        <w:tc>
          <w:tcPr>
            <w:tcW w:w="913" w:type="dxa"/>
            <w:vAlign w:val="center"/>
          </w:tcPr>
          <w:p w14:paraId="0B5B12CE" w14:textId="77777777" w:rsidR="00E23B14" w:rsidRPr="00133133" w:rsidRDefault="00E23B14" w:rsidP="00D86B44">
            <w:pPr>
              <w:rPr>
                <w:lang w:val="en-GB"/>
              </w:rPr>
            </w:pPr>
            <w:r w:rsidRPr="00133133">
              <w:rPr>
                <w:lang w:val="en-GB"/>
              </w:rPr>
              <w:t>C2.16</w:t>
            </w:r>
          </w:p>
        </w:tc>
        <w:tc>
          <w:tcPr>
            <w:tcW w:w="1563" w:type="dxa"/>
            <w:vAlign w:val="center"/>
          </w:tcPr>
          <w:p w14:paraId="3FED1D36" w14:textId="77777777" w:rsidR="00E23B14" w:rsidRPr="00133133" w:rsidRDefault="00E23B14" w:rsidP="00D86B44">
            <w:pPr>
              <w:rPr>
                <w:lang w:val="en-GB"/>
              </w:rPr>
            </w:pPr>
            <w:r w:rsidRPr="00133133">
              <w:rPr>
                <w:lang w:val="en-GB"/>
              </w:rPr>
              <w:t>6</w:t>
            </w:r>
          </w:p>
        </w:tc>
        <w:tc>
          <w:tcPr>
            <w:tcW w:w="910" w:type="dxa"/>
            <w:vAlign w:val="center"/>
          </w:tcPr>
          <w:p w14:paraId="06867930" w14:textId="77777777" w:rsidR="00E23B14" w:rsidRPr="00133133" w:rsidRDefault="00E23B14" w:rsidP="00D86B44">
            <w:pPr>
              <w:rPr>
                <w:lang w:val="en-GB"/>
              </w:rPr>
            </w:pPr>
            <w:r w:rsidRPr="00133133">
              <w:rPr>
                <w:lang w:val="en-GB"/>
              </w:rPr>
              <w:t>C3.16</w:t>
            </w:r>
          </w:p>
        </w:tc>
        <w:tc>
          <w:tcPr>
            <w:tcW w:w="1563" w:type="dxa"/>
            <w:vAlign w:val="center"/>
          </w:tcPr>
          <w:p w14:paraId="6FE3CE5F" w14:textId="77777777" w:rsidR="00E23B14" w:rsidRPr="00133133" w:rsidRDefault="00E23B14" w:rsidP="00D86B44">
            <w:pPr>
              <w:rPr>
                <w:lang w:val="en-GB"/>
              </w:rPr>
            </w:pPr>
            <w:r w:rsidRPr="00133133">
              <w:rPr>
                <w:lang w:val="en-GB"/>
              </w:rPr>
              <w:t>1</w:t>
            </w:r>
          </w:p>
        </w:tc>
        <w:tc>
          <w:tcPr>
            <w:tcW w:w="965" w:type="dxa"/>
            <w:vAlign w:val="center"/>
          </w:tcPr>
          <w:p w14:paraId="11710B99" w14:textId="77777777" w:rsidR="00E23B14" w:rsidRPr="00133133" w:rsidRDefault="00E23B14" w:rsidP="00D86B44">
            <w:pPr>
              <w:rPr>
                <w:lang w:val="en-GB"/>
              </w:rPr>
            </w:pPr>
            <w:r w:rsidRPr="00133133">
              <w:rPr>
                <w:lang w:val="en-GB"/>
              </w:rPr>
              <w:t>C4.16</w:t>
            </w:r>
          </w:p>
        </w:tc>
        <w:tc>
          <w:tcPr>
            <w:tcW w:w="1565" w:type="dxa"/>
            <w:vAlign w:val="center"/>
          </w:tcPr>
          <w:p w14:paraId="38D6B470" w14:textId="77777777" w:rsidR="00E23B14" w:rsidRPr="00133133" w:rsidRDefault="00E23B14" w:rsidP="00D86B44">
            <w:pPr>
              <w:rPr>
                <w:lang w:val="en-GB"/>
              </w:rPr>
            </w:pPr>
            <w:r w:rsidRPr="00133133">
              <w:rPr>
                <w:lang w:val="en-GB"/>
              </w:rPr>
              <w:t>5</w:t>
            </w:r>
          </w:p>
        </w:tc>
      </w:tr>
      <w:tr w:rsidR="00E23B14" w:rsidRPr="00133133" w14:paraId="4F129F88" w14:textId="77777777" w:rsidTr="00345A18">
        <w:trPr>
          <w:trHeight w:val="593"/>
        </w:trPr>
        <w:tc>
          <w:tcPr>
            <w:tcW w:w="888" w:type="dxa"/>
            <w:vAlign w:val="center"/>
          </w:tcPr>
          <w:p w14:paraId="4B84CDE9" w14:textId="77777777" w:rsidR="00E23B14" w:rsidRPr="00133133" w:rsidRDefault="00E23B14" w:rsidP="00D86B44">
            <w:pPr>
              <w:rPr>
                <w:lang w:val="en-GB"/>
              </w:rPr>
            </w:pPr>
            <w:r w:rsidRPr="00133133">
              <w:rPr>
                <w:lang w:val="en-GB"/>
              </w:rPr>
              <w:lastRenderedPageBreak/>
              <w:t>C1.17</w:t>
            </w:r>
          </w:p>
        </w:tc>
        <w:tc>
          <w:tcPr>
            <w:tcW w:w="1693" w:type="dxa"/>
            <w:vAlign w:val="center"/>
          </w:tcPr>
          <w:p w14:paraId="40DC4B0C" w14:textId="77777777" w:rsidR="00E23B14" w:rsidRPr="00133133" w:rsidRDefault="00E23B14" w:rsidP="00D86B44">
            <w:pPr>
              <w:rPr>
                <w:lang w:val="en-GB"/>
              </w:rPr>
            </w:pPr>
            <w:r w:rsidRPr="00133133">
              <w:rPr>
                <w:lang w:val="en-GB"/>
              </w:rPr>
              <w:t>6</w:t>
            </w:r>
          </w:p>
        </w:tc>
        <w:tc>
          <w:tcPr>
            <w:tcW w:w="913" w:type="dxa"/>
            <w:vAlign w:val="center"/>
          </w:tcPr>
          <w:p w14:paraId="5E37D84F" w14:textId="77777777" w:rsidR="00E23B14" w:rsidRPr="00133133" w:rsidRDefault="00E23B14" w:rsidP="00D86B44">
            <w:pPr>
              <w:rPr>
                <w:lang w:val="en-GB"/>
              </w:rPr>
            </w:pPr>
            <w:r w:rsidRPr="00133133">
              <w:rPr>
                <w:lang w:val="en-GB"/>
              </w:rPr>
              <w:t>C2.17</w:t>
            </w:r>
          </w:p>
        </w:tc>
        <w:tc>
          <w:tcPr>
            <w:tcW w:w="1563" w:type="dxa"/>
            <w:vAlign w:val="center"/>
          </w:tcPr>
          <w:p w14:paraId="1F723D72" w14:textId="77777777" w:rsidR="00E23B14" w:rsidRPr="00133133" w:rsidRDefault="00E23B14" w:rsidP="00D86B44">
            <w:pPr>
              <w:rPr>
                <w:lang w:val="en-GB"/>
              </w:rPr>
            </w:pPr>
            <w:r w:rsidRPr="00133133">
              <w:rPr>
                <w:lang w:val="en-GB"/>
              </w:rPr>
              <w:t>5,5</w:t>
            </w:r>
          </w:p>
        </w:tc>
        <w:tc>
          <w:tcPr>
            <w:tcW w:w="910" w:type="dxa"/>
            <w:vAlign w:val="center"/>
          </w:tcPr>
          <w:p w14:paraId="7CAC03B8" w14:textId="77777777" w:rsidR="00E23B14" w:rsidRPr="00133133" w:rsidRDefault="00E23B14" w:rsidP="00D86B44">
            <w:pPr>
              <w:rPr>
                <w:lang w:val="en-GB"/>
              </w:rPr>
            </w:pPr>
            <w:r w:rsidRPr="00133133">
              <w:rPr>
                <w:lang w:val="en-GB"/>
              </w:rPr>
              <w:t>C3.17</w:t>
            </w:r>
          </w:p>
        </w:tc>
        <w:tc>
          <w:tcPr>
            <w:tcW w:w="1563" w:type="dxa"/>
            <w:vAlign w:val="center"/>
          </w:tcPr>
          <w:p w14:paraId="6E17AAB8" w14:textId="77777777" w:rsidR="00E23B14" w:rsidRPr="00133133" w:rsidRDefault="00E23B14" w:rsidP="00D86B44">
            <w:pPr>
              <w:rPr>
                <w:lang w:val="en-GB"/>
              </w:rPr>
            </w:pPr>
            <w:r w:rsidRPr="00133133">
              <w:rPr>
                <w:lang w:val="en-GB"/>
              </w:rPr>
              <w:t>5,5</w:t>
            </w:r>
          </w:p>
        </w:tc>
        <w:tc>
          <w:tcPr>
            <w:tcW w:w="965" w:type="dxa"/>
            <w:vAlign w:val="center"/>
          </w:tcPr>
          <w:p w14:paraId="1CFD3EDF" w14:textId="77777777" w:rsidR="00E23B14" w:rsidRPr="00133133" w:rsidRDefault="00E23B14" w:rsidP="00D86B44">
            <w:pPr>
              <w:rPr>
                <w:lang w:val="en-GB"/>
              </w:rPr>
            </w:pPr>
            <w:r w:rsidRPr="00133133">
              <w:rPr>
                <w:lang w:val="en-GB"/>
              </w:rPr>
              <w:t>C4.17</w:t>
            </w:r>
          </w:p>
        </w:tc>
        <w:tc>
          <w:tcPr>
            <w:tcW w:w="1565" w:type="dxa"/>
            <w:vAlign w:val="center"/>
          </w:tcPr>
          <w:p w14:paraId="3A61A563" w14:textId="77777777" w:rsidR="00E23B14" w:rsidRPr="00133133" w:rsidRDefault="00E23B14" w:rsidP="00D86B44">
            <w:pPr>
              <w:rPr>
                <w:lang w:val="en-GB"/>
              </w:rPr>
            </w:pPr>
            <w:r w:rsidRPr="00133133">
              <w:rPr>
                <w:lang w:val="en-GB"/>
              </w:rPr>
              <w:t>5,5</w:t>
            </w:r>
          </w:p>
        </w:tc>
      </w:tr>
      <w:tr w:rsidR="00E23B14" w:rsidRPr="00133133" w14:paraId="59729554" w14:textId="77777777" w:rsidTr="00345A18">
        <w:trPr>
          <w:trHeight w:val="593"/>
        </w:trPr>
        <w:tc>
          <w:tcPr>
            <w:tcW w:w="888" w:type="dxa"/>
            <w:vAlign w:val="center"/>
          </w:tcPr>
          <w:p w14:paraId="187EF2B6" w14:textId="77777777" w:rsidR="00E23B14" w:rsidRPr="00133133" w:rsidRDefault="00E23B14" w:rsidP="00D86B44">
            <w:pPr>
              <w:rPr>
                <w:lang w:val="en-GB"/>
              </w:rPr>
            </w:pPr>
            <w:r w:rsidRPr="00133133">
              <w:rPr>
                <w:lang w:val="en-GB"/>
              </w:rPr>
              <w:t>C1.18</w:t>
            </w:r>
          </w:p>
        </w:tc>
        <w:tc>
          <w:tcPr>
            <w:tcW w:w="1693" w:type="dxa"/>
            <w:vAlign w:val="center"/>
          </w:tcPr>
          <w:p w14:paraId="5931DC79" w14:textId="77777777" w:rsidR="00E23B14" w:rsidRPr="00133133" w:rsidRDefault="00E23B14" w:rsidP="00D86B44">
            <w:pPr>
              <w:rPr>
                <w:lang w:val="en-GB"/>
              </w:rPr>
            </w:pPr>
            <w:r w:rsidRPr="00133133">
              <w:rPr>
                <w:lang w:val="en-GB"/>
              </w:rPr>
              <w:t>1,5</w:t>
            </w:r>
          </w:p>
        </w:tc>
        <w:tc>
          <w:tcPr>
            <w:tcW w:w="913" w:type="dxa"/>
            <w:vAlign w:val="center"/>
          </w:tcPr>
          <w:p w14:paraId="68E3FC2D" w14:textId="77777777" w:rsidR="00E23B14" w:rsidRPr="00133133" w:rsidRDefault="00E23B14" w:rsidP="00D86B44">
            <w:pPr>
              <w:rPr>
                <w:lang w:val="en-GB"/>
              </w:rPr>
            </w:pPr>
            <w:r w:rsidRPr="00133133">
              <w:rPr>
                <w:lang w:val="en-GB"/>
              </w:rPr>
              <w:t>C2.18</w:t>
            </w:r>
          </w:p>
        </w:tc>
        <w:tc>
          <w:tcPr>
            <w:tcW w:w="1563" w:type="dxa"/>
            <w:vAlign w:val="center"/>
          </w:tcPr>
          <w:p w14:paraId="0D4E2B9C" w14:textId="77777777" w:rsidR="00E23B14" w:rsidRPr="00133133" w:rsidRDefault="00E23B14" w:rsidP="00D86B44">
            <w:pPr>
              <w:rPr>
                <w:lang w:val="en-GB"/>
              </w:rPr>
            </w:pPr>
            <w:r w:rsidRPr="00133133">
              <w:rPr>
                <w:lang w:val="en-GB"/>
              </w:rPr>
              <w:t>4</w:t>
            </w:r>
          </w:p>
        </w:tc>
        <w:tc>
          <w:tcPr>
            <w:tcW w:w="910" w:type="dxa"/>
            <w:vAlign w:val="center"/>
          </w:tcPr>
          <w:p w14:paraId="0AEBAA4F" w14:textId="77777777" w:rsidR="00E23B14" w:rsidRPr="00133133" w:rsidRDefault="00E23B14" w:rsidP="00D86B44">
            <w:pPr>
              <w:rPr>
                <w:lang w:val="en-GB"/>
              </w:rPr>
            </w:pPr>
            <w:r w:rsidRPr="00133133">
              <w:rPr>
                <w:lang w:val="en-GB"/>
              </w:rPr>
              <w:t>C3.18</w:t>
            </w:r>
          </w:p>
        </w:tc>
        <w:tc>
          <w:tcPr>
            <w:tcW w:w="1563" w:type="dxa"/>
            <w:vAlign w:val="center"/>
          </w:tcPr>
          <w:p w14:paraId="0DF159BE" w14:textId="77777777" w:rsidR="00E23B14" w:rsidRPr="00133133" w:rsidRDefault="00E23B14" w:rsidP="00D86B44">
            <w:pPr>
              <w:rPr>
                <w:lang w:val="en-GB"/>
              </w:rPr>
            </w:pPr>
            <w:r w:rsidRPr="00133133">
              <w:rPr>
                <w:lang w:val="en-GB"/>
              </w:rPr>
              <w:t>7</w:t>
            </w:r>
          </w:p>
        </w:tc>
        <w:tc>
          <w:tcPr>
            <w:tcW w:w="965" w:type="dxa"/>
            <w:vAlign w:val="center"/>
          </w:tcPr>
          <w:p w14:paraId="7F0C749C" w14:textId="77777777" w:rsidR="00E23B14" w:rsidRPr="00133133" w:rsidRDefault="00E23B14" w:rsidP="00D86B44">
            <w:pPr>
              <w:rPr>
                <w:lang w:val="en-GB"/>
              </w:rPr>
            </w:pPr>
            <w:r w:rsidRPr="00133133">
              <w:rPr>
                <w:lang w:val="en-GB"/>
              </w:rPr>
              <w:t>C4.18</w:t>
            </w:r>
          </w:p>
        </w:tc>
        <w:tc>
          <w:tcPr>
            <w:tcW w:w="1565" w:type="dxa"/>
            <w:vAlign w:val="center"/>
          </w:tcPr>
          <w:p w14:paraId="1BE2736B" w14:textId="77777777" w:rsidR="00E23B14" w:rsidRPr="00133133" w:rsidRDefault="00E23B14" w:rsidP="00D86B44">
            <w:pPr>
              <w:rPr>
                <w:lang w:val="en-GB"/>
              </w:rPr>
            </w:pPr>
            <w:r w:rsidRPr="00133133">
              <w:rPr>
                <w:lang w:val="en-GB"/>
              </w:rPr>
              <w:t>3</w:t>
            </w:r>
          </w:p>
        </w:tc>
      </w:tr>
      <w:tr w:rsidR="00E23B14" w:rsidRPr="00133133" w14:paraId="6FA8013B" w14:textId="77777777" w:rsidTr="00345A18">
        <w:trPr>
          <w:trHeight w:val="593"/>
        </w:trPr>
        <w:tc>
          <w:tcPr>
            <w:tcW w:w="888" w:type="dxa"/>
            <w:vAlign w:val="center"/>
          </w:tcPr>
          <w:p w14:paraId="1BD79FF8" w14:textId="77777777" w:rsidR="00E23B14" w:rsidRPr="00133133" w:rsidRDefault="00E23B14" w:rsidP="00D86B44">
            <w:pPr>
              <w:rPr>
                <w:lang w:val="en-GB"/>
              </w:rPr>
            </w:pPr>
            <w:r w:rsidRPr="00133133">
              <w:rPr>
                <w:lang w:val="en-GB"/>
              </w:rPr>
              <w:t>C1.19</w:t>
            </w:r>
          </w:p>
        </w:tc>
        <w:tc>
          <w:tcPr>
            <w:tcW w:w="1693" w:type="dxa"/>
            <w:vAlign w:val="center"/>
          </w:tcPr>
          <w:p w14:paraId="3A20A883" w14:textId="77777777" w:rsidR="00E23B14" w:rsidRPr="00133133" w:rsidRDefault="00E23B14" w:rsidP="00D86B44">
            <w:pPr>
              <w:rPr>
                <w:lang w:val="en-GB"/>
              </w:rPr>
            </w:pPr>
            <w:r w:rsidRPr="00133133">
              <w:rPr>
                <w:lang w:val="en-GB"/>
              </w:rPr>
              <w:t>4,5</w:t>
            </w:r>
          </w:p>
        </w:tc>
        <w:tc>
          <w:tcPr>
            <w:tcW w:w="913" w:type="dxa"/>
            <w:vAlign w:val="center"/>
          </w:tcPr>
          <w:p w14:paraId="11ED8501" w14:textId="77777777" w:rsidR="00E23B14" w:rsidRPr="00133133" w:rsidRDefault="00E23B14" w:rsidP="00D86B44">
            <w:pPr>
              <w:rPr>
                <w:lang w:val="en-GB"/>
              </w:rPr>
            </w:pPr>
            <w:r w:rsidRPr="00133133">
              <w:rPr>
                <w:lang w:val="en-GB"/>
              </w:rPr>
              <w:t>C2.19</w:t>
            </w:r>
          </w:p>
        </w:tc>
        <w:tc>
          <w:tcPr>
            <w:tcW w:w="1563" w:type="dxa"/>
            <w:vAlign w:val="center"/>
          </w:tcPr>
          <w:p w14:paraId="601441EA" w14:textId="77777777" w:rsidR="00E23B14" w:rsidRPr="00133133" w:rsidRDefault="00E23B14" w:rsidP="00D86B44">
            <w:pPr>
              <w:rPr>
                <w:lang w:val="en-GB"/>
              </w:rPr>
            </w:pPr>
            <w:r w:rsidRPr="00133133">
              <w:rPr>
                <w:lang w:val="en-GB"/>
              </w:rPr>
              <w:t>5</w:t>
            </w:r>
          </w:p>
        </w:tc>
        <w:tc>
          <w:tcPr>
            <w:tcW w:w="910" w:type="dxa"/>
            <w:vAlign w:val="center"/>
          </w:tcPr>
          <w:p w14:paraId="0431A3F3" w14:textId="77777777" w:rsidR="00E23B14" w:rsidRPr="00133133" w:rsidRDefault="00E23B14" w:rsidP="00D86B44">
            <w:pPr>
              <w:rPr>
                <w:lang w:val="en-GB"/>
              </w:rPr>
            </w:pPr>
            <w:r w:rsidRPr="00133133">
              <w:rPr>
                <w:lang w:val="en-GB"/>
              </w:rPr>
              <w:t>C3.19</w:t>
            </w:r>
          </w:p>
        </w:tc>
        <w:tc>
          <w:tcPr>
            <w:tcW w:w="1563" w:type="dxa"/>
            <w:vAlign w:val="center"/>
          </w:tcPr>
          <w:p w14:paraId="7F6B5101" w14:textId="77777777" w:rsidR="00E23B14" w:rsidRPr="00133133" w:rsidRDefault="00E23B14" w:rsidP="00D86B44">
            <w:pPr>
              <w:rPr>
                <w:lang w:val="en-GB"/>
              </w:rPr>
            </w:pPr>
            <w:r w:rsidRPr="00133133">
              <w:rPr>
                <w:lang w:val="en-GB"/>
              </w:rPr>
              <w:t>6</w:t>
            </w:r>
          </w:p>
        </w:tc>
        <w:tc>
          <w:tcPr>
            <w:tcW w:w="965" w:type="dxa"/>
            <w:vAlign w:val="center"/>
          </w:tcPr>
          <w:p w14:paraId="530F8840" w14:textId="77777777" w:rsidR="00E23B14" w:rsidRPr="00133133" w:rsidRDefault="00E23B14" w:rsidP="00D86B44">
            <w:pPr>
              <w:rPr>
                <w:lang w:val="en-GB"/>
              </w:rPr>
            </w:pPr>
            <w:r w:rsidRPr="00133133">
              <w:rPr>
                <w:lang w:val="en-GB"/>
              </w:rPr>
              <w:t>C4.19</w:t>
            </w:r>
          </w:p>
        </w:tc>
        <w:tc>
          <w:tcPr>
            <w:tcW w:w="1565" w:type="dxa"/>
            <w:vAlign w:val="center"/>
          </w:tcPr>
          <w:p w14:paraId="15EAE6E1" w14:textId="77777777" w:rsidR="00E23B14" w:rsidRPr="00133133" w:rsidRDefault="00E23B14" w:rsidP="00D86B44">
            <w:pPr>
              <w:rPr>
                <w:lang w:val="en-GB"/>
              </w:rPr>
            </w:pPr>
            <w:r w:rsidRPr="00133133">
              <w:rPr>
                <w:lang w:val="en-GB"/>
              </w:rPr>
              <w:t>5,5</w:t>
            </w:r>
          </w:p>
        </w:tc>
      </w:tr>
      <w:tr w:rsidR="00E23B14" w:rsidRPr="00133133" w14:paraId="1B3F70CE" w14:textId="77777777" w:rsidTr="00345A18">
        <w:trPr>
          <w:trHeight w:val="593"/>
        </w:trPr>
        <w:tc>
          <w:tcPr>
            <w:tcW w:w="888" w:type="dxa"/>
            <w:vAlign w:val="center"/>
          </w:tcPr>
          <w:p w14:paraId="1B4416D1" w14:textId="77777777" w:rsidR="00E23B14" w:rsidRPr="00133133" w:rsidRDefault="00E23B14" w:rsidP="00D86B44">
            <w:pPr>
              <w:rPr>
                <w:lang w:val="en-GB"/>
              </w:rPr>
            </w:pPr>
            <w:r w:rsidRPr="00133133">
              <w:rPr>
                <w:lang w:val="en-GB"/>
              </w:rPr>
              <w:t>C1.20</w:t>
            </w:r>
          </w:p>
        </w:tc>
        <w:tc>
          <w:tcPr>
            <w:tcW w:w="1693" w:type="dxa"/>
            <w:vAlign w:val="center"/>
          </w:tcPr>
          <w:p w14:paraId="1E2C1670" w14:textId="77777777" w:rsidR="00E23B14" w:rsidRPr="00133133" w:rsidRDefault="00E23B14" w:rsidP="00D86B44">
            <w:pPr>
              <w:rPr>
                <w:lang w:val="en-GB"/>
              </w:rPr>
            </w:pPr>
            <w:r w:rsidRPr="00133133">
              <w:rPr>
                <w:lang w:val="en-GB"/>
              </w:rPr>
              <w:t>6</w:t>
            </w:r>
          </w:p>
        </w:tc>
        <w:tc>
          <w:tcPr>
            <w:tcW w:w="913" w:type="dxa"/>
            <w:vAlign w:val="center"/>
          </w:tcPr>
          <w:p w14:paraId="1C65773E" w14:textId="77777777" w:rsidR="00E23B14" w:rsidRPr="00133133" w:rsidRDefault="00E23B14" w:rsidP="00D86B44">
            <w:pPr>
              <w:rPr>
                <w:lang w:val="en-GB"/>
              </w:rPr>
            </w:pPr>
            <w:r w:rsidRPr="00133133">
              <w:rPr>
                <w:lang w:val="en-GB"/>
              </w:rPr>
              <w:t>C2.20</w:t>
            </w:r>
          </w:p>
        </w:tc>
        <w:tc>
          <w:tcPr>
            <w:tcW w:w="1563" w:type="dxa"/>
            <w:vAlign w:val="center"/>
          </w:tcPr>
          <w:p w14:paraId="7B9C53F8" w14:textId="77777777" w:rsidR="00E23B14" w:rsidRPr="00133133" w:rsidRDefault="00E23B14" w:rsidP="00D86B44">
            <w:pPr>
              <w:rPr>
                <w:lang w:val="en-GB"/>
              </w:rPr>
            </w:pPr>
            <w:r w:rsidRPr="00133133">
              <w:rPr>
                <w:lang w:val="en-GB"/>
              </w:rPr>
              <w:t>2</w:t>
            </w:r>
          </w:p>
        </w:tc>
        <w:tc>
          <w:tcPr>
            <w:tcW w:w="910" w:type="dxa"/>
            <w:vAlign w:val="center"/>
          </w:tcPr>
          <w:p w14:paraId="374E581E" w14:textId="77777777" w:rsidR="00E23B14" w:rsidRPr="00133133" w:rsidRDefault="00E23B14" w:rsidP="00D86B44">
            <w:pPr>
              <w:rPr>
                <w:lang w:val="en-GB"/>
              </w:rPr>
            </w:pPr>
            <w:r w:rsidRPr="00133133">
              <w:rPr>
                <w:lang w:val="en-GB"/>
              </w:rPr>
              <w:t>C3.20</w:t>
            </w:r>
          </w:p>
        </w:tc>
        <w:tc>
          <w:tcPr>
            <w:tcW w:w="1563" w:type="dxa"/>
            <w:vAlign w:val="center"/>
          </w:tcPr>
          <w:p w14:paraId="539736A9" w14:textId="77777777" w:rsidR="00E23B14" w:rsidRPr="00133133" w:rsidRDefault="00E23B14" w:rsidP="00D86B44">
            <w:pPr>
              <w:rPr>
                <w:lang w:val="en-GB"/>
              </w:rPr>
            </w:pPr>
            <w:r w:rsidRPr="00133133">
              <w:rPr>
                <w:lang w:val="en-GB"/>
              </w:rPr>
              <w:t>5</w:t>
            </w:r>
          </w:p>
        </w:tc>
        <w:tc>
          <w:tcPr>
            <w:tcW w:w="965" w:type="dxa"/>
            <w:vAlign w:val="center"/>
          </w:tcPr>
          <w:p w14:paraId="6B18E156" w14:textId="77777777" w:rsidR="00E23B14" w:rsidRPr="00133133" w:rsidRDefault="00E23B14" w:rsidP="00D86B44">
            <w:pPr>
              <w:rPr>
                <w:lang w:val="en-GB"/>
              </w:rPr>
            </w:pPr>
            <w:r w:rsidRPr="00133133">
              <w:rPr>
                <w:lang w:val="en-GB"/>
              </w:rPr>
              <w:t>C4.20</w:t>
            </w:r>
          </w:p>
        </w:tc>
        <w:tc>
          <w:tcPr>
            <w:tcW w:w="1565" w:type="dxa"/>
            <w:vAlign w:val="center"/>
          </w:tcPr>
          <w:p w14:paraId="34898852" w14:textId="77777777" w:rsidR="00E23B14" w:rsidRPr="00133133" w:rsidRDefault="00E23B14" w:rsidP="00D86B44">
            <w:pPr>
              <w:rPr>
                <w:lang w:val="en-GB"/>
              </w:rPr>
            </w:pPr>
            <w:r w:rsidRPr="00133133">
              <w:rPr>
                <w:lang w:val="en-GB"/>
              </w:rPr>
              <w:t>5,5</w:t>
            </w:r>
          </w:p>
        </w:tc>
      </w:tr>
      <w:tr w:rsidR="00E23B14" w:rsidRPr="00133133" w14:paraId="1E6CE840" w14:textId="77777777" w:rsidTr="00345A18">
        <w:trPr>
          <w:trHeight w:val="593"/>
        </w:trPr>
        <w:tc>
          <w:tcPr>
            <w:tcW w:w="888" w:type="dxa"/>
            <w:vAlign w:val="center"/>
          </w:tcPr>
          <w:p w14:paraId="6BD75F75" w14:textId="77777777" w:rsidR="00E23B14" w:rsidRPr="00133133" w:rsidRDefault="00E23B14" w:rsidP="00D86B44">
            <w:pPr>
              <w:rPr>
                <w:lang w:val="en-GB"/>
              </w:rPr>
            </w:pPr>
            <w:r w:rsidRPr="00133133">
              <w:rPr>
                <w:lang w:val="en-GB"/>
              </w:rPr>
              <w:t>C1.21</w:t>
            </w:r>
          </w:p>
        </w:tc>
        <w:tc>
          <w:tcPr>
            <w:tcW w:w="1693" w:type="dxa"/>
            <w:vAlign w:val="center"/>
          </w:tcPr>
          <w:p w14:paraId="4075F66D" w14:textId="77777777" w:rsidR="00E23B14" w:rsidRPr="00133133" w:rsidRDefault="00E23B14" w:rsidP="00D86B44">
            <w:pPr>
              <w:rPr>
                <w:lang w:val="en-GB"/>
              </w:rPr>
            </w:pPr>
            <w:r w:rsidRPr="00133133">
              <w:rPr>
                <w:lang w:val="en-GB"/>
              </w:rPr>
              <w:t>1</w:t>
            </w:r>
          </w:p>
        </w:tc>
        <w:tc>
          <w:tcPr>
            <w:tcW w:w="913" w:type="dxa"/>
            <w:vAlign w:val="center"/>
          </w:tcPr>
          <w:p w14:paraId="087B953C" w14:textId="77777777" w:rsidR="00E23B14" w:rsidRPr="00133133" w:rsidRDefault="00E23B14" w:rsidP="00D86B44">
            <w:pPr>
              <w:rPr>
                <w:lang w:val="en-GB"/>
              </w:rPr>
            </w:pPr>
            <w:r w:rsidRPr="00133133">
              <w:rPr>
                <w:lang w:val="en-GB"/>
              </w:rPr>
              <w:t>C2.21</w:t>
            </w:r>
          </w:p>
        </w:tc>
        <w:tc>
          <w:tcPr>
            <w:tcW w:w="1563" w:type="dxa"/>
            <w:vAlign w:val="center"/>
          </w:tcPr>
          <w:p w14:paraId="0818C5EA" w14:textId="77777777" w:rsidR="00E23B14" w:rsidRPr="00133133" w:rsidRDefault="00E23B14" w:rsidP="00D86B44">
            <w:pPr>
              <w:rPr>
                <w:lang w:val="en-GB"/>
              </w:rPr>
            </w:pPr>
            <w:r w:rsidRPr="00133133">
              <w:rPr>
                <w:lang w:val="en-GB"/>
              </w:rPr>
              <w:t>5,5</w:t>
            </w:r>
          </w:p>
        </w:tc>
        <w:tc>
          <w:tcPr>
            <w:tcW w:w="910" w:type="dxa"/>
            <w:vAlign w:val="center"/>
          </w:tcPr>
          <w:p w14:paraId="396D4E71" w14:textId="77777777" w:rsidR="00E23B14" w:rsidRPr="00133133" w:rsidRDefault="00E23B14" w:rsidP="00D86B44">
            <w:pPr>
              <w:rPr>
                <w:lang w:val="en-GB"/>
              </w:rPr>
            </w:pPr>
            <w:r w:rsidRPr="00133133">
              <w:rPr>
                <w:lang w:val="en-GB"/>
              </w:rPr>
              <w:t>C3.21</w:t>
            </w:r>
          </w:p>
        </w:tc>
        <w:tc>
          <w:tcPr>
            <w:tcW w:w="1563" w:type="dxa"/>
            <w:vAlign w:val="center"/>
          </w:tcPr>
          <w:p w14:paraId="316713E0" w14:textId="77777777" w:rsidR="00E23B14" w:rsidRPr="00133133" w:rsidRDefault="00E23B14" w:rsidP="00D86B44">
            <w:pPr>
              <w:rPr>
                <w:lang w:val="en-GB"/>
              </w:rPr>
            </w:pPr>
            <w:r w:rsidRPr="00133133">
              <w:rPr>
                <w:lang w:val="en-GB"/>
              </w:rPr>
              <w:t>3</w:t>
            </w:r>
          </w:p>
        </w:tc>
        <w:tc>
          <w:tcPr>
            <w:tcW w:w="965" w:type="dxa"/>
            <w:vAlign w:val="center"/>
          </w:tcPr>
          <w:p w14:paraId="5A725582" w14:textId="77777777" w:rsidR="00E23B14" w:rsidRPr="00133133" w:rsidRDefault="00E23B14" w:rsidP="00D86B44">
            <w:pPr>
              <w:rPr>
                <w:lang w:val="en-GB"/>
              </w:rPr>
            </w:pPr>
            <w:r w:rsidRPr="00133133">
              <w:rPr>
                <w:lang w:val="en-GB"/>
              </w:rPr>
              <w:t>C4.21</w:t>
            </w:r>
          </w:p>
        </w:tc>
        <w:tc>
          <w:tcPr>
            <w:tcW w:w="1565" w:type="dxa"/>
            <w:vAlign w:val="center"/>
          </w:tcPr>
          <w:p w14:paraId="6F4753F6" w14:textId="77777777" w:rsidR="00E23B14" w:rsidRPr="00133133" w:rsidRDefault="00E23B14" w:rsidP="00D86B44">
            <w:pPr>
              <w:rPr>
                <w:lang w:val="en-GB"/>
              </w:rPr>
            </w:pPr>
            <w:r w:rsidRPr="00133133">
              <w:rPr>
                <w:lang w:val="en-GB"/>
              </w:rPr>
              <w:t>7</w:t>
            </w:r>
          </w:p>
        </w:tc>
      </w:tr>
      <w:tr w:rsidR="00E23B14" w:rsidRPr="00133133" w14:paraId="0BAA19EF" w14:textId="77777777" w:rsidTr="00345A18">
        <w:trPr>
          <w:trHeight w:val="593"/>
        </w:trPr>
        <w:tc>
          <w:tcPr>
            <w:tcW w:w="888" w:type="dxa"/>
            <w:vAlign w:val="center"/>
          </w:tcPr>
          <w:p w14:paraId="531697AC" w14:textId="77777777" w:rsidR="00E23B14" w:rsidRPr="00133133" w:rsidRDefault="00E23B14" w:rsidP="00D86B44">
            <w:pPr>
              <w:rPr>
                <w:lang w:val="en-GB"/>
              </w:rPr>
            </w:pPr>
            <w:r w:rsidRPr="00133133">
              <w:rPr>
                <w:lang w:val="en-GB"/>
              </w:rPr>
              <w:t>C1.22</w:t>
            </w:r>
          </w:p>
        </w:tc>
        <w:tc>
          <w:tcPr>
            <w:tcW w:w="1693" w:type="dxa"/>
            <w:vAlign w:val="center"/>
          </w:tcPr>
          <w:p w14:paraId="24C572B5" w14:textId="77777777" w:rsidR="00E23B14" w:rsidRPr="00133133" w:rsidRDefault="00E23B14" w:rsidP="00D86B44">
            <w:pPr>
              <w:rPr>
                <w:lang w:val="en-GB"/>
              </w:rPr>
            </w:pPr>
            <w:r w:rsidRPr="00133133">
              <w:rPr>
                <w:lang w:val="en-GB"/>
              </w:rPr>
              <w:t>2</w:t>
            </w:r>
          </w:p>
        </w:tc>
        <w:tc>
          <w:tcPr>
            <w:tcW w:w="913" w:type="dxa"/>
            <w:vAlign w:val="center"/>
          </w:tcPr>
          <w:p w14:paraId="45CE5FB2" w14:textId="77777777" w:rsidR="00E23B14" w:rsidRPr="00133133" w:rsidRDefault="00E23B14" w:rsidP="00D86B44">
            <w:pPr>
              <w:rPr>
                <w:lang w:val="en-GB"/>
              </w:rPr>
            </w:pPr>
            <w:r w:rsidRPr="00133133">
              <w:rPr>
                <w:lang w:val="en-GB"/>
              </w:rPr>
              <w:t>C2.22</w:t>
            </w:r>
          </w:p>
        </w:tc>
        <w:tc>
          <w:tcPr>
            <w:tcW w:w="1563" w:type="dxa"/>
            <w:vAlign w:val="center"/>
          </w:tcPr>
          <w:p w14:paraId="193A169E" w14:textId="77777777" w:rsidR="00E23B14" w:rsidRPr="00133133" w:rsidRDefault="00E23B14" w:rsidP="00D86B44">
            <w:pPr>
              <w:rPr>
                <w:lang w:val="en-GB"/>
              </w:rPr>
            </w:pPr>
            <w:r w:rsidRPr="00133133">
              <w:rPr>
                <w:lang w:val="en-GB"/>
              </w:rPr>
              <w:t>2</w:t>
            </w:r>
          </w:p>
        </w:tc>
        <w:tc>
          <w:tcPr>
            <w:tcW w:w="910" w:type="dxa"/>
            <w:vAlign w:val="center"/>
          </w:tcPr>
          <w:p w14:paraId="648274E7" w14:textId="77777777" w:rsidR="00E23B14" w:rsidRPr="00133133" w:rsidRDefault="00E23B14" w:rsidP="00D86B44">
            <w:pPr>
              <w:rPr>
                <w:lang w:val="en-GB"/>
              </w:rPr>
            </w:pPr>
            <w:r w:rsidRPr="00133133">
              <w:rPr>
                <w:lang w:val="en-GB"/>
              </w:rPr>
              <w:t>C3.22</w:t>
            </w:r>
          </w:p>
        </w:tc>
        <w:tc>
          <w:tcPr>
            <w:tcW w:w="1563" w:type="dxa"/>
            <w:vAlign w:val="center"/>
          </w:tcPr>
          <w:p w14:paraId="7BCBA306" w14:textId="77777777" w:rsidR="00E23B14" w:rsidRPr="00133133" w:rsidRDefault="00E23B14" w:rsidP="00D86B44">
            <w:pPr>
              <w:rPr>
                <w:lang w:val="en-GB"/>
              </w:rPr>
            </w:pPr>
            <w:r w:rsidRPr="00133133">
              <w:rPr>
                <w:lang w:val="en-GB"/>
              </w:rPr>
              <w:t>2</w:t>
            </w:r>
          </w:p>
        </w:tc>
        <w:tc>
          <w:tcPr>
            <w:tcW w:w="965" w:type="dxa"/>
            <w:vAlign w:val="center"/>
          </w:tcPr>
          <w:p w14:paraId="4E3A069A" w14:textId="77777777" w:rsidR="00E23B14" w:rsidRPr="00133133" w:rsidRDefault="00E23B14" w:rsidP="00D86B44">
            <w:pPr>
              <w:rPr>
                <w:lang w:val="en-GB"/>
              </w:rPr>
            </w:pPr>
            <w:r w:rsidRPr="00133133">
              <w:rPr>
                <w:lang w:val="en-GB"/>
              </w:rPr>
              <w:t>C4.22</w:t>
            </w:r>
          </w:p>
        </w:tc>
        <w:tc>
          <w:tcPr>
            <w:tcW w:w="1565" w:type="dxa"/>
            <w:vAlign w:val="center"/>
          </w:tcPr>
          <w:p w14:paraId="231C31AA" w14:textId="77777777" w:rsidR="00E23B14" w:rsidRPr="00133133" w:rsidRDefault="00E23B14" w:rsidP="00D86B44">
            <w:pPr>
              <w:rPr>
                <w:lang w:val="en-GB"/>
              </w:rPr>
            </w:pPr>
            <w:r w:rsidRPr="00133133">
              <w:rPr>
                <w:lang w:val="en-GB"/>
              </w:rPr>
              <w:t>5</w:t>
            </w:r>
          </w:p>
        </w:tc>
      </w:tr>
      <w:tr w:rsidR="00E23B14" w:rsidRPr="00133133" w14:paraId="032B6766" w14:textId="77777777" w:rsidTr="00345A18">
        <w:trPr>
          <w:trHeight w:val="593"/>
        </w:trPr>
        <w:tc>
          <w:tcPr>
            <w:tcW w:w="888" w:type="dxa"/>
            <w:vAlign w:val="center"/>
          </w:tcPr>
          <w:p w14:paraId="17B18AC4" w14:textId="77777777" w:rsidR="00E23B14" w:rsidRPr="00133133" w:rsidRDefault="00E23B14" w:rsidP="00D86B44">
            <w:pPr>
              <w:rPr>
                <w:lang w:val="en-GB"/>
              </w:rPr>
            </w:pPr>
            <w:r w:rsidRPr="00133133">
              <w:rPr>
                <w:lang w:val="en-GB"/>
              </w:rPr>
              <w:t>C1.23</w:t>
            </w:r>
          </w:p>
        </w:tc>
        <w:tc>
          <w:tcPr>
            <w:tcW w:w="1693" w:type="dxa"/>
            <w:vAlign w:val="center"/>
          </w:tcPr>
          <w:p w14:paraId="112549BD" w14:textId="77777777" w:rsidR="00E23B14" w:rsidRPr="00133133" w:rsidRDefault="00E23B14" w:rsidP="00D86B44">
            <w:pPr>
              <w:rPr>
                <w:lang w:val="en-GB"/>
              </w:rPr>
            </w:pPr>
            <w:r w:rsidRPr="00133133">
              <w:rPr>
                <w:lang w:val="en-GB"/>
              </w:rPr>
              <w:t>3,5</w:t>
            </w:r>
          </w:p>
        </w:tc>
        <w:tc>
          <w:tcPr>
            <w:tcW w:w="913" w:type="dxa"/>
            <w:vAlign w:val="center"/>
          </w:tcPr>
          <w:p w14:paraId="5E8A848A" w14:textId="77777777" w:rsidR="00E23B14" w:rsidRPr="00133133" w:rsidRDefault="00E23B14" w:rsidP="00D86B44">
            <w:pPr>
              <w:rPr>
                <w:lang w:val="en-GB"/>
              </w:rPr>
            </w:pPr>
            <w:r w:rsidRPr="00133133">
              <w:rPr>
                <w:lang w:val="en-GB"/>
              </w:rPr>
              <w:t>C2.23</w:t>
            </w:r>
          </w:p>
        </w:tc>
        <w:tc>
          <w:tcPr>
            <w:tcW w:w="1563" w:type="dxa"/>
            <w:vAlign w:val="center"/>
          </w:tcPr>
          <w:p w14:paraId="030B9AC5" w14:textId="77777777" w:rsidR="00E23B14" w:rsidRPr="00133133" w:rsidRDefault="00E23B14" w:rsidP="00D86B44">
            <w:pPr>
              <w:rPr>
                <w:lang w:val="en-GB"/>
              </w:rPr>
            </w:pPr>
            <w:r w:rsidRPr="00133133">
              <w:rPr>
                <w:lang w:val="en-GB"/>
              </w:rPr>
              <w:t>5,5</w:t>
            </w:r>
          </w:p>
        </w:tc>
        <w:tc>
          <w:tcPr>
            <w:tcW w:w="910" w:type="dxa"/>
            <w:vAlign w:val="center"/>
          </w:tcPr>
          <w:p w14:paraId="6F3D3BF9" w14:textId="77777777" w:rsidR="00E23B14" w:rsidRPr="00133133" w:rsidRDefault="00E23B14" w:rsidP="00D86B44">
            <w:pPr>
              <w:rPr>
                <w:lang w:val="en-GB"/>
              </w:rPr>
            </w:pPr>
            <w:r w:rsidRPr="00133133">
              <w:rPr>
                <w:lang w:val="en-GB"/>
              </w:rPr>
              <w:t>C3.23</w:t>
            </w:r>
          </w:p>
        </w:tc>
        <w:tc>
          <w:tcPr>
            <w:tcW w:w="1563" w:type="dxa"/>
            <w:vAlign w:val="center"/>
          </w:tcPr>
          <w:p w14:paraId="1B32B972" w14:textId="77777777" w:rsidR="00E23B14" w:rsidRPr="00133133" w:rsidRDefault="00E23B14" w:rsidP="00D86B44">
            <w:pPr>
              <w:rPr>
                <w:lang w:val="en-GB"/>
              </w:rPr>
            </w:pPr>
            <w:r w:rsidRPr="00133133">
              <w:rPr>
                <w:lang w:val="en-GB"/>
              </w:rPr>
              <w:t>3,5</w:t>
            </w:r>
          </w:p>
        </w:tc>
        <w:tc>
          <w:tcPr>
            <w:tcW w:w="965" w:type="dxa"/>
            <w:vAlign w:val="center"/>
          </w:tcPr>
          <w:p w14:paraId="040109E2" w14:textId="77777777" w:rsidR="00E23B14" w:rsidRPr="00133133" w:rsidRDefault="00E23B14" w:rsidP="00D86B44">
            <w:pPr>
              <w:rPr>
                <w:lang w:val="en-GB"/>
              </w:rPr>
            </w:pPr>
            <w:r w:rsidRPr="00133133">
              <w:rPr>
                <w:lang w:val="en-GB"/>
              </w:rPr>
              <w:t>C4.23</w:t>
            </w:r>
          </w:p>
        </w:tc>
        <w:tc>
          <w:tcPr>
            <w:tcW w:w="1565" w:type="dxa"/>
            <w:vAlign w:val="center"/>
          </w:tcPr>
          <w:p w14:paraId="36E4D0CF" w14:textId="77777777" w:rsidR="00E23B14" w:rsidRPr="00133133" w:rsidRDefault="00E23B14" w:rsidP="00D86B44">
            <w:pPr>
              <w:rPr>
                <w:lang w:val="en-GB"/>
              </w:rPr>
            </w:pPr>
            <w:r w:rsidRPr="00133133">
              <w:rPr>
                <w:lang w:val="en-GB"/>
              </w:rPr>
              <w:t>6</w:t>
            </w:r>
          </w:p>
        </w:tc>
      </w:tr>
      <w:tr w:rsidR="00E23B14" w:rsidRPr="00133133" w14:paraId="5C80A56A" w14:textId="77777777" w:rsidTr="00345A18">
        <w:trPr>
          <w:trHeight w:val="593"/>
        </w:trPr>
        <w:tc>
          <w:tcPr>
            <w:tcW w:w="888" w:type="dxa"/>
            <w:vAlign w:val="center"/>
          </w:tcPr>
          <w:p w14:paraId="332A717F" w14:textId="77777777" w:rsidR="00E23B14" w:rsidRPr="00133133" w:rsidRDefault="00E23B14" w:rsidP="00D86B44">
            <w:pPr>
              <w:rPr>
                <w:lang w:val="en-GB"/>
              </w:rPr>
            </w:pPr>
            <w:r w:rsidRPr="00133133">
              <w:rPr>
                <w:lang w:val="en-GB"/>
              </w:rPr>
              <w:t>C1.24</w:t>
            </w:r>
          </w:p>
        </w:tc>
        <w:tc>
          <w:tcPr>
            <w:tcW w:w="1693" w:type="dxa"/>
            <w:vAlign w:val="center"/>
          </w:tcPr>
          <w:p w14:paraId="7E50ECE0" w14:textId="77777777" w:rsidR="00E23B14" w:rsidRPr="00133133" w:rsidRDefault="00E23B14" w:rsidP="00D86B44">
            <w:pPr>
              <w:rPr>
                <w:lang w:val="en-GB"/>
              </w:rPr>
            </w:pPr>
            <w:r w:rsidRPr="00133133">
              <w:rPr>
                <w:lang w:val="en-GB"/>
              </w:rPr>
              <w:t>3</w:t>
            </w:r>
          </w:p>
        </w:tc>
        <w:tc>
          <w:tcPr>
            <w:tcW w:w="913" w:type="dxa"/>
            <w:vAlign w:val="center"/>
          </w:tcPr>
          <w:p w14:paraId="019C591F" w14:textId="77777777" w:rsidR="00E23B14" w:rsidRPr="00133133" w:rsidRDefault="00E23B14" w:rsidP="00D86B44">
            <w:pPr>
              <w:rPr>
                <w:lang w:val="en-GB"/>
              </w:rPr>
            </w:pPr>
            <w:r w:rsidRPr="00133133">
              <w:rPr>
                <w:lang w:val="en-GB"/>
              </w:rPr>
              <w:t>C2.24</w:t>
            </w:r>
          </w:p>
        </w:tc>
        <w:tc>
          <w:tcPr>
            <w:tcW w:w="1563" w:type="dxa"/>
            <w:vAlign w:val="center"/>
          </w:tcPr>
          <w:p w14:paraId="6613A498" w14:textId="77777777" w:rsidR="00E23B14" w:rsidRPr="00133133" w:rsidRDefault="00E23B14" w:rsidP="00D86B44">
            <w:pPr>
              <w:rPr>
                <w:lang w:val="en-GB"/>
              </w:rPr>
            </w:pPr>
            <w:r w:rsidRPr="00133133">
              <w:rPr>
                <w:lang w:val="en-GB"/>
              </w:rPr>
              <w:t>5,5</w:t>
            </w:r>
          </w:p>
        </w:tc>
        <w:tc>
          <w:tcPr>
            <w:tcW w:w="910" w:type="dxa"/>
            <w:vAlign w:val="center"/>
          </w:tcPr>
          <w:p w14:paraId="1A9E4D1D" w14:textId="77777777" w:rsidR="00E23B14" w:rsidRPr="00133133" w:rsidRDefault="00E23B14" w:rsidP="00D86B44">
            <w:pPr>
              <w:rPr>
                <w:lang w:val="en-GB"/>
              </w:rPr>
            </w:pPr>
            <w:r w:rsidRPr="00133133">
              <w:rPr>
                <w:lang w:val="en-GB"/>
              </w:rPr>
              <w:t>C3.24</w:t>
            </w:r>
          </w:p>
        </w:tc>
        <w:tc>
          <w:tcPr>
            <w:tcW w:w="1563" w:type="dxa"/>
            <w:vAlign w:val="center"/>
          </w:tcPr>
          <w:p w14:paraId="46011412" w14:textId="77777777" w:rsidR="00E23B14" w:rsidRPr="00133133" w:rsidRDefault="00E23B14" w:rsidP="00D86B44">
            <w:pPr>
              <w:rPr>
                <w:lang w:val="en-GB"/>
              </w:rPr>
            </w:pPr>
            <w:r w:rsidRPr="00133133">
              <w:rPr>
                <w:lang w:val="en-GB"/>
              </w:rPr>
              <w:t>6,5</w:t>
            </w:r>
          </w:p>
        </w:tc>
        <w:tc>
          <w:tcPr>
            <w:tcW w:w="965" w:type="dxa"/>
            <w:vAlign w:val="center"/>
          </w:tcPr>
          <w:p w14:paraId="326BDBC5" w14:textId="77777777" w:rsidR="00E23B14" w:rsidRPr="00133133" w:rsidRDefault="00E23B14" w:rsidP="00D86B44">
            <w:pPr>
              <w:rPr>
                <w:lang w:val="en-GB"/>
              </w:rPr>
            </w:pPr>
            <w:r w:rsidRPr="00133133">
              <w:rPr>
                <w:lang w:val="en-GB"/>
              </w:rPr>
              <w:t>C4.24</w:t>
            </w:r>
          </w:p>
        </w:tc>
        <w:tc>
          <w:tcPr>
            <w:tcW w:w="1565" w:type="dxa"/>
            <w:vAlign w:val="center"/>
          </w:tcPr>
          <w:p w14:paraId="6EDAD740" w14:textId="77777777" w:rsidR="00E23B14" w:rsidRPr="00133133" w:rsidRDefault="00E23B14" w:rsidP="00D86B44">
            <w:pPr>
              <w:rPr>
                <w:lang w:val="en-GB"/>
              </w:rPr>
            </w:pPr>
            <w:r w:rsidRPr="00133133">
              <w:rPr>
                <w:lang w:val="en-GB"/>
              </w:rPr>
              <w:t>3,5</w:t>
            </w:r>
          </w:p>
        </w:tc>
      </w:tr>
      <w:tr w:rsidR="00E23B14" w:rsidRPr="00133133" w14:paraId="1A448560" w14:textId="77777777" w:rsidTr="00345A18">
        <w:trPr>
          <w:trHeight w:val="593"/>
        </w:trPr>
        <w:tc>
          <w:tcPr>
            <w:tcW w:w="888" w:type="dxa"/>
            <w:vAlign w:val="center"/>
          </w:tcPr>
          <w:p w14:paraId="4E56B464" w14:textId="77777777" w:rsidR="00E23B14" w:rsidRPr="00133133" w:rsidRDefault="00E23B14" w:rsidP="00D86B44">
            <w:pPr>
              <w:rPr>
                <w:lang w:val="en-GB"/>
              </w:rPr>
            </w:pPr>
            <w:r w:rsidRPr="00133133">
              <w:rPr>
                <w:lang w:val="en-GB"/>
              </w:rPr>
              <w:t>C1.25</w:t>
            </w:r>
          </w:p>
        </w:tc>
        <w:tc>
          <w:tcPr>
            <w:tcW w:w="1693" w:type="dxa"/>
            <w:vAlign w:val="center"/>
          </w:tcPr>
          <w:p w14:paraId="6F5334D8" w14:textId="77777777" w:rsidR="00E23B14" w:rsidRPr="00133133" w:rsidRDefault="00E23B14" w:rsidP="00D86B44">
            <w:pPr>
              <w:rPr>
                <w:lang w:val="en-GB"/>
              </w:rPr>
            </w:pPr>
            <w:r w:rsidRPr="00133133">
              <w:rPr>
                <w:lang w:val="en-GB"/>
              </w:rPr>
              <w:t>6</w:t>
            </w:r>
          </w:p>
        </w:tc>
        <w:tc>
          <w:tcPr>
            <w:tcW w:w="913" w:type="dxa"/>
            <w:vAlign w:val="center"/>
          </w:tcPr>
          <w:p w14:paraId="661F3E79" w14:textId="77777777" w:rsidR="00E23B14" w:rsidRPr="00133133" w:rsidRDefault="00E23B14" w:rsidP="00D86B44">
            <w:pPr>
              <w:rPr>
                <w:lang w:val="en-GB"/>
              </w:rPr>
            </w:pPr>
            <w:r w:rsidRPr="00133133">
              <w:rPr>
                <w:lang w:val="en-GB"/>
              </w:rPr>
              <w:t>C2.25</w:t>
            </w:r>
          </w:p>
        </w:tc>
        <w:tc>
          <w:tcPr>
            <w:tcW w:w="1563" w:type="dxa"/>
            <w:vAlign w:val="center"/>
          </w:tcPr>
          <w:p w14:paraId="57AC9979" w14:textId="77777777" w:rsidR="00E23B14" w:rsidRPr="00133133" w:rsidRDefault="00E23B14" w:rsidP="00D86B44">
            <w:pPr>
              <w:rPr>
                <w:lang w:val="en-GB"/>
              </w:rPr>
            </w:pPr>
            <w:r w:rsidRPr="00133133">
              <w:rPr>
                <w:lang w:val="en-GB"/>
              </w:rPr>
              <w:t>6</w:t>
            </w:r>
          </w:p>
        </w:tc>
        <w:tc>
          <w:tcPr>
            <w:tcW w:w="910" w:type="dxa"/>
            <w:vAlign w:val="center"/>
          </w:tcPr>
          <w:p w14:paraId="138897EB" w14:textId="77777777" w:rsidR="00E23B14" w:rsidRPr="00133133" w:rsidRDefault="00E23B14" w:rsidP="00D86B44">
            <w:pPr>
              <w:rPr>
                <w:lang w:val="en-GB"/>
              </w:rPr>
            </w:pPr>
            <w:r w:rsidRPr="00133133">
              <w:rPr>
                <w:lang w:val="en-GB"/>
              </w:rPr>
              <w:t>C3.25</w:t>
            </w:r>
          </w:p>
        </w:tc>
        <w:tc>
          <w:tcPr>
            <w:tcW w:w="1563" w:type="dxa"/>
            <w:vAlign w:val="center"/>
          </w:tcPr>
          <w:p w14:paraId="7A38C77E" w14:textId="77777777" w:rsidR="00E23B14" w:rsidRPr="00133133" w:rsidRDefault="00E23B14" w:rsidP="00D86B44">
            <w:pPr>
              <w:rPr>
                <w:lang w:val="en-GB"/>
              </w:rPr>
            </w:pPr>
            <w:r w:rsidRPr="00133133">
              <w:rPr>
                <w:lang w:val="en-GB"/>
              </w:rPr>
              <w:t>5,5</w:t>
            </w:r>
          </w:p>
        </w:tc>
        <w:tc>
          <w:tcPr>
            <w:tcW w:w="965" w:type="dxa"/>
            <w:vAlign w:val="center"/>
          </w:tcPr>
          <w:p w14:paraId="6F4A24A8" w14:textId="77777777" w:rsidR="00E23B14" w:rsidRPr="00133133" w:rsidRDefault="00E23B14" w:rsidP="00D86B44">
            <w:pPr>
              <w:rPr>
                <w:lang w:val="en-GB"/>
              </w:rPr>
            </w:pPr>
            <w:r w:rsidRPr="00133133">
              <w:rPr>
                <w:lang w:val="en-GB"/>
              </w:rPr>
              <w:t>C4.25</w:t>
            </w:r>
          </w:p>
        </w:tc>
        <w:tc>
          <w:tcPr>
            <w:tcW w:w="1565" w:type="dxa"/>
            <w:vAlign w:val="center"/>
          </w:tcPr>
          <w:p w14:paraId="0A6D32DA" w14:textId="77777777" w:rsidR="00E23B14" w:rsidRPr="00133133" w:rsidRDefault="00E23B14" w:rsidP="00D86B44">
            <w:pPr>
              <w:rPr>
                <w:lang w:val="en-GB"/>
              </w:rPr>
            </w:pPr>
            <w:r w:rsidRPr="00133133">
              <w:rPr>
                <w:lang w:val="en-GB"/>
              </w:rPr>
              <w:t>6</w:t>
            </w:r>
          </w:p>
        </w:tc>
      </w:tr>
      <w:tr w:rsidR="00E23B14" w:rsidRPr="00133133" w14:paraId="35580BBE" w14:textId="77777777" w:rsidTr="00345A18">
        <w:trPr>
          <w:trHeight w:val="593"/>
        </w:trPr>
        <w:tc>
          <w:tcPr>
            <w:tcW w:w="888" w:type="dxa"/>
            <w:vAlign w:val="center"/>
          </w:tcPr>
          <w:p w14:paraId="51BD85D9" w14:textId="77777777" w:rsidR="00E23B14" w:rsidRPr="00133133" w:rsidRDefault="00E23B14" w:rsidP="00D86B44">
            <w:pPr>
              <w:rPr>
                <w:lang w:val="en-GB"/>
              </w:rPr>
            </w:pPr>
            <w:r w:rsidRPr="00133133">
              <w:rPr>
                <w:lang w:val="en-GB"/>
              </w:rPr>
              <w:t>C1.26</w:t>
            </w:r>
          </w:p>
        </w:tc>
        <w:tc>
          <w:tcPr>
            <w:tcW w:w="1693" w:type="dxa"/>
            <w:vAlign w:val="center"/>
          </w:tcPr>
          <w:p w14:paraId="6EC4A4BB" w14:textId="77777777" w:rsidR="00E23B14" w:rsidRPr="00133133" w:rsidRDefault="00E23B14" w:rsidP="00D86B44">
            <w:pPr>
              <w:rPr>
                <w:lang w:val="en-GB"/>
              </w:rPr>
            </w:pPr>
            <w:r w:rsidRPr="00133133">
              <w:rPr>
                <w:lang w:val="en-GB"/>
              </w:rPr>
              <w:t>6,5</w:t>
            </w:r>
          </w:p>
        </w:tc>
        <w:tc>
          <w:tcPr>
            <w:tcW w:w="913" w:type="dxa"/>
            <w:vAlign w:val="center"/>
          </w:tcPr>
          <w:p w14:paraId="08F07E0B" w14:textId="77777777" w:rsidR="00E23B14" w:rsidRPr="00133133" w:rsidRDefault="00E23B14" w:rsidP="00D86B44">
            <w:pPr>
              <w:rPr>
                <w:lang w:val="en-GB"/>
              </w:rPr>
            </w:pPr>
            <w:r w:rsidRPr="00133133">
              <w:rPr>
                <w:lang w:val="en-GB"/>
              </w:rPr>
              <w:t>C2.26</w:t>
            </w:r>
          </w:p>
        </w:tc>
        <w:tc>
          <w:tcPr>
            <w:tcW w:w="1563" w:type="dxa"/>
            <w:vAlign w:val="center"/>
          </w:tcPr>
          <w:p w14:paraId="0D2012E3" w14:textId="77777777" w:rsidR="00E23B14" w:rsidRPr="00133133" w:rsidRDefault="00E23B14" w:rsidP="00D86B44">
            <w:pPr>
              <w:rPr>
                <w:lang w:val="en-GB"/>
              </w:rPr>
            </w:pPr>
            <w:r w:rsidRPr="00133133">
              <w:rPr>
                <w:lang w:val="en-GB"/>
              </w:rPr>
              <w:t>1,5</w:t>
            </w:r>
          </w:p>
        </w:tc>
        <w:tc>
          <w:tcPr>
            <w:tcW w:w="910" w:type="dxa"/>
            <w:vAlign w:val="center"/>
          </w:tcPr>
          <w:p w14:paraId="22814C5C" w14:textId="77777777" w:rsidR="00E23B14" w:rsidRPr="00133133" w:rsidRDefault="00E23B14" w:rsidP="00D86B44">
            <w:pPr>
              <w:rPr>
                <w:lang w:val="en-GB"/>
              </w:rPr>
            </w:pPr>
            <w:r w:rsidRPr="00133133">
              <w:rPr>
                <w:lang w:val="en-GB"/>
              </w:rPr>
              <w:t>C3.26</w:t>
            </w:r>
          </w:p>
        </w:tc>
        <w:tc>
          <w:tcPr>
            <w:tcW w:w="1563" w:type="dxa"/>
            <w:vAlign w:val="center"/>
          </w:tcPr>
          <w:p w14:paraId="555B1A3F" w14:textId="77777777" w:rsidR="00E23B14" w:rsidRPr="00133133" w:rsidRDefault="00E23B14" w:rsidP="00D86B44">
            <w:pPr>
              <w:rPr>
                <w:lang w:val="en-GB"/>
              </w:rPr>
            </w:pPr>
            <w:r w:rsidRPr="00133133">
              <w:rPr>
                <w:lang w:val="en-GB"/>
              </w:rPr>
              <w:t>5</w:t>
            </w:r>
          </w:p>
        </w:tc>
        <w:tc>
          <w:tcPr>
            <w:tcW w:w="965" w:type="dxa"/>
            <w:vAlign w:val="center"/>
          </w:tcPr>
          <w:p w14:paraId="230ABEE7" w14:textId="77777777" w:rsidR="00E23B14" w:rsidRPr="00133133" w:rsidRDefault="00E23B14" w:rsidP="00D86B44">
            <w:pPr>
              <w:rPr>
                <w:lang w:val="en-GB"/>
              </w:rPr>
            </w:pPr>
            <w:r w:rsidRPr="00133133">
              <w:rPr>
                <w:lang w:val="en-GB"/>
              </w:rPr>
              <w:t>C4.26</w:t>
            </w:r>
          </w:p>
        </w:tc>
        <w:tc>
          <w:tcPr>
            <w:tcW w:w="1565" w:type="dxa"/>
            <w:vAlign w:val="center"/>
          </w:tcPr>
          <w:p w14:paraId="6E4A597D" w14:textId="77777777" w:rsidR="00E23B14" w:rsidRPr="00133133" w:rsidRDefault="00E23B14" w:rsidP="00D86B44">
            <w:pPr>
              <w:rPr>
                <w:lang w:val="en-GB"/>
              </w:rPr>
            </w:pPr>
            <w:r w:rsidRPr="00133133">
              <w:rPr>
                <w:lang w:val="en-GB"/>
              </w:rPr>
              <w:t>4</w:t>
            </w:r>
          </w:p>
        </w:tc>
      </w:tr>
      <w:tr w:rsidR="00E23B14" w:rsidRPr="00133133" w14:paraId="3B6869E7" w14:textId="77777777" w:rsidTr="00345A18">
        <w:trPr>
          <w:trHeight w:val="593"/>
        </w:trPr>
        <w:tc>
          <w:tcPr>
            <w:tcW w:w="888" w:type="dxa"/>
            <w:vAlign w:val="center"/>
          </w:tcPr>
          <w:p w14:paraId="0DC75144" w14:textId="77777777" w:rsidR="00E23B14" w:rsidRPr="00133133" w:rsidRDefault="00E23B14" w:rsidP="00D86B44">
            <w:pPr>
              <w:rPr>
                <w:lang w:val="en-GB"/>
              </w:rPr>
            </w:pPr>
            <w:r w:rsidRPr="00133133">
              <w:rPr>
                <w:lang w:val="en-GB"/>
              </w:rPr>
              <w:t>C1.27</w:t>
            </w:r>
          </w:p>
        </w:tc>
        <w:tc>
          <w:tcPr>
            <w:tcW w:w="1693" w:type="dxa"/>
            <w:vAlign w:val="center"/>
          </w:tcPr>
          <w:p w14:paraId="32855DFE" w14:textId="77777777" w:rsidR="00E23B14" w:rsidRPr="00133133" w:rsidRDefault="00E23B14" w:rsidP="00D86B44">
            <w:pPr>
              <w:rPr>
                <w:lang w:val="en-GB"/>
              </w:rPr>
            </w:pPr>
            <w:r w:rsidRPr="00133133">
              <w:rPr>
                <w:lang w:val="en-GB"/>
              </w:rPr>
              <w:t>2</w:t>
            </w:r>
          </w:p>
        </w:tc>
        <w:tc>
          <w:tcPr>
            <w:tcW w:w="913" w:type="dxa"/>
            <w:vAlign w:val="center"/>
          </w:tcPr>
          <w:p w14:paraId="4173AD45" w14:textId="77777777" w:rsidR="00E23B14" w:rsidRPr="00133133" w:rsidRDefault="00E23B14" w:rsidP="00D86B44">
            <w:pPr>
              <w:rPr>
                <w:lang w:val="en-GB"/>
              </w:rPr>
            </w:pPr>
            <w:r w:rsidRPr="00133133">
              <w:rPr>
                <w:lang w:val="en-GB"/>
              </w:rPr>
              <w:t>C2.27</w:t>
            </w:r>
          </w:p>
        </w:tc>
        <w:tc>
          <w:tcPr>
            <w:tcW w:w="1563" w:type="dxa"/>
            <w:vAlign w:val="center"/>
          </w:tcPr>
          <w:p w14:paraId="0DCAFB4C" w14:textId="77777777" w:rsidR="00E23B14" w:rsidRPr="00133133" w:rsidRDefault="00E23B14" w:rsidP="00D86B44">
            <w:pPr>
              <w:rPr>
                <w:lang w:val="en-GB"/>
              </w:rPr>
            </w:pPr>
            <w:r w:rsidRPr="00133133">
              <w:rPr>
                <w:lang w:val="en-GB"/>
              </w:rPr>
              <w:t>3,5</w:t>
            </w:r>
          </w:p>
        </w:tc>
        <w:tc>
          <w:tcPr>
            <w:tcW w:w="910" w:type="dxa"/>
            <w:vAlign w:val="center"/>
          </w:tcPr>
          <w:p w14:paraId="3F17542C" w14:textId="77777777" w:rsidR="00E23B14" w:rsidRPr="00133133" w:rsidRDefault="00E23B14" w:rsidP="00D86B44">
            <w:pPr>
              <w:rPr>
                <w:lang w:val="en-GB"/>
              </w:rPr>
            </w:pPr>
            <w:r w:rsidRPr="00133133">
              <w:rPr>
                <w:lang w:val="en-GB"/>
              </w:rPr>
              <w:t>C3.27</w:t>
            </w:r>
          </w:p>
        </w:tc>
        <w:tc>
          <w:tcPr>
            <w:tcW w:w="1563" w:type="dxa"/>
            <w:vAlign w:val="center"/>
          </w:tcPr>
          <w:p w14:paraId="7D04F359" w14:textId="77777777" w:rsidR="00E23B14" w:rsidRPr="00133133" w:rsidRDefault="00E23B14" w:rsidP="00D86B44">
            <w:pPr>
              <w:rPr>
                <w:lang w:val="en-GB"/>
              </w:rPr>
            </w:pPr>
            <w:r w:rsidRPr="00133133">
              <w:rPr>
                <w:lang w:val="en-GB"/>
              </w:rPr>
              <w:t>4,5</w:t>
            </w:r>
          </w:p>
        </w:tc>
        <w:tc>
          <w:tcPr>
            <w:tcW w:w="965" w:type="dxa"/>
            <w:vAlign w:val="center"/>
          </w:tcPr>
          <w:p w14:paraId="41F89598" w14:textId="77777777" w:rsidR="00E23B14" w:rsidRPr="00133133" w:rsidRDefault="00E23B14" w:rsidP="00D86B44">
            <w:pPr>
              <w:rPr>
                <w:lang w:val="en-GB"/>
              </w:rPr>
            </w:pPr>
            <w:r w:rsidRPr="00133133">
              <w:rPr>
                <w:lang w:val="en-GB"/>
              </w:rPr>
              <w:t>C4.27</w:t>
            </w:r>
          </w:p>
        </w:tc>
        <w:tc>
          <w:tcPr>
            <w:tcW w:w="1565" w:type="dxa"/>
            <w:vAlign w:val="center"/>
          </w:tcPr>
          <w:p w14:paraId="788FB039" w14:textId="77777777" w:rsidR="00E23B14" w:rsidRPr="00133133" w:rsidRDefault="00E23B14" w:rsidP="00D86B44">
            <w:pPr>
              <w:rPr>
                <w:lang w:val="en-GB"/>
              </w:rPr>
            </w:pPr>
            <w:r w:rsidRPr="00133133">
              <w:rPr>
                <w:lang w:val="en-GB"/>
              </w:rPr>
              <w:t>6</w:t>
            </w:r>
          </w:p>
        </w:tc>
      </w:tr>
      <w:tr w:rsidR="00E23B14" w:rsidRPr="00133133" w14:paraId="4845B0BB" w14:textId="77777777" w:rsidTr="00345A18">
        <w:trPr>
          <w:trHeight w:val="593"/>
        </w:trPr>
        <w:tc>
          <w:tcPr>
            <w:tcW w:w="888" w:type="dxa"/>
            <w:vAlign w:val="center"/>
          </w:tcPr>
          <w:p w14:paraId="2FB38BAD" w14:textId="77777777" w:rsidR="00E23B14" w:rsidRPr="00133133" w:rsidRDefault="00E23B14" w:rsidP="00D86B44">
            <w:pPr>
              <w:rPr>
                <w:lang w:val="en-GB"/>
              </w:rPr>
            </w:pPr>
            <w:r w:rsidRPr="00133133">
              <w:rPr>
                <w:lang w:val="en-GB"/>
              </w:rPr>
              <w:t>C1.28</w:t>
            </w:r>
          </w:p>
        </w:tc>
        <w:tc>
          <w:tcPr>
            <w:tcW w:w="1693" w:type="dxa"/>
            <w:vAlign w:val="center"/>
          </w:tcPr>
          <w:p w14:paraId="16022DA3" w14:textId="77777777" w:rsidR="00E23B14" w:rsidRPr="00133133" w:rsidRDefault="00E23B14" w:rsidP="00D86B44">
            <w:pPr>
              <w:rPr>
                <w:lang w:val="en-GB"/>
              </w:rPr>
            </w:pPr>
            <w:r w:rsidRPr="00133133">
              <w:rPr>
                <w:lang w:val="en-GB"/>
              </w:rPr>
              <w:t>1</w:t>
            </w:r>
          </w:p>
        </w:tc>
        <w:tc>
          <w:tcPr>
            <w:tcW w:w="913" w:type="dxa"/>
            <w:vAlign w:val="center"/>
          </w:tcPr>
          <w:p w14:paraId="6C9D8C1F" w14:textId="77777777" w:rsidR="00E23B14" w:rsidRPr="00133133" w:rsidRDefault="00E23B14" w:rsidP="00D86B44">
            <w:pPr>
              <w:rPr>
                <w:lang w:val="en-GB"/>
              </w:rPr>
            </w:pPr>
            <w:r w:rsidRPr="00133133">
              <w:rPr>
                <w:lang w:val="en-GB"/>
              </w:rPr>
              <w:t>C2.28</w:t>
            </w:r>
          </w:p>
        </w:tc>
        <w:tc>
          <w:tcPr>
            <w:tcW w:w="1563" w:type="dxa"/>
            <w:vAlign w:val="center"/>
          </w:tcPr>
          <w:p w14:paraId="73156D28" w14:textId="77777777" w:rsidR="00E23B14" w:rsidRPr="00133133" w:rsidRDefault="00E23B14" w:rsidP="00D86B44">
            <w:pPr>
              <w:rPr>
                <w:lang w:val="en-GB"/>
              </w:rPr>
            </w:pPr>
            <w:r w:rsidRPr="00133133">
              <w:rPr>
                <w:lang w:val="en-GB"/>
              </w:rPr>
              <w:t>6,5</w:t>
            </w:r>
          </w:p>
        </w:tc>
        <w:tc>
          <w:tcPr>
            <w:tcW w:w="910" w:type="dxa"/>
            <w:vAlign w:val="center"/>
          </w:tcPr>
          <w:p w14:paraId="180986F4" w14:textId="77777777" w:rsidR="00E23B14" w:rsidRPr="00133133" w:rsidRDefault="00E23B14" w:rsidP="00D86B44">
            <w:pPr>
              <w:rPr>
                <w:lang w:val="en-GB"/>
              </w:rPr>
            </w:pPr>
            <w:r w:rsidRPr="00133133">
              <w:rPr>
                <w:lang w:val="en-GB"/>
              </w:rPr>
              <w:t>C3.28</w:t>
            </w:r>
          </w:p>
        </w:tc>
        <w:tc>
          <w:tcPr>
            <w:tcW w:w="1563" w:type="dxa"/>
            <w:vAlign w:val="center"/>
          </w:tcPr>
          <w:p w14:paraId="408AF603" w14:textId="77777777" w:rsidR="00E23B14" w:rsidRPr="00133133" w:rsidRDefault="00E23B14" w:rsidP="00D86B44">
            <w:pPr>
              <w:rPr>
                <w:lang w:val="en-GB"/>
              </w:rPr>
            </w:pPr>
            <w:r w:rsidRPr="00133133">
              <w:rPr>
                <w:lang w:val="en-GB"/>
              </w:rPr>
              <w:t>6,5</w:t>
            </w:r>
          </w:p>
        </w:tc>
        <w:tc>
          <w:tcPr>
            <w:tcW w:w="965" w:type="dxa"/>
            <w:vAlign w:val="center"/>
          </w:tcPr>
          <w:p w14:paraId="2E0CB3D9" w14:textId="77777777" w:rsidR="00E23B14" w:rsidRPr="00133133" w:rsidRDefault="00E23B14" w:rsidP="00D86B44">
            <w:pPr>
              <w:rPr>
                <w:lang w:val="en-GB"/>
              </w:rPr>
            </w:pPr>
            <w:r w:rsidRPr="00133133">
              <w:rPr>
                <w:lang w:val="en-GB"/>
              </w:rPr>
              <w:t>C4.28</w:t>
            </w:r>
          </w:p>
        </w:tc>
        <w:tc>
          <w:tcPr>
            <w:tcW w:w="1565" w:type="dxa"/>
            <w:vAlign w:val="center"/>
          </w:tcPr>
          <w:p w14:paraId="385C4EBE" w14:textId="77777777" w:rsidR="00E23B14" w:rsidRPr="00133133" w:rsidRDefault="00E23B14" w:rsidP="00D86B44">
            <w:pPr>
              <w:rPr>
                <w:lang w:val="en-GB"/>
              </w:rPr>
            </w:pPr>
            <w:r w:rsidRPr="00133133">
              <w:rPr>
                <w:lang w:val="en-GB"/>
              </w:rPr>
              <w:t>6</w:t>
            </w:r>
          </w:p>
        </w:tc>
      </w:tr>
      <w:tr w:rsidR="00E23B14" w:rsidRPr="00133133" w14:paraId="293D56CE" w14:textId="77777777" w:rsidTr="00345A18">
        <w:trPr>
          <w:trHeight w:val="593"/>
        </w:trPr>
        <w:tc>
          <w:tcPr>
            <w:tcW w:w="888" w:type="dxa"/>
            <w:vAlign w:val="center"/>
          </w:tcPr>
          <w:p w14:paraId="3499CA61" w14:textId="77777777" w:rsidR="00E23B14" w:rsidRPr="00133133" w:rsidRDefault="00E23B14" w:rsidP="00D86B44">
            <w:pPr>
              <w:rPr>
                <w:lang w:val="en-GB"/>
              </w:rPr>
            </w:pPr>
            <w:r w:rsidRPr="00133133">
              <w:rPr>
                <w:lang w:val="en-GB"/>
              </w:rPr>
              <w:t>C1.29</w:t>
            </w:r>
          </w:p>
        </w:tc>
        <w:tc>
          <w:tcPr>
            <w:tcW w:w="1693" w:type="dxa"/>
            <w:vAlign w:val="center"/>
          </w:tcPr>
          <w:p w14:paraId="0AF5B9EB" w14:textId="77777777" w:rsidR="00E23B14" w:rsidRPr="00133133" w:rsidRDefault="00E23B14" w:rsidP="00D86B44">
            <w:pPr>
              <w:rPr>
                <w:lang w:val="en-GB"/>
              </w:rPr>
            </w:pPr>
            <w:r w:rsidRPr="00133133">
              <w:rPr>
                <w:lang w:val="en-GB"/>
              </w:rPr>
              <w:t>1,5</w:t>
            </w:r>
          </w:p>
        </w:tc>
        <w:tc>
          <w:tcPr>
            <w:tcW w:w="913" w:type="dxa"/>
            <w:vAlign w:val="center"/>
          </w:tcPr>
          <w:p w14:paraId="0FEA1536" w14:textId="77777777" w:rsidR="00E23B14" w:rsidRPr="00133133" w:rsidRDefault="00E23B14" w:rsidP="00D86B44">
            <w:pPr>
              <w:rPr>
                <w:lang w:val="en-GB"/>
              </w:rPr>
            </w:pPr>
            <w:r w:rsidRPr="00133133">
              <w:rPr>
                <w:lang w:val="en-GB"/>
              </w:rPr>
              <w:t>C2.29</w:t>
            </w:r>
          </w:p>
        </w:tc>
        <w:tc>
          <w:tcPr>
            <w:tcW w:w="1563" w:type="dxa"/>
            <w:vAlign w:val="center"/>
          </w:tcPr>
          <w:p w14:paraId="223C6BDF" w14:textId="77777777" w:rsidR="00E23B14" w:rsidRPr="00133133" w:rsidRDefault="00E23B14" w:rsidP="00D86B44">
            <w:pPr>
              <w:rPr>
                <w:lang w:val="en-GB"/>
              </w:rPr>
            </w:pPr>
            <w:r w:rsidRPr="00133133">
              <w:rPr>
                <w:lang w:val="en-GB"/>
              </w:rPr>
              <w:t>4</w:t>
            </w:r>
          </w:p>
        </w:tc>
        <w:tc>
          <w:tcPr>
            <w:tcW w:w="910" w:type="dxa"/>
            <w:vAlign w:val="center"/>
          </w:tcPr>
          <w:p w14:paraId="030306C8" w14:textId="77777777" w:rsidR="00E23B14" w:rsidRPr="00133133" w:rsidRDefault="00E23B14" w:rsidP="00D86B44">
            <w:pPr>
              <w:rPr>
                <w:lang w:val="en-GB"/>
              </w:rPr>
            </w:pPr>
            <w:r w:rsidRPr="00133133">
              <w:rPr>
                <w:lang w:val="en-GB"/>
              </w:rPr>
              <w:t>C3.29</w:t>
            </w:r>
          </w:p>
        </w:tc>
        <w:tc>
          <w:tcPr>
            <w:tcW w:w="1563" w:type="dxa"/>
            <w:vAlign w:val="center"/>
          </w:tcPr>
          <w:p w14:paraId="2627E60C" w14:textId="77777777" w:rsidR="00E23B14" w:rsidRPr="00133133" w:rsidRDefault="00E23B14" w:rsidP="00D86B44">
            <w:pPr>
              <w:rPr>
                <w:lang w:val="en-GB"/>
              </w:rPr>
            </w:pPr>
            <w:r w:rsidRPr="00133133">
              <w:rPr>
                <w:lang w:val="en-GB"/>
              </w:rPr>
              <w:t>6,5</w:t>
            </w:r>
          </w:p>
        </w:tc>
        <w:tc>
          <w:tcPr>
            <w:tcW w:w="965" w:type="dxa"/>
            <w:vAlign w:val="center"/>
          </w:tcPr>
          <w:p w14:paraId="63B12776" w14:textId="77777777" w:rsidR="00E23B14" w:rsidRPr="00133133" w:rsidRDefault="00E23B14" w:rsidP="00D86B44">
            <w:pPr>
              <w:rPr>
                <w:lang w:val="en-GB"/>
              </w:rPr>
            </w:pPr>
            <w:r w:rsidRPr="00133133">
              <w:rPr>
                <w:lang w:val="en-GB"/>
              </w:rPr>
              <w:t>C4.29</w:t>
            </w:r>
          </w:p>
        </w:tc>
        <w:tc>
          <w:tcPr>
            <w:tcW w:w="1565" w:type="dxa"/>
            <w:vAlign w:val="center"/>
          </w:tcPr>
          <w:p w14:paraId="1E43C731" w14:textId="77777777" w:rsidR="00E23B14" w:rsidRPr="00133133" w:rsidRDefault="00E23B14" w:rsidP="00D86B44">
            <w:pPr>
              <w:rPr>
                <w:lang w:val="en-GB"/>
              </w:rPr>
            </w:pPr>
            <w:r w:rsidRPr="00133133">
              <w:rPr>
                <w:lang w:val="en-GB"/>
              </w:rPr>
              <w:t>4,5</w:t>
            </w:r>
          </w:p>
        </w:tc>
      </w:tr>
      <w:tr w:rsidR="00E23B14" w:rsidRPr="00133133" w14:paraId="709B34AB" w14:textId="77777777" w:rsidTr="00345A18">
        <w:trPr>
          <w:trHeight w:val="593"/>
        </w:trPr>
        <w:tc>
          <w:tcPr>
            <w:tcW w:w="888" w:type="dxa"/>
            <w:vAlign w:val="center"/>
          </w:tcPr>
          <w:p w14:paraId="3137D290" w14:textId="77777777" w:rsidR="00E23B14" w:rsidRPr="00133133" w:rsidRDefault="00E23B14" w:rsidP="00D86B44">
            <w:pPr>
              <w:rPr>
                <w:lang w:val="en-GB"/>
              </w:rPr>
            </w:pPr>
            <w:r w:rsidRPr="00133133">
              <w:rPr>
                <w:lang w:val="en-GB"/>
              </w:rPr>
              <w:t>C1.30</w:t>
            </w:r>
          </w:p>
        </w:tc>
        <w:tc>
          <w:tcPr>
            <w:tcW w:w="1693" w:type="dxa"/>
            <w:vAlign w:val="center"/>
          </w:tcPr>
          <w:p w14:paraId="45959ADB" w14:textId="77777777" w:rsidR="00E23B14" w:rsidRPr="00133133" w:rsidRDefault="00E23B14" w:rsidP="00D86B44">
            <w:pPr>
              <w:rPr>
                <w:lang w:val="en-GB"/>
              </w:rPr>
            </w:pPr>
            <w:r w:rsidRPr="00133133">
              <w:rPr>
                <w:lang w:val="en-GB"/>
              </w:rPr>
              <w:t>1</w:t>
            </w:r>
          </w:p>
        </w:tc>
        <w:tc>
          <w:tcPr>
            <w:tcW w:w="913" w:type="dxa"/>
            <w:vAlign w:val="center"/>
          </w:tcPr>
          <w:p w14:paraId="17629469" w14:textId="77777777" w:rsidR="00E23B14" w:rsidRPr="00133133" w:rsidRDefault="00E23B14" w:rsidP="00D86B44">
            <w:pPr>
              <w:rPr>
                <w:lang w:val="en-GB"/>
              </w:rPr>
            </w:pPr>
            <w:r w:rsidRPr="00133133">
              <w:rPr>
                <w:lang w:val="en-GB"/>
              </w:rPr>
              <w:t>C2.30</w:t>
            </w:r>
          </w:p>
        </w:tc>
        <w:tc>
          <w:tcPr>
            <w:tcW w:w="1563" w:type="dxa"/>
            <w:vAlign w:val="center"/>
          </w:tcPr>
          <w:p w14:paraId="3BE4333F" w14:textId="77777777" w:rsidR="00E23B14" w:rsidRPr="00133133" w:rsidRDefault="00E23B14" w:rsidP="00D86B44">
            <w:pPr>
              <w:rPr>
                <w:lang w:val="en-GB"/>
              </w:rPr>
            </w:pPr>
            <w:r w:rsidRPr="00133133">
              <w:rPr>
                <w:lang w:val="en-GB"/>
              </w:rPr>
              <w:t>1</w:t>
            </w:r>
          </w:p>
        </w:tc>
        <w:tc>
          <w:tcPr>
            <w:tcW w:w="910" w:type="dxa"/>
            <w:vAlign w:val="center"/>
          </w:tcPr>
          <w:p w14:paraId="3C8ECD15" w14:textId="77777777" w:rsidR="00E23B14" w:rsidRPr="00133133" w:rsidRDefault="00E23B14" w:rsidP="00D86B44">
            <w:pPr>
              <w:rPr>
                <w:lang w:val="en-GB"/>
              </w:rPr>
            </w:pPr>
            <w:r w:rsidRPr="00133133">
              <w:rPr>
                <w:lang w:val="en-GB"/>
              </w:rPr>
              <w:t>C3.30</w:t>
            </w:r>
          </w:p>
        </w:tc>
        <w:tc>
          <w:tcPr>
            <w:tcW w:w="1563" w:type="dxa"/>
            <w:vAlign w:val="center"/>
          </w:tcPr>
          <w:p w14:paraId="4D5E6643" w14:textId="77777777" w:rsidR="00E23B14" w:rsidRPr="00133133" w:rsidRDefault="00E23B14" w:rsidP="00D86B44">
            <w:pPr>
              <w:rPr>
                <w:lang w:val="en-GB"/>
              </w:rPr>
            </w:pPr>
            <w:r w:rsidRPr="00133133">
              <w:rPr>
                <w:lang w:val="en-GB"/>
              </w:rPr>
              <w:t>5,5</w:t>
            </w:r>
          </w:p>
        </w:tc>
        <w:tc>
          <w:tcPr>
            <w:tcW w:w="965" w:type="dxa"/>
            <w:vAlign w:val="center"/>
          </w:tcPr>
          <w:p w14:paraId="3985E4B1" w14:textId="77777777" w:rsidR="00E23B14" w:rsidRPr="00133133" w:rsidRDefault="00E23B14" w:rsidP="00D86B44">
            <w:pPr>
              <w:rPr>
                <w:lang w:val="en-GB"/>
              </w:rPr>
            </w:pPr>
            <w:r w:rsidRPr="00133133">
              <w:rPr>
                <w:lang w:val="en-GB"/>
              </w:rPr>
              <w:t>C4.30</w:t>
            </w:r>
          </w:p>
        </w:tc>
        <w:tc>
          <w:tcPr>
            <w:tcW w:w="1565" w:type="dxa"/>
            <w:vAlign w:val="center"/>
          </w:tcPr>
          <w:p w14:paraId="60A337A9" w14:textId="77777777" w:rsidR="00E23B14" w:rsidRPr="00133133" w:rsidRDefault="00E23B14" w:rsidP="00D86B44">
            <w:pPr>
              <w:rPr>
                <w:lang w:val="en-GB"/>
              </w:rPr>
            </w:pPr>
            <w:r w:rsidRPr="00133133">
              <w:rPr>
                <w:lang w:val="en-GB"/>
              </w:rPr>
              <w:t>7</w:t>
            </w:r>
          </w:p>
        </w:tc>
      </w:tr>
      <w:tr w:rsidR="00E23B14" w:rsidRPr="00133133" w14:paraId="5EABB6B4" w14:textId="77777777" w:rsidTr="00345A18">
        <w:trPr>
          <w:trHeight w:val="593"/>
        </w:trPr>
        <w:tc>
          <w:tcPr>
            <w:tcW w:w="888" w:type="dxa"/>
            <w:vAlign w:val="center"/>
          </w:tcPr>
          <w:p w14:paraId="0D408201" w14:textId="77777777" w:rsidR="00E23B14" w:rsidRPr="00133133" w:rsidRDefault="00E23B14" w:rsidP="00D86B44">
            <w:pPr>
              <w:rPr>
                <w:lang w:val="en-GB"/>
              </w:rPr>
            </w:pPr>
            <w:r w:rsidRPr="00133133">
              <w:rPr>
                <w:lang w:val="en-GB"/>
              </w:rPr>
              <w:t>C1.31</w:t>
            </w:r>
          </w:p>
        </w:tc>
        <w:tc>
          <w:tcPr>
            <w:tcW w:w="1693" w:type="dxa"/>
            <w:vAlign w:val="center"/>
          </w:tcPr>
          <w:p w14:paraId="7EC819D4" w14:textId="77777777" w:rsidR="00E23B14" w:rsidRPr="00133133" w:rsidRDefault="00E23B14" w:rsidP="00D86B44">
            <w:pPr>
              <w:rPr>
                <w:lang w:val="en-GB"/>
              </w:rPr>
            </w:pPr>
            <w:r w:rsidRPr="00133133">
              <w:rPr>
                <w:lang w:val="en-GB"/>
              </w:rPr>
              <w:t>2</w:t>
            </w:r>
          </w:p>
        </w:tc>
        <w:tc>
          <w:tcPr>
            <w:tcW w:w="913" w:type="dxa"/>
            <w:vAlign w:val="center"/>
          </w:tcPr>
          <w:p w14:paraId="5D93E66E" w14:textId="77777777" w:rsidR="00E23B14" w:rsidRPr="00133133" w:rsidRDefault="00E23B14" w:rsidP="00D86B44">
            <w:pPr>
              <w:rPr>
                <w:lang w:val="en-GB"/>
              </w:rPr>
            </w:pPr>
            <w:r w:rsidRPr="00133133">
              <w:rPr>
                <w:lang w:val="en-GB"/>
              </w:rPr>
              <w:t>C2.31</w:t>
            </w:r>
          </w:p>
        </w:tc>
        <w:tc>
          <w:tcPr>
            <w:tcW w:w="1563" w:type="dxa"/>
            <w:vAlign w:val="center"/>
          </w:tcPr>
          <w:p w14:paraId="0DFBF317" w14:textId="77777777" w:rsidR="00E23B14" w:rsidRPr="00133133" w:rsidRDefault="00E23B14" w:rsidP="00D86B44">
            <w:pPr>
              <w:rPr>
                <w:lang w:val="en-GB"/>
              </w:rPr>
            </w:pPr>
            <w:r w:rsidRPr="00133133">
              <w:rPr>
                <w:lang w:val="en-GB"/>
              </w:rPr>
              <w:t>3,5</w:t>
            </w:r>
          </w:p>
        </w:tc>
        <w:tc>
          <w:tcPr>
            <w:tcW w:w="910" w:type="dxa"/>
            <w:vAlign w:val="center"/>
          </w:tcPr>
          <w:p w14:paraId="15A966C4" w14:textId="77777777" w:rsidR="00E23B14" w:rsidRPr="00133133" w:rsidRDefault="00E23B14" w:rsidP="00D86B44">
            <w:pPr>
              <w:rPr>
                <w:lang w:val="en-GB"/>
              </w:rPr>
            </w:pPr>
            <w:r w:rsidRPr="00133133">
              <w:rPr>
                <w:lang w:val="en-GB"/>
              </w:rPr>
              <w:t>C3.31</w:t>
            </w:r>
          </w:p>
        </w:tc>
        <w:tc>
          <w:tcPr>
            <w:tcW w:w="1563" w:type="dxa"/>
            <w:vAlign w:val="center"/>
          </w:tcPr>
          <w:p w14:paraId="1ED82387" w14:textId="77777777" w:rsidR="00E23B14" w:rsidRPr="00133133" w:rsidRDefault="00E23B14" w:rsidP="00D86B44">
            <w:pPr>
              <w:rPr>
                <w:lang w:val="en-GB"/>
              </w:rPr>
            </w:pPr>
            <w:r w:rsidRPr="00133133">
              <w:rPr>
                <w:lang w:val="en-GB"/>
              </w:rPr>
              <w:t>6</w:t>
            </w:r>
          </w:p>
        </w:tc>
        <w:tc>
          <w:tcPr>
            <w:tcW w:w="965" w:type="dxa"/>
            <w:vAlign w:val="center"/>
          </w:tcPr>
          <w:p w14:paraId="64D7BFF7" w14:textId="77777777" w:rsidR="00E23B14" w:rsidRPr="00133133" w:rsidRDefault="00E23B14" w:rsidP="00D86B44">
            <w:pPr>
              <w:rPr>
                <w:lang w:val="en-GB"/>
              </w:rPr>
            </w:pPr>
            <w:r w:rsidRPr="00133133">
              <w:rPr>
                <w:lang w:val="en-GB"/>
              </w:rPr>
              <w:t>C4.31</w:t>
            </w:r>
          </w:p>
        </w:tc>
        <w:tc>
          <w:tcPr>
            <w:tcW w:w="1565" w:type="dxa"/>
            <w:vAlign w:val="center"/>
          </w:tcPr>
          <w:p w14:paraId="43EC6356" w14:textId="77777777" w:rsidR="00E23B14" w:rsidRPr="00133133" w:rsidRDefault="00E23B14" w:rsidP="00D86B44">
            <w:pPr>
              <w:rPr>
                <w:lang w:val="en-GB"/>
              </w:rPr>
            </w:pPr>
            <w:r w:rsidRPr="00133133">
              <w:rPr>
                <w:lang w:val="en-GB"/>
              </w:rPr>
              <w:t>6,5</w:t>
            </w:r>
          </w:p>
        </w:tc>
      </w:tr>
      <w:tr w:rsidR="00E23B14" w:rsidRPr="00133133" w14:paraId="3EE1FFC6" w14:textId="77777777" w:rsidTr="00345A18">
        <w:trPr>
          <w:trHeight w:val="593"/>
        </w:trPr>
        <w:tc>
          <w:tcPr>
            <w:tcW w:w="888" w:type="dxa"/>
            <w:vAlign w:val="center"/>
          </w:tcPr>
          <w:p w14:paraId="7C8CF6C5" w14:textId="77777777" w:rsidR="00E23B14" w:rsidRPr="00133133" w:rsidRDefault="00E23B14" w:rsidP="00D86B44">
            <w:pPr>
              <w:rPr>
                <w:lang w:val="en-GB"/>
              </w:rPr>
            </w:pPr>
            <w:r w:rsidRPr="00133133">
              <w:rPr>
                <w:lang w:val="en-GB"/>
              </w:rPr>
              <w:t>C1.32</w:t>
            </w:r>
          </w:p>
        </w:tc>
        <w:tc>
          <w:tcPr>
            <w:tcW w:w="1693" w:type="dxa"/>
            <w:vAlign w:val="center"/>
          </w:tcPr>
          <w:p w14:paraId="46E3EC89" w14:textId="77777777" w:rsidR="00E23B14" w:rsidRPr="00133133" w:rsidRDefault="00E23B14" w:rsidP="00D86B44">
            <w:pPr>
              <w:rPr>
                <w:lang w:val="en-GB"/>
              </w:rPr>
            </w:pPr>
            <w:r w:rsidRPr="00133133">
              <w:rPr>
                <w:lang w:val="en-GB"/>
              </w:rPr>
              <w:t>5,5</w:t>
            </w:r>
          </w:p>
        </w:tc>
        <w:tc>
          <w:tcPr>
            <w:tcW w:w="913" w:type="dxa"/>
            <w:vAlign w:val="center"/>
          </w:tcPr>
          <w:p w14:paraId="30F61F1C" w14:textId="77777777" w:rsidR="00E23B14" w:rsidRPr="00133133" w:rsidRDefault="00E23B14" w:rsidP="00D86B44">
            <w:pPr>
              <w:rPr>
                <w:lang w:val="en-GB"/>
              </w:rPr>
            </w:pPr>
            <w:r w:rsidRPr="00133133">
              <w:rPr>
                <w:lang w:val="en-GB"/>
              </w:rPr>
              <w:t>C2.32</w:t>
            </w:r>
          </w:p>
        </w:tc>
        <w:tc>
          <w:tcPr>
            <w:tcW w:w="1563" w:type="dxa"/>
            <w:vAlign w:val="center"/>
          </w:tcPr>
          <w:p w14:paraId="6D1438C1" w14:textId="77777777" w:rsidR="00E23B14" w:rsidRPr="00133133" w:rsidRDefault="00E23B14" w:rsidP="00D86B44">
            <w:pPr>
              <w:rPr>
                <w:lang w:val="en-GB"/>
              </w:rPr>
            </w:pPr>
            <w:r w:rsidRPr="00133133">
              <w:rPr>
                <w:lang w:val="en-GB"/>
              </w:rPr>
              <w:t>6,5</w:t>
            </w:r>
          </w:p>
        </w:tc>
        <w:tc>
          <w:tcPr>
            <w:tcW w:w="910" w:type="dxa"/>
            <w:vAlign w:val="center"/>
          </w:tcPr>
          <w:p w14:paraId="3BD23E2C" w14:textId="77777777" w:rsidR="00E23B14" w:rsidRPr="00133133" w:rsidRDefault="00E23B14" w:rsidP="00D86B44">
            <w:pPr>
              <w:rPr>
                <w:lang w:val="en-GB"/>
              </w:rPr>
            </w:pPr>
            <w:r w:rsidRPr="00133133">
              <w:rPr>
                <w:lang w:val="en-GB"/>
              </w:rPr>
              <w:t>C3.32</w:t>
            </w:r>
          </w:p>
        </w:tc>
        <w:tc>
          <w:tcPr>
            <w:tcW w:w="1563" w:type="dxa"/>
            <w:vAlign w:val="center"/>
          </w:tcPr>
          <w:p w14:paraId="0BA7F3C8" w14:textId="77777777" w:rsidR="00E23B14" w:rsidRPr="00133133" w:rsidRDefault="00E23B14" w:rsidP="00D86B44">
            <w:pPr>
              <w:rPr>
                <w:lang w:val="en-GB"/>
              </w:rPr>
            </w:pPr>
            <w:r w:rsidRPr="00133133">
              <w:rPr>
                <w:lang w:val="en-GB"/>
              </w:rPr>
              <w:t>4</w:t>
            </w:r>
          </w:p>
        </w:tc>
        <w:tc>
          <w:tcPr>
            <w:tcW w:w="965" w:type="dxa"/>
            <w:vAlign w:val="center"/>
          </w:tcPr>
          <w:p w14:paraId="453FF24F" w14:textId="77777777" w:rsidR="00E23B14" w:rsidRPr="00133133" w:rsidRDefault="00E23B14" w:rsidP="00D86B44">
            <w:pPr>
              <w:rPr>
                <w:lang w:val="en-GB"/>
              </w:rPr>
            </w:pPr>
            <w:r w:rsidRPr="00133133">
              <w:rPr>
                <w:lang w:val="en-GB"/>
              </w:rPr>
              <w:t>C4.32</w:t>
            </w:r>
          </w:p>
        </w:tc>
        <w:tc>
          <w:tcPr>
            <w:tcW w:w="1565" w:type="dxa"/>
            <w:vAlign w:val="center"/>
          </w:tcPr>
          <w:p w14:paraId="413F9272" w14:textId="77777777" w:rsidR="00E23B14" w:rsidRPr="00133133" w:rsidRDefault="00E23B14" w:rsidP="00D86B44">
            <w:pPr>
              <w:rPr>
                <w:lang w:val="en-GB"/>
              </w:rPr>
            </w:pPr>
            <w:r w:rsidRPr="00133133">
              <w:rPr>
                <w:lang w:val="en-GB"/>
              </w:rPr>
              <w:t>6</w:t>
            </w:r>
          </w:p>
        </w:tc>
      </w:tr>
      <w:tr w:rsidR="00E23B14" w:rsidRPr="00133133" w14:paraId="5DB11EC6" w14:textId="77777777" w:rsidTr="00345A18">
        <w:trPr>
          <w:trHeight w:val="593"/>
        </w:trPr>
        <w:tc>
          <w:tcPr>
            <w:tcW w:w="888" w:type="dxa"/>
            <w:vAlign w:val="center"/>
          </w:tcPr>
          <w:p w14:paraId="7F1E1908" w14:textId="77777777" w:rsidR="00E23B14" w:rsidRPr="00133133" w:rsidRDefault="00E23B14" w:rsidP="00D86B44">
            <w:pPr>
              <w:rPr>
                <w:lang w:val="en-GB"/>
              </w:rPr>
            </w:pPr>
            <w:r w:rsidRPr="00133133">
              <w:rPr>
                <w:lang w:val="en-GB"/>
              </w:rPr>
              <w:t>C1.33</w:t>
            </w:r>
          </w:p>
        </w:tc>
        <w:tc>
          <w:tcPr>
            <w:tcW w:w="1693" w:type="dxa"/>
            <w:vAlign w:val="center"/>
          </w:tcPr>
          <w:p w14:paraId="40B33A66" w14:textId="77777777" w:rsidR="00E23B14" w:rsidRPr="00133133" w:rsidRDefault="00E23B14" w:rsidP="00D86B44">
            <w:pPr>
              <w:rPr>
                <w:lang w:val="en-GB"/>
              </w:rPr>
            </w:pPr>
            <w:r w:rsidRPr="00133133">
              <w:rPr>
                <w:lang w:val="en-GB"/>
              </w:rPr>
              <w:t>4</w:t>
            </w:r>
          </w:p>
        </w:tc>
        <w:tc>
          <w:tcPr>
            <w:tcW w:w="913" w:type="dxa"/>
            <w:vAlign w:val="center"/>
          </w:tcPr>
          <w:p w14:paraId="36D42383" w14:textId="77777777" w:rsidR="00E23B14" w:rsidRPr="00133133" w:rsidRDefault="00E23B14" w:rsidP="00D86B44">
            <w:pPr>
              <w:rPr>
                <w:lang w:val="en-GB"/>
              </w:rPr>
            </w:pPr>
            <w:r w:rsidRPr="00133133">
              <w:rPr>
                <w:lang w:val="en-GB"/>
              </w:rPr>
              <w:t>C2.33</w:t>
            </w:r>
          </w:p>
        </w:tc>
        <w:tc>
          <w:tcPr>
            <w:tcW w:w="1563" w:type="dxa"/>
            <w:vAlign w:val="center"/>
          </w:tcPr>
          <w:p w14:paraId="036324DF" w14:textId="77777777" w:rsidR="00E23B14" w:rsidRPr="00133133" w:rsidRDefault="00E23B14" w:rsidP="00D86B44">
            <w:pPr>
              <w:rPr>
                <w:lang w:val="en-GB"/>
              </w:rPr>
            </w:pPr>
            <w:r w:rsidRPr="00133133">
              <w:rPr>
                <w:lang w:val="en-GB"/>
              </w:rPr>
              <w:t>5,5</w:t>
            </w:r>
          </w:p>
        </w:tc>
        <w:tc>
          <w:tcPr>
            <w:tcW w:w="910" w:type="dxa"/>
            <w:vAlign w:val="center"/>
          </w:tcPr>
          <w:p w14:paraId="0D8A2F0B" w14:textId="77777777" w:rsidR="00E23B14" w:rsidRPr="00133133" w:rsidRDefault="00E23B14" w:rsidP="00D86B44">
            <w:pPr>
              <w:rPr>
                <w:lang w:val="en-GB"/>
              </w:rPr>
            </w:pPr>
            <w:r w:rsidRPr="00133133">
              <w:rPr>
                <w:lang w:val="en-GB"/>
              </w:rPr>
              <w:t>C3.33</w:t>
            </w:r>
          </w:p>
        </w:tc>
        <w:tc>
          <w:tcPr>
            <w:tcW w:w="1563" w:type="dxa"/>
            <w:vAlign w:val="center"/>
          </w:tcPr>
          <w:p w14:paraId="093B7D09" w14:textId="77777777" w:rsidR="00E23B14" w:rsidRPr="00133133" w:rsidRDefault="00E23B14" w:rsidP="00D86B44">
            <w:pPr>
              <w:rPr>
                <w:lang w:val="en-GB"/>
              </w:rPr>
            </w:pPr>
            <w:r w:rsidRPr="00133133">
              <w:rPr>
                <w:lang w:val="en-GB"/>
              </w:rPr>
              <w:t>4,5</w:t>
            </w:r>
          </w:p>
        </w:tc>
        <w:tc>
          <w:tcPr>
            <w:tcW w:w="965" w:type="dxa"/>
            <w:vAlign w:val="center"/>
          </w:tcPr>
          <w:p w14:paraId="4A38730C" w14:textId="77777777" w:rsidR="00E23B14" w:rsidRPr="00133133" w:rsidRDefault="00E23B14" w:rsidP="00D86B44">
            <w:pPr>
              <w:rPr>
                <w:lang w:val="en-GB"/>
              </w:rPr>
            </w:pPr>
            <w:r w:rsidRPr="00133133">
              <w:rPr>
                <w:lang w:val="en-GB"/>
              </w:rPr>
              <w:t>C4.33</w:t>
            </w:r>
          </w:p>
        </w:tc>
        <w:tc>
          <w:tcPr>
            <w:tcW w:w="1565" w:type="dxa"/>
            <w:vAlign w:val="center"/>
          </w:tcPr>
          <w:p w14:paraId="72A276B6" w14:textId="77777777" w:rsidR="00E23B14" w:rsidRPr="00133133" w:rsidRDefault="00E23B14" w:rsidP="00D86B44">
            <w:pPr>
              <w:rPr>
                <w:lang w:val="en-GB"/>
              </w:rPr>
            </w:pPr>
            <w:r w:rsidRPr="00133133">
              <w:rPr>
                <w:lang w:val="en-GB"/>
              </w:rPr>
              <w:t>6</w:t>
            </w:r>
          </w:p>
        </w:tc>
      </w:tr>
      <w:tr w:rsidR="00E23B14" w:rsidRPr="00133133" w14:paraId="5B2842CA" w14:textId="77777777" w:rsidTr="00345A18">
        <w:trPr>
          <w:trHeight w:val="593"/>
        </w:trPr>
        <w:tc>
          <w:tcPr>
            <w:tcW w:w="888" w:type="dxa"/>
            <w:vAlign w:val="center"/>
          </w:tcPr>
          <w:p w14:paraId="6EF6791A" w14:textId="77777777" w:rsidR="00E23B14" w:rsidRPr="00133133" w:rsidRDefault="00E23B14" w:rsidP="00D86B44">
            <w:pPr>
              <w:rPr>
                <w:lang w:val="en-GB"/>
              </w:rPr>
            </w:pPr>
            <w:r w:rsidRPr="00133133">
              <w:rPr>
                <w:lang w:val="en-GB"/>
              </w:rPr>
              <w:t>C1.34</w:t>
            </w:r>
          </w:p>
        </w:tc>
        <w:tc>
          <w:tcPr>
            <w:tcW w:w="1693" w:type="dxa"/>
            <w:vAlign w:val="center"/>
          </w:tcPr>
          <w:p w14:paraId="0090DF39" w14:textId="77777777" w:rsidR="00E23B14" w:rsidRPr="00133133" w:rsidRDefault="00E23B14" w:rsidP="00D86B44">
            <w:pPr>
              <w:rPr>
                <w:lang w:val="en-GB"/>
              </w:rPr>
            </w:pPr>
            <w:r w:rsidRPr="00133133">
              <w:rPr>
                <w:lang w:val="en-GB"/>
              </w:rPr>
              <w:t>7</w:t>
            </w:r>
          </w:p>
        </w:tc>
        <w:tc>
          <w:tcPr>
            <w:tcW w:w="913" w:type="dxa"/>
            <w:vAlign w:val="center"/>
          </w:tcPr>
          <w:p w14:paraId="50D03C16" w14:textId="77777777" w:rsidR="00E23B14" w:rsidRPr="00133133" w:rsidRDefault="00E23B14" w:rsidP="00D86B44">
            <w:pPr>
              <w:rPr>
                <w:lang w:val="en-GB"/>
              </w:rPr>
            </w:pPr>
            <w:r w:rsidRPr="00133133">
              <w:rPr>
                <w:lang w:val="en-GB"/>
              </w:rPr>
              <w:t>C2.34</w:t>
            </w:r>
          </w:p>
        </w:tc>
        <w:tc>
          <w:tcPr>
            <w:tcW w:w="1563" w:type="dxa"/>
            <w:vAlign w:val="center"/>
          </w:tcPr>
          <w:p w14:paraId="5F9E028A" w14:textId="77777777" w:rsidR="00E23B14" w:rsidRPr="00133133" w:rsidRDefault="00E23B14" w:rsidP="00D86B44">
            <w:pPr>
              <w:rPr>
                <w:lang w:val="en-GB"/>
              </w:rPr>
            </w:pPr>
            <w:r w:rsidRPr="00133133">
              <w:rPr>
                <w:lang w:val="en-GB"/>
              </w:rPr>
              <w:t>1</w:t>
            </w:r>
          </w:p>
        </w:tc>
        <w:tc>
          <w:tcPr>
            <w:tcW w:w="910" w:type="dxa"/>
            <w:vAlign w:val="center"/>
          </w:tcPr>
          <w:p w14:paraId="4BD458AD" w14:textId="77777777" w:rsidR="00E23B14" w:rsidRPr="00133133" w:rsidRDefault="00E23B14" w:rsidP="00D86B44">
            <w:pPr>
              <w:rPr>
                <w:lang w:val="en-GB"/>
              </w:rPr>
            </w:pPr>
            <w:r w:rsidRPr="00133133">
              <w:rPr>
                <w:lang w:val="en-GB"/>
              </w:rPr>
              <w:t>C3.34</w:t>
            </w:r>
          </w:p>
        </w:tc>
        <w:tc>
          <w:tcPr>
            <w:tcW w:w="1563" w:type="dxa"/>
            <w:vAlign w:val="center"/>
          </w:tcPr>
          <w:p w14:paraId="2C5AB7F2" w14:textId="77777777" w:rsidR="00E23B14" w:rsidRPr="00133133" w:rsidRDefault="00E23B14" w:rsidP="00D86B44">
            <w:pPr>
              <w:rPr>
                <w:lang w:val="en-GB"/>
              </w:rPr>
            </w:pPr>
            <w:r w:rsidRPr="00133133">
              <w:rPr>
                <w:lang w:val="en-GB"/>
              </w:rPr>
              <w:t>2,5</w:t>
            </w:r>
          </w:p>
        </w:tc>
        <w:tc>
          <w:tcPr>
            <w:tcW w:w="965" w:type="dxa"/>
            <w:vAlign w:val="center"/>
          </w:tcPr>
          <w:p w14:paraId="2F4F8340" w14:textId="77777777" w:rsidR="00E23B14" w:rsidRPr="00133133" w:rsidRDefault="00E23B14" w:rsidP="00D86B44">
            <w:pPr>
              <w:rPr>
                <w:lang w:val="en-GB"/>
              </w:rPr>
            </w:pPr>
            <w:r w:rsidRPr="00133133">
              <w:rPr>
                <w:lang w:val="en-GB"/>
              </w:rPr>
              <w:t>C4.34</w:t>
            </w:r>
          </w:p>
        </w:tc>
        <w:tc>
          <w:tcPr>
            <w:tcW w:w="1565" w:type="dxa"/>
            <w:vAlign w:val="center"/>
          </w:tcPr>
          <w:p w14:paraId="186AFAE8" w14:textId="77777777" w:rsidR="00E23B14" w:rsidRPr="00133133" w:rsidRDefault="00E23B14" w:rsidP="00D86B44">
            <w:pPr>
              <w:rPr>
                <w:lang w:val="en-GB"/>
              </w:rPr>
            </w:pPr>
            <w:r w:rsidRPr="00133133">
              <w:rPr>
                <w:lang w:val="en-GB"/>
              </w:rPr>
              <w:t>4</w:t>
            </w:r>
          </w:p>
        </w:tc>
      </w:tr>
      <w:tr w:rsidR="00E23B14" w:rsidRPr="00133133" w14:paraId="44925744" w14:textId="77777777" w:rsidTr="00345A18">
        <w:trPr>
          <w:trHeight w:val="593"/>
        </w:trPr>
        <w:tc>
          <w:tcPr>
            <w:tcW w:w="888" w:type="dxa"/>
            <w:vAlign w:val="center"/>
          </w:tcPr>
          <w:p w14:paraId="3297152D" w14:textId="77777777" w:rsidR="00E23B14" w:rsidRPr="00133133" w:rsidRDefault="00E23B14" w:rsidP="00D86B44">
            <w:pPr>
              <w:rPr>
                <w:lang w:val="en-GB"/>
              </w:rPr>
            </w:pPr>
            <w:r w:rsidRPr="00133133">
              <w:rPr>
                <w:lang w:val="en-GB"/>
              </w:rPr>
              <w:t>C1.35</w:t>
            </w:r>
          </w:p>
        </w:tc>
        <w:tc>
          <w:tcPr>
            <w:tcW w:w="1693" w:type="dxa"/>
            <w:vAlign w:val="center"/>
          </w:tcPr>
          <w:p w14:paraId="6914385C" w14:textId="77777777" w:rsidR="00E23B14" w:rsidRPr="00133133" w:rsidRDefault="00E23B14" w:rsidP="00D86B44">
            <w:pPr>
              <w:rPr>
                <w:lang w:val="en-GB"/>
              </w:rPr>
            </w:pPr>
            <w:r w:rsidRPr="00133133">
              <w:rPr>
                <w:lang w:val="en-GB"/>
              </w:rPr>
              <w:t>3</w:t>
            </w:r>
          </w:p>
        </w:tc>
        <w:tc>
          <w:tcPr>
            <w:tcW w:w="913" w:type="dxa"/>
            <w:vAlign w:val="center"/>
          </w:tcPr>
          <w:p w14:paraId="47C31988" w14:textId="77777777" w:rsidR="00E23B14" w:rsidRPr="00133133" w:rsidRDefault="00E23B14" w:rsidP="00D86B44">
            <w:pPr>
              <w:rPr>
                <w:lang w:val="en-GB"/>
              </w:rPr>
            </w:pPr>
            <w:r w:rsidRPr="00133133">
              <w:rPr>
                <w:lang w:val="en-GB"/>
              </w:rPr>
              <w:t>C2.35</w:t>
            </w:r>
          </w:p>
        </w:tc>
        <w:tc>
          <w:tcPr>
            <w:tcW w:w="1563" w:type="dxa"/>
            <w:vAlign w:val="center"/>
          </w:tcPr>
          <w:p w14:paraId="22B756C4" w14:textId="77777777" w:rsidR="00E23B14" w:rsidRPr="00133133" w:rsidRDefault="00E23B14" w:rsidP="00D86B44">
            <w:pPr>
              <w:rPr>
                <w:lang w:val="en-GB"/>
              </w:rPr>
            </w:pPr>
            <w:r w:rsidRPr="00133133">
              <w:rPr>
                <w:lang w:val="en-GB"/>
              </w:rPr>
              <w:t>2</w:t>
            </w:r>
          </w:p>
        </w:tc>
        <w:tc>
          <w:tcPr>
            <w:tcW w:w="910" w:type="dxa"/>
            <w:vAlign w:val="center"/>
          </w:tcPr>
          <w:p w14:paraId="6E88674E" w14:textId="77777777" w:rsidR="00E23B14" w:rsidRPr="00133133" w:rsidRDefault="00E23B14" w:rsidP="00D86B44">
            <w:pPr>
              <w:rPr>
                <w:lang w:val="en-GB"/>
              </w:rPr>
            </w:pPr>
            <w:r w:rsidRPr="00133133">
              <w:rPr>
                <w:lang w:val="en-GB"/>
              </w:rPr>
              <w:t>C3.35</w:t>
            </w:r>
          </w:p>
        </w:tc>
        <w:tc>
          <w:tcPr>
            <w:tcW w:w="1563" w:type="dxa"/>
            <w:vAlign w:val="center"/>
          </w:tcPr>
          <w:p w14:paraId="01F00DD5" w14:textId="77777777" w:rsidR="00E23B14" w:rsidRPr="00133133" w:rsidRDefault="00E23B14" w:rsidP="00D86B44">
            <w:pPr>
              <w:rPr>
                <w:lang w:val="en-GB"/>
              </w:rPr>
            </w:pPr>
            <w:r w:rsidRPr="00133133">
              <w:rPr>
                <w:lang w:val="en-GB"/>
              </w:rPr>
              <w:t>7</w:t>
            </w:r>
          </w:p>
        </w:tc>
        <w:tc>
          <w:tcPr>
            <w:tcW w:w="965" w:type="dxa"/>
            <w:vAlign w:val="center"/>
          </w:tcPr>
          <w:p w14:paraId="714F4678" w14:textId="77777777" w:rsidR="00E23B14" w:rsidRPr="00133133" w:rsidRDefault="00E23B14" w:rsidP="00D86B44">
            <w:pPr>
              <w:rPr>
                <w:lang w:val="en-GB"/>
              </w:rPr>
            </w:pPr>
            <w:r w:rsidRPr="00133133">
              <w:rPr>
                <w:lang w:val="en-GB"/>
              </w:rPr>
              <w:t>C4.35</w:t>
            </w:r>
          </w:p>
        </w:tc>
        <w:tc>
          <w:tcPr>
            <w:tcW w:w="1565" w:type="dxa"/>
            <w:vAlign w:val="center"/>
          </w:tcPr>
          <w:p w14:paraId="094F5C3D" w14:textId="77777777" w:rsidR="00E23B14" w:rsidRPr="00133133" w:rsidRDefault="00E23B14" w:rsidP="00D86B44">
            <w:pPr>
              <w:rPr>
                <w:lang w:val="en-GB"/>
              </w:rPr>
            </w:pPr>
            <w:r w:rsidRPr="00133133">
              <w:rPr>
                <w:lang w:val="en-GB"/>
              </w:rPr>
              <w:t>6</w:t>
            </w:r>
          </w:p>
        </w:tc>
      </w:tr>
      <w:tr w:rsidR="00E23B14" w:rsidRPr="00133133" w14:paraId="21E667D3" w14:textId="77777777" w:rsidTr="00345A18">
        <w:trPr>
          <w:trHeight w:val="593"/>
        </w:trPr>
        <w:tc>
          <w:tcPr>
            <w:tcW w:w="888" w:type="dxa"/>
            <w:vAlign w:val="center"/>
          </w:tcPr>
          <w:p w14:paraId="3D2AB401" w14:textId="77777777" w:rsidR="00E23B14" w:rsidRPr="00133133" w:rsidRDefault="00E23B14" w:rsidP="00D86B44">
            <w:pPr>
              <w:rPr>
                <w:lang w:val="en-GB"/>
              </w:rPr>
            </w:pPr>
            <w:r w:rsidRPr="00133133">
              <w:rPr>
                <w:lang w:val="en-GB"/>
              </w:rPr>
              <w:t>C1.36</w:t>
            </w:r>
          </w:p>
        </w:tc>
        <w:tc>
          <w:tcPr>
            <w:tcW w:w="1693" w:type="dxa"/>
            <w:vAlign w:val="center"/>
          </w:tcPr>
          <w:p w14:paraId="2A485E36" w14:textId="77777777" w:rsidR="00E23B14" w:rsidRPr="00133133" w:rsidRDefault="00E23B14" w:rsidP="00D86B44">
            <w:pPr>
              <w:rPr>
                <w:lang w:val="en-GB"/>
              </w:rPr>
            </w:pPr>
            <w:r w:rsidRPr="00133133">
              <w:rPr>
                <w:lang w:val="en-GB"/>
              </w:rPr>
              <w:t>2</w:t>
            </w:r>
          </w:p>
        </w:tc>
        <w:tc>
          <w:tcPr>
            <w:tcW w:w="913" w:type="dxa"/>
            <w:vAlign w:val="center"/>
          </w:tcPr>
          <w:p w14:paraId="3552FAE9" w14:textId="77777777" w:rsidR="00E23B14" w:rsidRPr="00133133" w:rsidRDefault="00E23B14" w:rsidP="00D86B44">
            <w:pPr>
              <w:rPr>
                <w:lang w:val="en-GB"/>
              </w:rPr>
            </w:pPr>
            <w:r w:rsidRPr="00133133">
              <w:rPr>
                <w:lang w:val="en-GB"/>
              </w:rPr>
              <w:t>C2.36</w:t>
            </w:r>
          </w:p>
        </w:tc>
        <w:tc>
          <w:tcPr>
            <w:tcW w:w="1563" w:type="dxa"/>
            <w:vAlign w:val="center"/>
          </w:tcPr>
          <w:p w14:paraId="4B708673" w14:textId="77777777" w:rsidR="00E23B14" w:rsidRPr="00133133" w:rsidRDefault="00E23B14" w:rsidP="00D86B44">
            <w:pPr>
              <w:rPr>
                <w:lang w:val="en-GB"/>
              </w:rPr>
            </w:pPr>
            <w:r w:rsidRPr="00133133">
              <w:rPr>
                <w:lang w:val="en-GB"/>
              </w:rPr>
              <w:t>5,5</w:t>
            </w:r>
          </w:p>
        </w:tc>
        <w:tc>
          <w:tcPr>
            <w:tcW w:w="910" w:type="dxa"/>
            <w:vAlign w:val="center"/>
          </w:tcPr>
          <w:p w14:paraId="36E2C065" w14:textId="77777777" w:rsidR="00E23B14" w:rsidRPr="00133133" w:rsidRDefault="00E23B14" w:rsidP="00D86B44">
            <w:pPr>
              <w:rPr>
                <w:lang w:val="en-GB"/>
              </w:rPr>
            </w:pPr>
            <w:r w:rsidRPr="00133133">
              <w:rPr>
                <w:lang w:val="en-GB"/>
              </w:rPr>
              <w:t>C3.36</w:t>
            </w:r>
          </w:p>
        </w:tc>
        <w:tc>
          <w:tcPr>
            <w:tcW w:w="1563" w:type="dxa"/>
            <w:vAlign w:val="center"/>
          </w:tcPr>
          <w:p w14:paraId="33FBBBA2" w14:textId="77777777" w:rsidR="00E23B14" w:rsidRPr="00133133" w:rsidRDefault="00E23B14" w:rsidP="00D86B44">
            <w:pPr>
              <w:rPr>
                <w:lang w:val="en-GB"/>
              </w:rPr>
            </w:pPr>
            <w:r w:rsidRPr="00133133">
              <w:rPr>
                <w:lang w:val="en-GB"/>
              </w:rPr>
              <w:t>5,5</w:t>
            </w:r>
          </w:p>
        </w:tc>
        <w:tc>
          <w:tcPr>
            <w:tcW w:w="965" w:type="dxa"/>
            <w:vAlign w:val="center"/>
          </w:tcPr>
          <w:p w14:paraId="5B5A00A1" w14:textId="77777777" w:rsidR="00E23B14" w:rsidRPr="00133133" w:rsidRDefault="00E23B14" w:rsidP="00D86B44">
            <w:pPr>
              <w:rPr>
                <w:lang w:val="en-GB"/>
              </w:rPr>
            </w:pPr>
            <w:r w:rsidRPr="00133133">
              <w:rPr>
                <w:lang w:val="en-GB"/>
              </w:rPr>
              <w:t>C4.36</w:t>
            </w:r>
          </w:p>
        </w:tc>
        <w:tc>
          <w:tcPr>
            <w:tcW w:w="1565" w:type="dxa"/>
            <w:vAlign w:val="center"/>
          </w:tcPr>
          <w:p w14:paraId="26D704F8" w14:textId="77777777" w:rsidR="00E23B14" w:rsidRPr="00133133" w:rsidRDefault="00E23B14" w:rsidP="00D86B44">
            <w:pPr>
              <w:rPr>
                <w:lang w:val="en-GB"/>
              </w:rPr>
            </w:pPr>
            <w:r w:rsidRPr="00133133">
              <w:rPr>
                <w:lang w:val="en-GB"/>
              </w:rPr>
              <w:t>4</w:t>
            </w:r>
          </w:p>
        </w:tc>
      </w:tr>
      <w:tr w:rsidR="00E23B14" w:rsidRPr="00133133" w14:paraId="46C91229" w14:textId="77777777" w:rsidTr="00345A18">
        <w:trPr>
          <w:trHeight w:val="593"/>
        </w:trPr>
        <w:tc>
          <w:tcPr>
            <w:tcW w:w="888" w:type="dxa"/>
            <w:vAlign w:val="center"/>
          </w:tcPr>
          <w:p w14:paraId="1F29D94E" w14:textId="77777777" w:rsidR="00E23B14" w:rsidRPr="00133133" w:rsidRDefault="00E23B14" w:rsidP="00D86B44">
            <w:pPr>
              <w:rPr>
                <w:lang w:val="en-GB"/>
              </w:rPr>
            </w:pPr>
            <w:r w:rsidRPr="00133133">
              <w:rPr>
                <w:lang w:val="en-GB"/>
              </w:rPr>
              <w:t>C1.37</w:t>
            </w:r>
          </w:p>
        </w:tc>
        <w:tc>
          <w:tcPr>
            <w:tcW w:w="1693" w:type="dxa"/>
            <w:vAlign w:val="center"/>
          </w:tcPr>
          <w:p w14:paraId="23823C09" w14:textId="77777777" w:rsidR="00E23B14" w:rsidRPr="00133133" w:rsidRDefault="00E23B14" w:rsidP="00D86B44">
            <w:pPr>
              <w:rPr>
                <w:lang w:val="en-GB"/>
              </w:rPr>
            </w:pPr>
            <w:r w:rsidRPr="00133133">
              <w:rPr>
                <w:lang w:val="en-GB"/>
              </w:rPr>
              <w:t>5</w:t>
            </w:r>
          </w:p>
        </w:tc>
        <w:tc>
          <w:tcPr>
            <w:tcW w:w="913" w:type="dxa"/>
            <w:vAlign w:val="center"/>
          </w:tcPr>
          <w:p w14:paraId="5645EFAC" w14:textId="77777777" w:rsidR="00E23B14" w:rsidRPr="00133133" w:rsidRDefault="00E23B14" w:rsidP="00D86B44">
            <w:pPr>
              <w:rPr>
                <w:lang w:val="en-GB"/>
              </w:rPr>
            </w:pPr>
            <w:r w:rsidRPr="00133133">
              <w:rPr>
                <w:lang w:val="en-GB"/>
              </w:rPr>
              <w:t>C2.37</w:t>
            </w:r>
          </w:p>
        </w:tc>
        <w:tc>
          <w:tcPr>
            <w:tcW w:w="1563" w:type="dxa"/>
            <w:vAlign w:val="center"/>
          </w:tcPr>
          <w:p w14:paraId="5408817C" w14:textId="77777777" w:rsidR="00E23B14" w:rsidRPr="00133133" w:rsidRDefault="00E23B14" w:rsidP="00D86B44">
            <w:pPr>
              <w:rPr>
                <w:lang w:val="en-GB"/>
              </w:rPr>
            </w:pPr>
            <w:r w:rsidRPr="00133133">
              <w:rPr>
                <w:lang w:val="en-GB"/>
              </w:rPr>
              <w:t>5,5</w:t>
            </w:r>
          </w:p>
        </w:tc>
        <w:tc>
          <w:tcPr>
            <w:tcW w:w="910" w:type="dxa"/>
            <w:vAlign w:val="center"/>
          </w:tcPr>
          <w:p w14:paraId="655C5061" w14:textId="77777777" w:rsidR="00E23B14" w:rsidRPr="00133133" w:rsidRDefault="00E23B14" w:rsidP="00D86B44">
            <w:pPr>
              <w:rPr>
                <w:lang w:val="en-GB"/>
              </w:rPr>
            </w:pPr>
            <w:r w:rsidRPr="00133133">
              <w:rPr>
                <w:lang w:val="en-GB"/>
              </w:rPr>
              <w:t>C3.37</w:t>
            </w:r>
          </w:p>
        </w:tc>
        <w:tc>
          <w:tcPr>
            <w:tcW w:w="1563" w:type="dxa"/>
            <w:vAlign w:val="center"/>
          </w:tcPr>
          <w:p w14:paraId="21848D61" w14:textId="77777777" w:rsidR="00E23B14" w:rsidRPr="00133133" w:rsidRDefault="00E23B14" w:rsidP="00D86B44">
            <w:pPr>
              <w:rPr>
                <w:lang w:val="en-GB"/>
              </w:rPr>
            </w:pPr>
            <w:r w:rsidRPr="00133133">
              <w:rPr>
                <w:lang w:val="en-GB"/>
              </w:rPr>
              <w:t>4,5</w:t>
            </w:r>
          </w:p>
        </w:tc>
        <w:tc>
          <w:tcPr>
            <w:tcW w:w="965" w:type="dxa"/>
            <w:vAlign w:val="center"/>
          </w:tcPr>
          <w:p w14:paraId="75308A8B" w14:textId="77777777" w:rsidR="00E23B14" w:rsidRPr="00133133" w:rsidRDefault="00E23B14" w:rsidP="00D86B44">
            <w:pPr>
              <w:rPr>
                <w:lang w:val="en-GB"/>
              </w:rPr>
            </w:pPr>
            <w:r w:rsidRPr="00133133">
              <w:rPr>
                <w:lang w:val="en-GB"/>
              </w:rPr>
              <w:t>C4.37</w:t>
            </w:r>
          </w:p>
        </w:tc>
        <w:tc>
          <w:tcPr>
            <w:tcW w:w="1565" w:type="dxa"/>
            <w:vAlign w:val="center"/>
          </w:tcPr>
          <w:p w14:paraId="623FDB33" w14:textId="77777777" w:rsidR="00E23B14" w:rsidRPr="00133133" w:rsidRDefault="00E23B14" w:rsidP="00D86B44">
            <w:pPr>
              <w:rPr>
                <w:lang w:val="en-GB"/>
              </w:rPr>
            </w:pPr>
            <w:r w:rsidRPr="00133133">
              <w:rPr>
                <w:lang w:val="en-GB"/>
              </w:rPr>
              <w:t>5</w:t>
            </w:r>
          </w:p>
        </w:tc>
      </w:tr>
      <w:tr w:rsidR="00E23B14" w:rsidRPr="00133133" w14:paraId="1CB6CA01" w14:textId="77777777" w:rsidTr="00345A18">
        <w:trPr>
          <w:trHeight w:val="593"/>
        </w:trPr>
        <w:tc>
          <w:tcPr>
            <w:tcW w:w="888" w:type="dxa"/>
            <w:vAlign w:val="center"/>
          </w:tcPr>
          <w:p w14:paraId="2ACA988C" w14:textId="77777777" w:rsidR="00E23B14" w:rsidRPr="00133133" w:rsidRDefault="00E23B14" w:rsidP="00D86B44">
            <w:pPr>
              <w:rPr>
                <w:lang w:val="en-GB"/>
              </w:rPr>
            </w:pPr>
            <w:r w:rsidRPr="00133133">
              <w:rPr>
                <w:lang w:val="en-GB"/>
              </w:rPr>
              <w:t>C1.38</w:t>
            </w:r>
          </w:p>
        </w:tc>
        <w:tc>
          <w:tcPr>
            <w:tcW w:w="1693" w:type="dxa"/>
            <w:vAlign w:val="center"/>
          </w:tcPr>
          <w:p w14:paraId="394AEAAF" w14:textId="77777777" w:rsidR="00E23B14" w:rsidRPr="00133133" w:rsidRDefault="00E23B14" w:rsidP="00D86B44">
            <w:pPr>
              <w:rPr>
                <w:lang w:val="en-GB"/>
              </w:rPr>
            </w:pPr>
            <w:r w:rsidRPr="00133133">
              <w:rPr>
                <w:lang w:val="en-GB"/>
              </w:rPr>
              <w:t>2,5</w:t>
            </w:r>
          </w:p>
        </w:tc>
        <w:tc>
          <w:tcPr>
            <w:tcW w:w="913" w:type="dxa"/>
            <w:vAlign w:val="center"/>
          </w:tcPr>
          <w:p w14:paraId="0A19FB6B" w14:textId="77777777" w:rsidR="00E23B14" w:rsidRPr="00133133" w:rsidRDefault="00E23B14" w:rsidP="00D86B44">
            <w:pPr>
              <w:rPr>
                <w:lang w:val="en-GB"/>
              </w:rPr>
            </w:pPr>
            <w:r w:rsidRPr="00133133">
              <w:rPr>
                <w:lang w:val="en-GB"/>
              </w:rPr>
              <w:t>C2.38</w:t>
            </w:r>
          </w:p>
        </w:tc>
        <w:tc>
          <w:tcPr>
            <w:tcW w:w="1563" w:type="dxa"/>
            <w:vAlign w:val="center"/>
          </w:tcPr>
          <w:p w14:paraId="21CEE20F" w14:textId="77777777" w:rsidR="00E23B14" w:rsidRPr="00133133" w:rsidRDefault="00E23B14" w:rsidP="00D86B44">
            <w:pPr>
              <w:rPr>
                <w:lang w:val="en-GB"/>
              </w:rPr>
            </w:pPr>
            <w:r w:rsidRPr="00133133">
              <w:rPr>
                <w:lang w:val="en-GB"/>
              </w:rPr>
              <w:t>7</w:t>
            </w:r>
          </w:p>
        </w:tc>
        <w:tc>
          <w:tcPr>
            <w:tcW w:w="910" w:type="dxa"/>
            <w:vAlign w:val="center"/>
          </w:tcPr>
          <w:p w14:paraId="18C3170B" w14:textId="77777777" w:rsidR="00E23B14" w:rsidRPr="00133133" w:rsidRDefault="00E23B14" w:rsidP="00D86B44">
            <w:pPr>
              <w:rPr>
                <w:lang w:val="en-GB"/>
              </w:rPr>
            </w:pPr>
            <w:r w:rsidRPr="00133133">
              <w:rPr>
                <w:lang w:val="en-GB"/>
              </w:rPr>
              <w:t>C3.38</w:t>
            </w:r>
          </w:p>
        </w:tc>
        <w:tc>
          <w:tcPr>
            <w:tcW w:w="1563" w:type="dxa"/>
            <w:vAlign w:val="center"/>
          </w:tcPr>
          <w:p w14:paraId="0F57C050" w14:textId="77777777" w:rsidR="00E23B14" w:rsidRPr="00133133" w:rsidRDefault="00E23B14" w:rsidP="00D86B44">
            <w:pPr>
              <w:rPr>
                <w:lang w:val="en-GB"/>
              </w:rPr>
            </w:pPr>
            <w:r w:rsidRPr="00133133">
              <w:rPr>
                <w:lang w:val="en-GB"/>
              </w:rPr>
              <w:t>5,5</w:t>
            </w:r>
          </w:p>
        </w:tc>
        <w:tc>
          <w:tcPr>
            <w:tcW w:w="965" w:type="dxa"/>
            <w:vAlign w:val="center"/>
          </w:tcPr>
          <w:p w14:paraId="34798332" w14:textId="77777777" w:rsidR="00E23B14" w:rsidRPr="00133133" w:rsidRDefault="00E23B14" w:rsidP="00D86B44">
            <w:pPr>
              <w:rPr>
                <w:lang w:val="en-GB"/>
              </w:rPr>
            </w:pPr>
            <w:r w:rsidRPr="00133133">
              <w:rPr>
                <w:lang w:val="en-GB"/>
              </w:rPr>
              <w:t>C4.38</w:t>
            </w:r>
          </w:p>
        </w:tc>
        <w:tc>
          <w:tcPr>
            <w:tcW w:w="1565" w:type="dxa"/>
            <w:vAlign w:val="center"/>
          </w:tcPr>
          <w:p w14:paraId="34AAEF9B" w14:textId="77777777" w:rsidR="00E23B14" w:rsidRPr="00133133" w:rsidRDefault="00E23B14" w:rsidP="00D86B44">
            <w:pPr>
              <w:rPr>
                <w:lang w:val="en-GB"/>
              </w:rPr>
            </w:pPr>
            <w:r w:rsidRPr="00133133">
              <w:rPr>
                <w:lang w:val="en-GB"/>
              </w:rPr>
              <w:t>6</w:t>
            </w:r>
          </w:p>
        </w:tc>
      </w:tr>
      <w:tr w:rsidR="00E23B14" w:rsidRPr="00133133" w14:paraId="14428599" w14:textId="77777777" w:rsidTr="00345A18">
        <w:trPr>
          <w:trHeight w:val="593"/>
        </w:trPr>
        <w:tc>
          <w:tcPr>
            <w:tcW w:w="888" w:type="dxa"/>
            <w:vAlign w:val="center"/>
          </w:tcPr>
          <w:p w14:paraId="2B7040C9" w14:textId="77777777" w:rsidR="00E23B14" w:rsidRPr="00133133" w:rsidRDefault="00E23B14" w:rsidP="00D86B44">
            <w:pPr>
              <w:rPr>
                <w:lang w:val="en-GB"/>
              </w:rPr>
            </w:pPr>
            <w:r w:rsidRPr="00133133">
              <w:rPr>
                <w:lang w:val="en-GB"/>
              </w:rPr>
              <w:lastRenderedPageBreak/>
              <w:t>C1.39</w:t>
            </w:r>
          </w:p>
        </w:tc>
        <w:tc>
          <w:tcPr>
            <w:tcW w:w="1693" w:type="dxa"/>
            <w:vAlign w:val="center"/>
          </w:tcPr>
          <w:p w14:paraId="0C72303F" w14:textId="77777777" w:rsidR="00E23B14" w:rsidRPr="00133133" w:rsidRDefault="00E23B14" w:rsidP="00D86B44">
            <w:pPr>
              <w:rPr>
                <w:lang w:val="en-GB"/>
              </w:rPr>
            </w:pPr>
            <w:r w:rsidRPr="00133133">
              <w:rPr>
                <w:lang w:val="en-GB"/>
              </w:rPr>
              <w:t>5</w:t>
            </w:r>
          </w:p>
        </w:tc>
        <w:tc>
          <w:tcPr>
            <w:tcW w:w="913" w:type="dxa"/>
            <w:vAlign w:val="center"/>
          </w:tcPr>
          <w:p w14:paraId="13B19078" w14:textId="77777777" w:rsidR="00E23B14" w:rsidRPr="00133133" w:rsidRDefault="00E23B14" w:rsidP="00D86B44">
            <w:pPr>
              <w:rPr>
                <w:lang w:val="en-GB"/>
              </w:rPr>
            </w:pPr>
            <w:r w:rsidRPr="00133133">
              <w:rPr>
                <w:lang w:val="en-GB"/>
              </w:rPr>
              <w:t>C2.39</w:t>
            </w:r>
          </w:p>
        </w:tc>
        <w:tc>
          <w:tcPr>
            <w:tcW w:w="1563" w:type="dxa"/>
            <w:vAlign w:val="center"/>
          </w:tcPr>
          <w:p w14:paraId="1E000C2F" w14:textId="77777777" w:rsidR="00E23B14" w:rsidRPr="00133133" w:rsidRDefault="00E23B14" w:rsidP="00D86B44">
            <w:pPr>
              <w:rPr>
                <w:lang w:val="en-GB"/>
              </w:rPr>
            </w:pPr>
            <w:r w:rsidRPr="00133133">
              <w:rPr>
                <w:lang w:val="en-GB"/>
              </w:rPr>
              <w:t>4</w:t>
            </w:r>
          </w:p>
        </w:tc>
        <w:tc>
          <w:tcPr>
            <w:tcW w:w="910" w:type="dxa"/>
            <w:vAlign w:val="center"/>
          </w:tcPr>
          <w:p w14:paraId="02E03095" w14:textId="77777777" w:rsidR="00E23B14" w:rsidRPr="00133133" w:rsidRDefault="00E23B14" w:rsidP="00D86B44">
            <w:pPr>
              <w:rPr>
                <w:lang w:val="en-GB"/>
              </w:rPr>
            </w:pPr>
            <w:r w:rsidRPr="00133133">
              <w:rPr>
                <w:lang w:val="en-GB"/>
              </w:rPr>
              <w:t>C3.39</w:t>
            </w:r>
          </w:p>
        </w:tc>
        <w:tc>
          <w:tcPr>
            <w:tcW w:w="1563" w:type="dxa"/>
            <w:vAlign w:val="center"/>
          </w:tcPr>
          <w:p w14:paraId="6DB47EDF" w14:textId="77777777" w:rsidR="00E23B14" w:rsidRPr="00133133" w:rsidRDefault="00E23B14" w:rsidP="00D86B44">
            <w:pPr>
              <w:rPr>
                <w:lang w:val="en-GB"/>
              </w:rPr>
            </w:pPr>
            <w:r w:rsidRPr="00133133">
              <w:rPr>
                <w:lang w:val="en-GB"/>
              </w:rPr>
              <w:t>4,5</w:t>
            </w:r>
          </w:p>
        </w:tc>
        <w:tc>
          <w:tcPr>
            <w:tcW w:w="965" w:type="dxa"/>
            <w:vAlign w:val="center"/>
          </w:tcPr>
          <w:p w14:paraId="40741A70" w14:textId="77777777" w:rsidR="00E23B14" w:rsidRPr="00133133" w:rsidRDefault="00E23B14" w:rsidP="00D86B44">
            <w:pPr>
              <w:rPr>
                <w:lang w:val="en-GB"/>
              </w:rPr>
            </w:pPr>
            <w:r w:rsidRPr="00133133">
              <w:rPr>
                <w:lang w:val="en-GB"/>
              </w:rPr>
              <w:t>C4.39</w:t>
            </w:r>
          </w:p>
        </w:tc>
        <w:tc>
          <w:tcPr>
            <w:tcW w:w="1565" w:type="dxa"/>
            <w:vAlign w:val="center"/>
          </w:tcPr>
          <w:p w14:paraId="41271AF8" w14:textId="77777777" w:rsidR="00E23B14" w:rsidRPr="00133133" w:rsidRDefault="00E23B14" w:rsidP="00D86B44">
            <w:pPr>
              <w:rPr>
                <w:lang w:val="en-GB"/>
              </w:rPr>
            </w:pPr>
            <w:r w:rsidRPr="00133133">
              <w:rPr>
                <w:lang w:val="en-GB"/>
              </w:rPr>
              <w:t>3,5</w:t>
            </w:r>
          </w:p>
        </w:tc>
      </w:tr>
      <w:tr w:rsidR="00E23B14" w:rsidRPr="00133133" w14:paraId="52F504A4" w14:textId="77777777" w:rsidTr="00345A18">
        <w:trPr>
          <w:trHeight w:val="593"/>
        </w:trPr>
        <w:tc>
          <w:tcPr>
            <w:tcW w:w="888" w:type="dxa"/>
            <w:vAlign w:val="center"/>
          </w:tcPr>
          <w:p w14:paraId="570BE877" w14:textId="77777777" w:rsidR="00E23B14" w:rsidRPr="00133133" w:rsidRDefault="00E23B14" w:rsidP="00D86B44">
            <w:pPr>
              <w:rPr>
                <w:lang w:val="en-GB"/>
              </w:rPr>
            </w:pPr>
            <w:r w:rsidRPr="00133133">
              <w:rPr>
                <w:lang w:val="en-GB"/>
              </w:rPr>
              <w:t>C1.40</w:t>
            </w:r>
          </w:p>
        </w:tc>
        <w:tc>
          <w:tcPr>
            <w:tcW w:w="1693" w:type="dxa"/>
            <w:vAlign w:val="center"/>
          </w:tcPr>
          <w:p w14:paraId="7EE20BAC" w14:textId="77777777" w:rsidR="00E23B14" w:rsidRPr="00133133" w:rsidRDefault="00E23B14" w:rsidP="00D86B44">
            <w:pPr>
              <w:rPr>
                <w:lang w:val="en-GB"/>
              </w:rPr>
            </w:pPr>
            <w:r w:rsidRPr="00133133">
              <w:rPr>
                <w:lang w:val="en-GB"/>
              </w:rPr>
              <w:t>6</w:t>
            </w:r>
          </w:p>
        </w:tc>
        <w:tc>
          <w:tcPr>
            <w:tcW w:w="913" w:type="dxa"/>
            <w:vAlign w:val="center"/>
          </w:tcPr>
          <w:p w14:paraId="40E6BBA6" w14:textId="77777777" w:rsidR="00E23B14" w:rsidRPr="00133133" w:rsidRDefault="00E23B14" w:rsidP="00D86B44">
            <w:pPr>
              <w:rPr>
                <w:lang w:val="en-GB"/>
              </w:rPr>
            </w:pPr>
            <w:r w:rsidRPr="00133133">
              <w:rPr>
                <w:lang w:val="en-GB"/>
              </w:rPr>
              <w:t>C2.40</w:t>
            </w:r>
          </w:p>
        </w:tc>
        <w:tc>
          <w:tcPr>
            <w:tcW w:w="1563" w:type="dxa"/>
            <w:vAlign w:val="center"/>
          </w:tcPr>
          <w:p w14:paraId="6EB99403" w14:textId="77777777" w:rsidR="00E23B14" w:rsidRPr="00133133" w:rsidRDefault="00E23B14" w:rsidP="00D86B44">
            <w:pPr>
              <w:rPr>
                <w:lang w:val="en-GB"/>
              </w:rPr>
            </w:pPr>
            <w:r w:rsidRPr="00133133">
              <w:rPr>
                <w:lang w:val="en-GB"/>
              </w:rPr>
              <w:t>3</w:t>
            </w:r>
          </w:p>
        </w:tc>
        <w:tc>
          <w:tcPr>
            <w:tcW w:w="910" w:type="dxa"/>
            <w:vAlign w:val="center"/>
          </w:tcPr>
          <w:p w14:paraId="60702695" w14:textId="77777777" w:rsidR="00E23B14" w:rsidRPr="00133133" w:rsidRDefault="00E23B14" w:rsidP="00D86B44">
            <w:pPr>
              <w:rPr>
                <w:lang w:val="en-GB"/>
              </w:rPr>
            </w:pPr>
            <w:r w:rsidRPr="00133133">
              <w:rPr>
                <w:lang w:val="en-GB"/>
              </w:rPr>
              <w:t>C3.40</w:t>
            </w:r>
          </w:p>
        </w:tc>
        <w:tc>
          <w:tcPr>
            <w:tcW w:w="1563" w:type="dxa"/>
            <w:vAlign w:val="center"/>
          </w:tcPr>
          <w:p w14:paraId="498506C2" w14:textId="77777777" w:rsidR="00E23B14" w:rsidRPr="00133133" w:rsidRDefault="00E23B14" w:rsidP="00D86B44">
            <w:pPr>
              <w:rPr>
                <w:lang w:val="en-GB"/>
              </w:rPr>
            </w:pPr>
            <w:r w:rsidRPr="00133133">
              <w:rPr>
                <w:lang w:val="en-GB"/>
              </w:rPr>
              <w:t>4,5</w:t>
            </w:r>
          </w:p>
        </w:tc>
        <w:tc>
          <w:tcPr>
            <w:tcW w:w="965" w:type="dxa"/>
            <w:vAlign w:val="center"/>
          </w:tcPr>
          <w:p w14:paraId="0F611825" w14:textId="77777777" w:rsidR="00E23B14" w:rsidRPr="00133133" w:rsidRDefault="00E23B14" w:rsidP="00D86B44">
            <w:pPr>
              <w:rPr>
                <w:lang w:val="en-GB"/>
              </w:rPr>
            </w:pPr>
            <w:r w:rsidRPr="00133133">
              <w:rPr>
                <w:lang w:val="en-GB"/>
              </w:rPr>
              <w:t>C4.40</w:t>
            </w:r>
          </w:p>
        </w:tc>
        <w:tc>
          <w:tcPr>
            <w:tcW w:w="1565" w:type="dxa"/>
            <w:vAlign w:val="center"/>
          </w:tcPr>
          <w:p w14:paraId="1AE80ADA" w14:textId="77777777" w:rsidR="00E23B14" w:rsidRPr="00133133" w:rsidRDefault="00E23B14" w:rsidP="00D86B44">
            <w:pPr>
              <w:rPr>
                <w:lang w:val="en-GB"/>
              </w:rPr>
            </w:pPr>
            <w:r w:rsidRPr="00133133">
              <w:rPr>
                <w:lang w:val="en-GB"/>
              </w:rPr>
              <w:t>6,5</w:t>
            </w:r>
          </w:p>
        </w:tc>
      </w:tr>
      <w:tr w:rsidR="00E23B14" w:rsidRPr="00133133" w14:paraId="690B1DDB" w14:textId="77777777" w:rsidTr="00345A18">
        <w:trPr>
          <w:trHeight w:val="593"/>
        </w:trPr>
        <w:tc>
          <w:tcPr>
            <w:tcW w:w="888" w:type="dxa"/>
            <w:vAlign w:val="center"/>
          </w:tcPr>
          <w:p w14:paraId="1CBFF14E" w14:textId="77777777" w:rsidR="00E23B14" w:rsidRPr="00133133" w:rsidRDefault="00E23B14" w:rsidP="00D86B44">
            <w:pPr>
              <w:rPr>
                <w:lang w:val="en-GB"/>
              </w:rPr>
            </w:pPr>
            <w:r w:rsidRPr="00133133">
              <w:rPr>
                <w:lang w:val="en-GB"/>
              </w:rPr>
              <w:t>C1.41</w:t>
            </w:r>
          </w:p>
        </w:tc>
        <w:tc>
          <w:tcPr>
            <w:tcW w:w="1693" w:type="dxa"/>
            <w:vAlign w:val="center"/>
          </w:tcPr>
          <w:p w14:paraId="0A98FC21" w14:textId="77777777" w:rsidR="00E23B14" w:rsidRPr="00133133" w:rsidRDefault="00E23B14" w:rsidP="00D86B44">
            <w:pPr>
              <w:rPr>
                <w:lang w:val="en-GB"/>
              </w:rPr>
            </w:pPr>
            <w:r w:rsidRPr="00133133">
              <w:rPr>
                <w:lang w:val="en-GB"/>
              </w:rPr>
              <w:t>5</w:t>
            </w:r>
          </w:p>
        </w:tc>
        <w:tc>
          <w:tcPr>
            <w:tcW w:w="913" w:type="dxa"/>
            <w:vAlign w:val="center"/>
          </w:tcPr>
          <w:p w14:paraId="2A0D39B5" w14:textId="77777777" w:rsidR="00E23B14" w:rsidRPr="00133133" w:rsidRDefault="00E23B14" w:rsidP="00D86B44">
            <w:pPr>
              <w:rPr>
                <w:lang w:val="en-GB"/>
              </w:rPr>
            </w:pPr>
            <w:r w:rsidRPr="00133133">
              <w:rPr>
                <w:lang w:val="en-GB"/>
              </w:rPr>
              <w:t>C2.41</w:t>
            </w:r>
          </w:p>
        </w:tc>
        <w:tc>
          <w:tcPr>
            <w:tcW w:w="1563" w:type="dxa"/>
            <w:vAlign w:val="center"/>
          </w:tcPr>
          <w:p w14:paraId="586BA5AD" w14:textId="77777777" w:rsidR="00E23B14" w:rsidRPr="00133133" w:rsidRDefault="00E23B14" w:rsidP="00D86B44">
            <w:pPr>
              <w:rPr>
                <w:lang w:val="en-GB"/>
              </w:rPr>
            </w:pPr>
            <w:r w:rsidRPr="00133133">
              <w:rPr>
                <w:lang w:val="en-GB"/>
              </w:rPr>
              <w:t>6</w:t>
            </w:r>
          </w:p>
        </w:tc>
        <w:tc>
          <w:tcPr>
            <w:tcW w:w="910" w:type="dxa"/>
            <w:vAlign w:val="center"/>
          </w:tcPr>
          <w:p w14:paraId="34BFBE48" w14:textId="77777777" w:rsidR="00E23B14" w:rsidRPr="00133133" w:rsidRDefault="00E23B14" w:rsidP="00D86B44">
            <w:pPr>
              <w:rPr>
                <w:lang w:val="en-GB"/>
              </w:rPr>
            </w:pPr>
            <w:r w:rsidRPr="00133133">
              <w:rPr>
                <w:lang w:val="en-GB"/>
              </w:rPr>
              <w:t>C3.41</w:t>
            </w:r>
          </w:p>
        </w:tc>
        <w:tc>
          <w:tcPr>
            <w:tcW w:w="1563" w:type="dxa"/>
            <w:vAlign w:val="center"/>
          </w:tcPr>
          <w:p w14:paraId="3AF3A13B" w14:textId="77777777" w:rsidR="00E23B14" w:rsidRPr="00133133" w:rsidRDefault="00E23B14" w:rsidP="00D86B44">
            <w:pPr>
              <w:rPr>
                <w:lang w:val="en-GB"/>
              </w:rPr>
            </w:pPr>
            <w:r w:rsidRPr="00133133">
              <w:rPr>
                <w:lang w:val="en-GB"/>
              </w:rPr>
              <w:t>5</w:t>
            </w:r>
          </w:p>
        </w:tc>
        <w:tc>
          <w:tcPr>
            <w:tcW w:w="965" w:type="dxa"/>
            <w:vAlign w:val="center"/>
          </w:tcPr>
          <w:p w14:paraId="2F7D1C71" w14:textId="77777777" w:rsidR="00E23B14" w:rsidRPr="00133133" w:rsidRDefault="00E23B14" w:rsidP="00D86B44">
            <w:pPr>
              <w:rPr>
                <w:lang w:val="en-GB"/>
              </w:rPr>
            </w:pPr>
            <w:r w:rsidRPr="00133133">
              <w:rPr>
                <w:lang w:val="en-GB"/>
              </w:rPr>
              <w:t>C4.41</w:t>
            </w:r>
          </w:p>
        </w:tc>
        <w:tc>
          <w:tcPr>
            <w:tcW w:w="1565" w:type="dxa"/>
            <w:vAlign w:val="center"/>
          </w:tcPr>
          <w:p w14:paraId="6DB8E3E1" w14:textId="77777777" w:rsidR="00E23B14" w:rsidRPr="00133133" w:rsidRDefault="00E23B14" w:rsidP="00D86B44">
            <w:pPr>
              <w:rPr>
                <w:lang w:val="en-GB"/>
              </w:rPr>
            </w:pPr>
            <w:r w:rsidRPr="00133133">
              <w:rPr>
                <w:lang w:val="en-GB"/>
              </w:rPr>
              <w:t>5</w:t>
            </w:r>
          </w:p>
        </w:tc>
      </w:tr>
      <w:tr w:rsidR="00E23B14" w:rsidRPr="00133133" w14:paraId="18BBDBDA" w14:textId="77777777" w:rsidTr="00345A18">
        <w:trPr>
          <w:trHeight w:val="593"/>
        </w:trPr>
        <w:tc>
          <w:tcPr>
            <w:tcW w:w="888" w:type="dxa"/>
            <w:vAlign w:val="center"/>
          </w:tcPr>
          <w:p w14:paraId="6A8542C8" w14:textId="77777777" w:rsidR="00E23B14" w:rsidRPr="00133133" w:rsidRDefault="00E23B14" w:rsidP="00D86B44">
            <w:pPr>
              <w:rPr>
                <w:lang w:val="en-GB"/>
              </w:rPr>
            </w:pPr>
            <w:r w:rsidRPr="00133133">
              <w:rPr>
                <w:lang w:val="en-GB"/>
              </w:rPr>
              <w:t>C1.42</w:t>
            </w:r>
          </w:p>
        </w:tc>
        <w:tc>
          <w:tcPr>
            <w:tcW w:w="1693" w:type="dxa"/>
            <w:vAlign w:val="center"/>
          </w:tcPr>
          <w:p w14:paraId="155FE5E6" w14:textId="77777777" w:rsidR="00E23B14" w:rsidRPr="00133133" w:rsidRDefault="00E23B14" w:rsidP="00D86B44">
            <w:pPr>
              <w:rPr>
                <w:lang w:val="en-GB"/>
              </w:rPr>
            </w:pPr>
            <w:r w:rsidRPr="00133133">
              <w:rPr>
                <w:lang w:val="en-GB"/>
              </w:rPr>
              <w:t>2</w:t>
            </w:r>
          </w:p>
        </w:tc>
        <w:tc>
          <w:tcPr>
            <w:tcW w:w="913" w:type="dxa"/>
            <w:vAlign w:val="center"/>
          </w:tcPr>
          <w:p w14:paraId="1B0369F8" w14:textId="77777777" w:rsidR="00E23B14" w:rsidRPr="00133133" w:rsidRDefault="00E23B14" w:rsidP="00D86B44">
            <w:pPr>
              <w:rPr>
                <w:lang w:val="en-GB"/>
              </w:rPr>
            </w:pPr>
            <w:r w:rsidRPr="00133133">
              <w:rPr>
                <w:lang w:val="en-GB"/>
              </w:rPr>
              <w:t>C2.42</w:t>
            </w:r>
          </w:p>
        </w:tc>
        <w:tc>
          <w:tcPr>
            <w:tcW w:w="1563" w:type="dxa"/>
            <w:vAlign w:val="center"/>
          </w:tcPr>
          <w:p w14:paraId="6D051885" w14:textId="77777777" w:rsidR="00E23B14" w:rsidRPr="00133133" w:rsidRDefault="00E23B14" w:rsidP="00D86B44">
            <w:pPr>
              <w:rPr>
                <w:lang w:val="en-GB"/>
              </w:rPr>
            </w:pPr>
            <w:r w:rsidRPr="00133133">
              <w:rPr>
                <w:lang w:val="en-GB"/>
              </w:rPr>
              <w:t>3</w:t>
            </w:r>
          </w:p>
        </w:tc>
        <w:tc>
          <w:tcPr>
            <w:tcW w:w="910" w:type="dxa"/>
            <w:vAlign w:val="center"/>
          </w:tcPr>
          <w:p w14:paraId="778AA6D1" w14:textId="77777777" w:rsidR="00E23B14" w:rsidRPr="00133133" w:rsidRDefault="00E23B14" w:rsidP="00D86B44">
            <w:pPr>
              <w:rPr>
                <w:lang w:val="en-GB"/>
              </w:rPr>
            </w:pPr>
            <w:r w:rsidRPr="00133133">
              <w:rPr>
                <w:lang w:val="en-GB"/>
              </w:rPr>
              <w:t>C3.42</w:t>
            </w:r>
          </w:p>
        </w:tc>
        <w:tc>
          <w:tcPr>
            <w:tcW w:w="1563" w:type="dxa"/>
            <w:vAlign w:val="center"/>
          </w:tcPr>
          <w:p w14:paraId="1D2E8D8C" w14:textId="77777777" w:rsidR="00E23B14" w:rsidRPr="00133133" w:rsidRDefault="00E23B14" w:rsidP="00D86B44">
            <w:pPr>
              <w:rPr>
                <w:lang w:val="en-GB"/>
              </w:rPr>
            </w:pPr>
            <w:r w:rsidRPr="00133133">
              <w:rPr>
                <w:lang w:val="en-GB"/>
              </w:rPr>
              <w:t>5</w:t>
            </w:r>
          </w:p>
        </w:tc>
        <w:tc>
          <w:tcPr>
            <w:tcW w:w="965" w:type="dxa"/>
            <w:vAlign w:val="center"/>
          </w:tcPr>
          <w:p w14:paraId="1DF903CF" w14:textId="77777777" w:rsidR="00E23B14" w:rsidRPr="00133133" w:rsidRDefault="00E23B14" w:rsidP="00D86B44">
            <w:pPr>
              <w:rPr>
                <w:lang w:val="en-GB"/>
              </w:rPr>
            </w:pPr>
            <w:r w:rsidRPr="00133133">
              <w:rPr>
                <w:lang w:val="en-GB"/>
              </w:rPr>
              <w:t>C4.42</w:t>
            </w:r>
          </w:p>
        </w:tc>
        <w:tc>
          <w:tcPr>
            <w:tcW w:w="1565" w:type="dxa"/>
            <w:vAlign w:val="center"/>
          </w:tcPr>
          <w:p w14:paraId="7513EEC4" w14:textId="77777777" w:rsidR="00E23B14" w:rsidRPr="00133133" w:rsidRDefault="00E23B14" w:rsidP="00D86B44">
            <w:pPr>
              <w:rPr>
                <w:lang w:val="en-GB"/>
              </w:rPr>
            </w:pPr>
            <w:r w:rsidRPr="00133133">
              <w:rPr>
                <w:lang w:val="en-GB"/>
              </w:rPr>
              <w:t>7</w:t>
            </w:r>
          </w:p>
        </w:tc>
      </w:tr>
      <w:tr w:rsidR="00E23B14" w:rsidRPr="00133133" w14:paraId="4FF01B40" w14:textId="77777777" w:rsidTr="00345A18">
        <w:trPr>
          <w:trHeight w:val="593"/>
        </w:trPr>
        <w:tc>
          <w:tcPr>
            <w:tcW w:w="888" w:type="dxa"/>
            <w:vAlign w:val="center"/>
          </w:tcPr>
          <w:p w14:paraId="79EDFD67" w14:textId="77777777" w:rsidR="00E23B14" w:rsidRPr="00133133" w:rsidRDefault="00E23B14" w:rsidP="00D86B44">
            <w:pPr>
              <w:rPr>
                <w:lang w:val="en-GB"/>
              </w:rPr>
            </w:pPr>
            <w:r w:rsidRPr="00133133">
              <w:rPr>
                <w:lang w:val="en-GB"/>
              </w:rPr>
              <w:t>C1.43</w:t>
            </w:r>
          </w:p>
        </w:tc>
        <w:tc>
          <w:tcPr>
            <w:tcW w:w="1693" w:type="dxa"/>
            <w:vAlign w:val="center"/>
          </w:tcPr>
          <w:p w14:paraId="3A1F5600" w14:textId="77777777" w:rsidR="00E23B14" w:rsidRPr="00133133" w:rsidRDefault="00E23B14" w:rsidP="00D86B44">
            <w:pPr>
              <w:rPr>
                <w:lang w:val="en-GB"/>
              </w:rPr>
            </w:pPr>
            <w:r w:rsidRPr="00133133">
              <w:rPr>
                <w:lang w:val="en-GB"/>
              </w:rPr>
              <w:t>1</w:t>
            </w:r>
          </w:p>
        </w:tc>
        <w:tc>
          <w:tcPr>
            <w:tcW w:w="913" w:type="dxa"/>
            <w:vAlign w:val="center"/>
          </w:tcPr>
          <w:p w14:paraId="5F3301F5" w14:textId="77777777" w:rsidR="00E23B14" w:rsidRPr="00133133" w:rsidRDefault="00E23B14" w:rsidP="00D86B44">
            <w:pPr>
              <w:rPr>
                <w:lang w:val="en-GB"/>
              </w:rPr>
            </w:pPr>
            <w:r w:rsidRPr="00133133">
              <w:rPr>
                <w:lang w:val="en-GB"/>
              </w:rPr>
              <w:t>C2.43</w:t>
            </w:r>
          </w:p>
        </w:tc>
        <w:tc>
          <w:tcPr>
            <w:tcW w:w="1563" w:type="dxa"/>
            <w:vAlign w:val="center"/>
          </w:tcPr>
          <w:p w14:paraId="42DF0A8A" w14:textId="77777777" w:rsidR="00E23B14" w:rsidRPr="00133133" w:rsidRDefault="00E23B14" w:rsidP="00D86B44">
            <w:pPr>
              <w:rPr>
                <w:lang w:val="en-GB"/>
              </w:rPr>
            </w:pPr>
            <w:r w:rsidRPr="00133133">
              <w:rPr>
                <w:lang w:val="en-GB"/>
              </w:rPr>
              <w:t>1</w:t>
            </w:r>
          </w:p>
        </w:tc>
        <w:tc>
          <w:tcPr>
            <w:tcW w:w="910" w:type="dxa"/>
            <w:vAlign w:val="center"/>
          </w:tcPr>
          <w:p w14:paraId="01A4379D" w14:textId="77777777" w:rsidR="00E23B14" w:rsidRPr="00133133" w:rsidRDefault="00E23B14" w:rsidP="00D86B44">
            <w:pPr>
              <w:rPr>
                <w:lang w:val="en-GB"/>
              </w:rPr>
            </w:pPr>
            <w:r w:rsidRPr="00133133">
              <w:rPr>
                <w:lang w:val="en-GB"/>
              </w:rPr>
              <w:t>C3.43</w:t>
            </w:r>
          </w:p>
        </w:tc>
        <w:tc>
          <w:tcPr>
            <w:tcW w:w="1563" w:type="dxa"/>
            <w:vAlign w:val="center"/>
          </w:tcPr>
          <w:p w14:paraId="13F62F98" w14:textId="77777777" w:rsidR="00E23B14" w:rsidRPr="00133133" w:rsidRDefault="00E23B14" w:rsidP="00D86B44">
            <w:pPr>
              <w:rPr>
                <w:lang w:val="en-GB"/>
              </w:rPr>
            </w:pPr>
            <w:r w:rsidRPr="00133133">
              <w:rPr>
                <w:lang w:val="en-GB"/>
              </w:rPr>
              <w:t>3,5</w:t>
            </w:r>
          </w:p>
        </w:tc>
        <w:tc>
          <w:tcPr>
            <w:tcW w:w="965" w:type="dxa"/>
            <w:vAlign w:val="center"/>
          </w:tcPr>
          <w:p w14:paraId="668C9E7A" w14:textId="77777777" w:rsidR="00E23B14" w:rsidRPr="00133133" w:rsidRDefault="00E23B14" w:rsidP="00D86B44">
            <w:pPr>
              <w:rPr>
                <w:lang w:val="en-GB"/>
              </w:rPr>
            </w:pPr>
            <w:r w:rsidRPr="00133133">
              <w:rPr>
                <w:lang w:val="en-GB"/>
              </w:rPr>
              <w:t>C4.43</w:t>
            </w:r>
          </w:p>
        </w:tc>
        <w:tc>
          <w:tcPr>
            <w:tcW w:w="1565" w:type="dxa"/>
            <w:vAlign w:val="center"/>
          </w:tcPr>
          <w:p w14:paraId="3BA8A5DE" w14:textId="77777777" w:rsidR="00E23B14" w:rsidRPr="00133133" w:rsidRDefault="00E23B14" w:rsidP="00D86B44">
            <w:pPr>
              <w:rPr>
                <w:lang w:val="en-GB"/>
              </w:rPr>
            </w:pPr>
            <w:r w:rsidRPr="00133133">
              <w:rPr>
                <w:lang w:val="en-GB"/>
              </w:rPr>
              <w:t>4,5</w:t>
            </w:r>
          </w:p>
        </w:tc>
      </w:tr>
      <w:tr w:rsidR="00E23B14" w:rsidRPr="00133133" w14:paraId="22D9C642" w14:textId="77777777" w:rsidTr="00345A18">
        <w:trPr>
          <w:trHeight w:val="593"/>
        </w:trPr>
        <w:tc>
          <w:tcPr>
            <w:tcW w:w="888" w:type="dxa"/>
            <w:vAlign w:val="center"/>
          </w:tcPr>
          <w:p w14:paraId="49524BC7" w14:textId="77777777" w:rsidR="00E23B14" w:rsidRPr="00133133" w:rsidRDefault="00E23B14" w:rsidP="00D86B44">
            <w:pPr>
              <w:rPr>
                <w:lang w:val="en-GB"/>
              </w:rPr>
            </w:pPr>
            <w:r w:rsidRPr="00133133">
              <w:rPr>
                <w:lang w:val="en-GB"/>
              </w:rPr>
              <w:t>C1.44</w:t>
            </w:r>
          </w:p>
        </w:tc>
        <w:tc>
          <w:tcPr>
            <w:tcW w:w="1693" w:type="dxa"/>
            <w:vAlign w:val="center"/>
          </w:tcPr>
          <w:p w14:paraId="7531EFD9" w14:textId="77777777" w:rsidR="00E23B14" w:rsidRPr="00133133" w:rsidRDefault="00E23B14" w:rsidP="00D86B44">
            <w:pPr>
              <w:rPr>
                <w:lang w:val="en-GB"/>
              </w:rPr>
            </w:pPr>
            <w:r w:rsidRPr="00133133">
              <w:rPr>
                <w:lang w:val="en-GB"/>
              </w:rPr>
              <w:t>1</w:t>
            </w:r>
          </w:p>
        </w:tc>
        <w:tc>
          <w:tcPr>
            <w:tcW w:w="913" w:type="dxa"/>
            <w:vAlign w:val="center"/>
          </w:tcPr>
          <w:p w14:paraId="17CB60E1" w14:textId="77777777" w:rsidR="00E23B14" w:rsidRPr="00133133" w:rsidRDefault="00E23B14" w:rsidP="00D86B44">
            <w:pPr>
              <w:rPr>
                <w:lang w:val="en-GB"/>
              </w:rPr>
            </w:pPr>
            <w:r w:rsidRPr="00133133">
              <w:rPr>
                <w:lang w:val="en-GB"/>
              </w:rPr>
              <w:t>C2.44</w:t>
            </w:r>
          </w:p>
        </w:tc>
        <w:tc>
          <w:tcPr>
            <w:tcW w:w="1563" w:type="dxa"/>
            <w:vAlign w:val="center"/>
          </w:tcPr>
          <w:p w14:paraId="705053C1" w14:textId="77777777" w:rsidR="00E23B14" w:rsidRPr="00133133" w:rsidRDefault="00E23B14" w:rsidP="00D86B44">
            <w:pPr>
              <w:rPr>
                <w:lang w:val="en-GB"/>
              </w:rPr>
            </w:pPr>
            <w:r w:rsidRPr="00133133">
              <w:rPr>
                <w:lang w:val="en-GB"/>
              </w:rPr>
              <w:t>6,5</w:t>
            </w:r>
          </w:p>
        </w:tc>
        <w:tc>
          <w:tcPr>
            <w:tcW w:w="910" w:type="dxa"/>
            <w:vAlign w:val="center"/>
          </w:tcPr>
          <w:p w14:paraId="54A9FFE9" w14:textId="77777777" w:rsidR="00E23B14" w:rsidRPr="00133133" w:rsidRDefault="00E23B14" w:rsidP="00D86B44">
            <w:pPr>
              <w:rPr>
                <w:lang w:val="en-GB"/>
              </w:rPr>
            </w:pPr>
            <w:r w:rsidRPr="00133133">
              <w:rPr>
                <w:lang w:val="en-GB"/>
              </w:rPr>
              <w:t>C3.44</w:t>
            </w:r>
          </w:p>
        </w:tc>
        <w:tc>
          <w:tcPr>
            <w:tcW w:w="1563" w:type="dxa"/>
            <w:vAlign w:val="center"/>
          </w:tcPr>
          <w:p w14:paraId="18CB5D99" w14:textId="77777777" w:rsidR="00E23B14" w:rsidRPr="00133133" w:rsidRDefault="00E23B14" w:rsidP="00D86B44">
            <w:pPr>
              <w:rPr>
                <w:lang w:val="en-GB"/>
              </w:rPr>
            </w:pPr>
            <w:r w:rsidRPr="00133133">
              <w:rPr>
                <w:lang w:val="en-GB"/>
              </w:rPr>
              <w:t>5</w:t>
            </w:r>
          </w:p>
        </w:tc>
        <w:tc>
          <w:tcPr>
            <w:tcW w:w="965" w:type="dxa"/>
            <w:vAlign w:val="center"/>
          </w:tcPr>
          <w:p w14:paraId="4CD262CA" w14:textId="77777777" w:rsidR="00E23B14" w:rsidRPr="00133133" w:rsidRDefault="00E23B14" w:rsidP="00D86B44">
            <w:pPr>
              <w:rPr>
                <w:lang w:val="en-GB"/>
              </w:rPr>
            </w:pPr>
            <w:r w:rsidRPr="00133133">
              <w:rPr>
                <w:lang w:val="en-GB"/>
              </w:rPr>
              <w:t>C4.44</w:t>
            </w:r>
          </w:p>
        </w:tc>
        <w:tc>
          <w:tcPr>
            <w:tcW w:w="1565" w:type="dxa"/>
            <w:vAlign w:val="center"/>
          </w:tcPr>
          <w:p w14:paraId="3E24BFAB" w14:textId="77777777" w:rsidR="00E23B14" w:rsidRPr="00133133" w:rsidRDefault="00E23B14" w:rsidP="00D86B44">
            <w:pPr>
              <w:rPr>
                <w:lang w:val="en-GB"/>
              </w:rPr>
            </w:pPr>
            <w:r w:rsidRPr="00133133">
              <w:rPr>
                <w:lang w:val="en-GB"/>
              </w:rPr>
              <w:t>2</w:t>
            </w:r>
          </w:p>
        </w:tc>
      </w:tr>
      <w:tr w:rsidR="00E23B14" w:rsidRPr="00133133" w14:paraId="199C44BF" w14:textId="77777777" w:rsidTr="00345A18">
        <w:trPr>
          <w:trHeight w:val="593"/>
        </w:trPr>
        <w:tc>
          <w:tcPr>
            <w:tcW w:w="888" w:type="dxa"/>
            <w:vAlign w:val="center"/>
          </w:tcPr>
          <w:p w14:paraId="1797A23A" w14:textId="77777777" w:rsidR="00E23B14" w:rsidRPr="00133133" w:rsidRDefault="00E23B14" w:rsidP="00D86B44">
            <w:pPr>
              <w:rPr>
                <w:lang w:val="en-GB"/>
              </w:rPr>
            </w:pPr>
            <w:r w:rsidRPr="00133133">
              <w:rPr>
                <w:lang w:val="en-GB"/>
              </w:rPr>
              <w:t>C1.45</w:t>
            </w:r>
          </w:p>
        </w:tc>
        <w:tc>
          <w:tcPr>
            <w:tcW w:w="1693" w:type="dxa"/>
            <w:vAlign w:val="center"/>
          </w:tcPr>
          <w:p w14:paraId="2F375327" w14:textId="77777777" w:rsidR="00E23B14" w:rsidRPr="00133133" w:rsidRDefault="00E23B14" w:rsidP="00D86B44">
            <w:pPr>
              <w:rPr>
                <w:lang w:val="en-GB"/>
              </w:rPr>
            </w:pPr>
            <w:r w:rsidRPr="00133133">
              <w:rPr>
                <w:lang w:val="en-GB"/>
              </w:rPr>
              <w:t>6</w:t>
            </w:r>
          </w:p>
        </w:tc>
        <w:tc>
          <w:tcPr>
            <w:tcW w:w="913" w:type="dxa"/>
            <w:vAlign w:val="center"/>
          </w:tcPr>
          <w:p w14:paraId="787DCEF7" w14:textId="77777777" w:rsidR="00E23B14" w:rsidRPr="00133133" w:rsidRDefault="00E23B14" w:rsidP="00D86B44">
            <w:pPr>
              <w:rPr>
                <w:lang w:val="en-GB"/>
              </w:rPr>
            </w:pPr>
            <w:r w:rsidRPr="00133133">
              <w:rPr>
                <w:lang w:val="en-GB"/>
              </w:rPr>
              <w:t>C2.45</w:t>
            </w:r>
          </w:p>
        </w:tc>
        <w:tc>
          <w:tcPr>
            <w:tcW w:w="1563" w:type="dxa"/>
            <w:vAlign w:val="center"/>
          </w:tcPr>
          <w:p w14:paraId="0D79C4BB" w14:textId="77777777" w:rsidR="00E23B14" w:rsidRPr="00133133" w:rsidRDefault="00E23B14" w:rsidP="00D86B44">
            <w:pPr>
              <w:rPr>
                <w:lang w:val="en-GB"/>
              </w:rPr>
            </w:pPr>
            <w:r w:rsidRPr="00133133">
              <w:rPr>
                <w:lang w:val="en-GB"/>
              </w:rPr>
              <w:t>5,5</w:t>
            </w:r>
          </w:p>
        </w:tc>
        <w:tc>
          <w:tcPr>
            <w:tcW w:w="910" w:type="dxa"/>
            <w:vAlign w:val="center"/>
          </w:tcPr>
          <w:p w14:paraId="137CFC19" w14:textId="77777777" w:rsidR="00E23B14" w:rsidRPr="00133133" w:rsidRDefault="00E23B14" w:rsidP="00D86B44">
            <w:pPr>
              <w:rPr>
                <w:lang w:val="en-GB"/>
              </w:rPr>
            </w:pPr>
            <w:r w:rsidRPr="00133133">
              <w:rPr>
                <w:lang w:val="en-GB"/>
              </w:rPr>
              <w:t>C3.45</w:t>
            </w:r>
          </w:p>
        </w:tc>
        <w:tc>
          <w:tcPr>
            <w:tcW w:w="1563" w:type="dxa"/>
            <w:vAlign w:val="center"/>
          </w:tcPr>
          <w:p w14:paraId="3CE00D78" w14:textId="77777777" w:rsidR="00E23B14" w:rsidRPr="00133133" w:rsidRDefault="00E23B14" w:rsidP="00D86B44">
            <w:pPr>
              <w:rPr>
                <w:lang w:val="en-GB"/>
              </w:rPr>
            </w:pPr>
            <w:r w:rsidRPr="00133133">
              <w:rPr>
                <w:lang w:val="en-GB"/>
              </w:rPr>
              <w:t>5,5</w:t>
            </w:r>
          </w:p>
        </w:tc>
        <w:tc>
          <w:tcPr>
            <w:tcW w:w="965" w:type="dxa"/>
            <w:vAlign w:val="center"/>
          </w:tcPr>
          <w:p w14:paraId="7A718BE2" w14:textId="77777777" w:rsidR="00E23B14" w:rsidRPr="00133133" w:rsidRDefault="00E23B14" w:rsidP="00D86B44">
            <w:pPr>
              <w:rPr>
                <w:lang w:val="en-GB"/>
              </w:rPr>
            </w:pPr>
            <w:r w:rsidRPr="00133133">
              <w:rPr>
                <w:lang w:val="en-GB"/>
              </w:rPr>
              <w:t>C4.45</w:t>
            </w:r>
          </w:p>
        </w:tc>
        <w:tc>
          <w:tcPr>
            <w:tcW w:w="1565" w:type="dxa"/>
            <w:vAlign w:val="center"/>
          </w:tcPr>
          <w:p w14:paraId="71104E64" w14:textId="77777777" w:rsidR="00E23B14" w:rsidRPr="00133133" w:rsidRDefault="00E23B14" w:rsidP="00D86B44">
            <w:pPr>
              <w:rPr>
                <w:lang w:val="en-GB"/>
              </w:rPr>
            </w:pPr>
            <w:r w:rsidRPr="00133133">
              <w:rPr>
                <w:lang w:val="en-GB"/>
              </w:rPr>
              <w:t>2</w:t>
            </w:r>
          </w:p>
        </w:tc>
      </w:tr>
      <w:tr w:rsidR="00E23B14" w:rsidRPr="00133133" w14:paraId="3964B5BB" w14:textId="77777777" w:rsidTr="00345A18">
        <w:trPr>
          <w:trHeight w:val="593"/>
        </w:trPr>
        <w:tc>
          <w:tcPr>
            <w:tcW w:w="888" w:type="dxa"/>
            <w:vAlign w:val="center"/>
          </w:tcPr>
          <w:p w14:paraId="1B0614F4" w14:textId="77777777" w:rsidR="00E23B14" w:rsidRPr="00133133" w:rsidRDefault="00E23B14" w:rsidP="00D86B44">
            <w:pPr>
              <w:rPr>
                <w:lang w:val="en-GB"/>
              </w:rPr>
            </w:pPr>
            <w:r w:rsidRPr="00133133">
              <w:rPr>
                <w:lang w:val="en-GB"/>
              </w:rPr>
              <w:t>C1.46</w:t>
            </w:r>
          </w:p>
        </w:tc>
        <w:tc>
          <w:tcPr>
            <w:tcW w:w="1693" w:type="dxa"/>
            <w:vAlign w:val="center"/>
          </w:tcPr>
          <w:p w14:paraId="535E85A5" w14:textId="77777777" w:rsidR="00E23B14" w:rsidRPr="00133133" w:rsidRDefault="00E23B14" w:rsidP="00D86B44">
            <w:pPr>
              <w:rPr>
                <w:lang w:val="en-GB"/>
              </w:rPr>
            </w:pPr>
            <w:r w:rsidRPr="00133133">
              <w:rPr>
                <w:lang w:val="en-GB"/>
              </w:rPr>
              <w:t>4,5</w:t>
            </w:r>
          </w:p>
        </w:tc>
        <w:tc>
          <w:tcPr>
            <w:tcW w:w="913" w:type="dxa"/>
            <w:vAlign w:val="center"/>
          </w:tcPr>
          <w:p w14:paraId="6C39DCD6" w14:textId="77777777" w:rsidR="00E23B14" w:rsidRPr="00133133" w:rsidRDefault="00E23B14" w:rsidP="00D86B44">
            <w:pPr>
              <w:rPr>
                <w:lang w:val="en-GB"/>
              </w:rPr>
            </w:pPr>
            <w:r w:rsidRPr="00133133">
              <w:rPr>
                <w:lang w:val="en-GB"/>
              </w:rPr>
              <w:t>C2.46</w:t>
            </w:r>
          </w:p>
        </w:tc>
        <w:tc>
          <w:tcPr>
            <w:tcW w:w="1563" w:type="dxa"/>
            <w:vAlign w:val="center"/>
          </w:tcPr>
          <w:p w14:paraId="02D9EC0A" w14:textId="77777777" w:rsidR="00E23B14" w:rsidRPr="00133133" w:rsidRDefault="00E23B14" w:rsidP="00D86B44">
            <w:pPr>
              <w:rPr>
                <w:lang w:val="en-GB"/>
              </w:rPr>
            </w:pPr>
            <w:r w:rsidRPr="00133133">
              <w:rPr>
                <w:lang w:val="en-GB"/>
              </w:rPr>
              <w:t>2,5</w:t>
            </w:r>
          </w:p>
        </w:tc>
        <w:tc>
          <w:tcPr>
            <w:tcW w:w="910" w:type="dxa"/>
            <w:vAlign w:val="center"/>
          </w:tcPr>
          <w:p w14:paraId="7D40FD7E" w14:textId="77777777" w:rsidR="00E23B14" w:rsidRPr="00133133" w:rsidRDefault="00E23B14" w:rsidP="00D86B44">
            <w:pPr>
              <w:rPr>
                <w:lang w:val="en-GB"/>
              </w:rPr>
            </w:pPr>
            <w:r w:rsidRPr="00133133">
              <w:rPr>
                <w:lang w:val="en-GB"/>
              </w:rPr>
              <w:t>C3.46</w:t>
            </w:r>
          </w:p>
        </w:tc>
        <w:tc>
          <w:tcPr>
            <w:tcW w:w="1563" w:type="dxa"/>
            <w:vAlign w:val="center"/>
          </w:tcPr>
          <w:p w14:paraId="4149BE04" w14:textId="77777777" w:rsidR="00E23B14" w:rsidRPr="00133133" w:rsidRDefault="00E23B14" w:rsidP="00D86B44">
            <w:pPr>
              <w:rPr>
                <w:lang w:val="en-GB"/>
              </w:rPr>
            </w:pPr>
            <w:r w:rsidRPr="00133133">
              <w:rPr>
                <w:lang w:val="en-GB"/>
              </w:rPr>
              <w:t>6</w:t>
            </w:r>
          </w:p>
        </w:tc>
        <w:tc>
          <w:tcPr>
            <w:tcW w:w="965" w:type="dxa"/>
            <w:vAlign w:val="center"/>
          </w:tcPr>
          <w:p w14:paraId="450B77F2" w14:textId="77777777" w:rsidR="00E23B14" w:rsidRPr="00133133" w:rsidRDefault="00E23B14" w:rsidP="00D86B44">
            <w:pPr>
              <w:rPr>
                <w:lang w:val="en-GB"/>
              </w:rPr>
            </w:pPr>
            <w:r w:rsidRPr="00133133">
              <w:rPr>
                <w:lang w:val="en-GB"/>
              </w:rPr>
              <w:t>C4.46</w:t>
            </w:r>
          </w:p>
        </w:tc>
        <w:tc>
          <w:tcPr>
            <w:tcW w:w="1565" w:type="dxa"/>
            <w:vAlign w:val="center"/>
          </w:tcPr>
          <w:p w14:paraId="6405463E" w14:textId="77777777" w:rsidR="00E23B14" w:rsidRPr="00133133" w:rsidRDefault="00E23B14" w:rsidP="00D86B44">
            <w:pPr>
              <w:rPr>
                <w:lang w:val="en-GB"/>
              </w:rPr>
            </w:pPr>
            <w:r w:rsidRPr="00133133">
              <w:rPr>
                <w:lang w:val="en-GB"/>
              </w:rPr>
              <w:t>2</w:t>
            </w:r>
          </w:p>
        </w:tc>
      </w:tr>
      <w:tr w:rsidR="00E23B14" w:rsidRPr="00133133" w14:paraId="3B676E5F" w14:textId="77777777" w:rsidTr="00345A18">
        <w:trPr>
          <w:trHeight w:val="593"/>
        </w:trPr>
        <w:tc>
          <w:tcPr>
            <w:tcW w:w="888" w:type="dxa"/>
            <w:vAlign w:val="center"/>
          </w:tcPr>
          <w:p w14:paraId="679C8E6A" w14:textId="77777777" w:rsidR="00E23B14" w:rsidRPr="00133133" w:rsidRDefault="00E23B14" w:rsidP="00D86B44">
            <w:pPr>
              <w:rPr>
                <w:lang w:val="en-GB"/>
              </w:rPr>
            </w:pPr>
            <w:r w:rsidRPr="00133133">
              <w:rPr>
                <w:lang w:val="en-GB"/>
              </w:rPr>
              <w:t>C1.47</w:t>
            </w:r>
          </w:p>
        </w:tc>
        <w:tc>
          <w:tcPr>
            <w:tcW w:w="1693" w:type="dxa"/>
            <w:vAlign w:val="center"/>
          </w:tcPr>
          <w:p w14:paraId="7C105D48" w14:textId="77777777" w:rsidR="00E23B14" w:rsidRPr="00133133" w:rsidRDefault="00E23B14" w:rsidP="00D86B44">
            <w:pPr>
              <w:rPr>
                <w:lang w:val="en-GB"/>
              </w:rPr>
            </w:pPr>
            <w:r w:rsidRPr="00133133">
              <w:rPr>
                <w:lang w:val="en-GB"/>
              </w:rPr>
              <w:t>2,5</w:t>
            </w:r>
          </w:p>
        </w:tc>
        <w:tc>
          <w:tcPr>
            <w:tcW w:w="913" w:type="dxa"/>
            <w:vAlign w:val="center"/>
          </w:tcPr>
          <w:p w14:paraId="1AD79F20" w14:textId="77777777" w:rsidR="00E23B14" w:rsidRPr="00133133" w:rsidRDefault="00E23B14" w:rsidP="00D86B44">
            <w:pPr>
              <w:rPr>
                <w:lang w:val="en-GB"/>
              </w:rPr>
            </w:pPr>
            <w:r w:rsidRPr="00133133">
              <w:rPr>
                <w:lang w:val="en-GB"/>
              </w:rPr>
              <w:t>C2.47</w:t>
            </w:r>
          </w:p>
        </w:tc>
        <w:tc>
          <w:tcPr>
            <w:tcW w:w="1563" w:type="dxa"/>
            <w:vAlign w:val="center"/>
          </w:tcPr>
          <w:p w14:paraId="5D004DCA" w14:textId="77777777" w:rsidR="00E23B14" w:rsidRPr="00133133" w:rsidRDefault="00E23B14" w:rsidP="00D86B44">
            <w:pPr>
              <w:rPr>
                <w:lang w:val="en-GB"/>
              </w:rPr>
            </w:pPr>
            <w:r w:rsidRPr="00133133">
              <w:rPr>
                <w:lang w:val="en-GB"/>
              </w:rPr>
              <w:t>6,5</w:t>
            </w:r>
          </w:p>
        </w:tc>
        <w:tc>
          <w:tcPr>
            <w:tcW w:w="910" w:type="dxa"/>
            <w:vAlign w:val="center"/>
          </w:tcPr>
          <w:p w14:paraId="6FB51CF1" w14:textId="77777777" w:rsidR="00E23B14" w:rsidRPr="00133133" w:rsidRDefault="00E23B14" w:rsidP="00D86B44">
            <w:pPr>
              <w:rPr>
                <w:lang w:val="en-GB"/>
              </w:rPr>
            </w:pPr>
            <w:r w:rsidRPr="00133133">
              <w:rPr>
                <w:lang w:val="en-GB"/>
              </w:rPr>
              <w:t>C3.47</w:t>
            </w:r>
          </w:p>
        </w:tc>
        <w:tc>
          <w:tcPr>
            <w:tcW w:w="1563" w:type="dxa"/>
            <w:vAlign w:val="center"/>
          </w:tcPr>
          <w:p w14:paraId="12242C3C" w14:textId="77777777" w:rsidR="00E23B14" w:rsidRPr="00133133" w:rsidRDefault="00E23B14" w:rsidP="00D86B44">
            <w:pPr>
              <w:rPr>
                <w:lang w:val="en-GB"/>
              </w:rPr>
            </w:pPr>
            <w:r w:rsidRPr="00133133">
              <w:rPr>
                <w:lang w:val="en-GB"/>
              </w:rPr>
              <w:t>1</w:t>
            </w:r>
          </w:p>
        </w:tc>
        <w:tc>
          <w:tcPr>
            <w:tcW w:w="965" w:type="dxa"/>
            <w:vAlign w:val="center"/>
          </w:tcPr>
          <w:p w14:paraId="10C1B5D1" w14:textId="77777777" w:rsidR="00E23B14" w:rsidRPr="00133133" w:rsidRDefault="00E23B14" w:rsidP="00D86B44">
            <w:pPr>
              <w:rPr>
                <w:lang w:val="en-GB"/>
              </w:rPr>
            </w:pPr>
            <w:r w:rsidRPr="00133133">
              <w:rPr>
                <w:lang w:val="en-GB"/>
              </w:rPr>
              <w:t>C4.47</w:t>
            </w:r>
          </w:p>
        </w:tc>
        <w:tc>
          <w:tcPr>
            <w:tcW w:w="1565" w:type="dxa"/>
            <w:vAlign w:val="center"/>
          </w:tcPr>
          <w:p w14:paraId="7268D95B" w14:textId="77777777" w:rsidR="00E23B14" w:rsidRPr="00133133" w:rsidRDefault="00E23B14" w:rsidP="00D86B44">
            <w:pPr>
              <w:rPr>
                <w:lang w:val="en-GB"/>
              </w:rPr>
            </w:pPr>
            <w:r w:rsidRPr="00133133">
              <w:rPr>
                <w:lang w:val="en-GB"/>
              </w:rPr>
              <w:t>3,5</w:t>
            </w:r>
          </w:p>
        </w:tc>
      </w:tr>
      <w:tr w:rsidR="00E23B14" w:rsidRPr="00133133" w14:paraId="02344C70" w14:textId="77777777" w:rsidTr="00345A18">
        <w:trPr>
          <w:trHeight w:val="593"/>
        </w:trPr>
        <w:tc>
          <w:tcPr>
            <w:tcW w:w="888" w:type="dxa"/>
            <w:vAlign w:val="center"/>
          </w:tcPr>
          <w:p w14:paraId="0A020529" w14:textId="77777777" w:rsidR="00E23B14" w:rsidRPr="00133133" w:rsidRDefault="00E23B14" w:rsidP="00D86B44">
            <w:pPr>
              <w:rPr>
                <w:lang w:val="en-GB"/>
              </w:rPr>
            </w:pPr>
            <w:r w:rsidRPr="00133133">
              <w:rPr>
                <w:lang w:val="en-GB"/>
              </w:rPr>
              <w:t>C1.48</w:t>
            </w:r>
          </w:p>
        </w:tc>
        <w:tc>
          <w:tcPr>
            <w:tcW w:w="1693" w:type="dxa"/>
            <w:vAlign w:val="center"/>
          </w:tcPr>
          <w:p w14:paraId="0A8CB6C9" w14:textId="77777777" w:rsidR="00E23B14" w:rsidRPr="00133133" w:rsidRDefault="00E23B14" w:rsidP="00D86B44">
            <w:pPr>
              <w:rPr>
                <w:lang w:val="en-GB"/>
              </w:rPr>
            </w:pPr>
            <w:r w:rsidRPr="00133133">
              <w:rPr>
                <w:lang w:val="en-GB"/>
              </w:rPr>
              <w:t>1,5</w:t>
            </w:r>
          </w:p>
        </w:tc>
        <w:tc>
          <w:tcPr>
            <w:tcW w:w="913" w:type="dxa"/>
            <w:vAlign w:val="center"/>
          </w:tcPr>
          <w:p w14:paraId="534CFC09" w14:textId="77777777" w:rsidR="00E23B14" w:rsidRPr="00133133" w:rsidRDefault="00E23B14" w:rsidP="00D86B44">
            <w:pPr>
              <w:rPr>
                <w:lang w:val="en-GB"/>
              </w:rPr>
            </w:pPr>
            <w:r w:rsidRPr="00133133">
              <w:rPr>
                <w:lang w:val="en-GB"/>
              </w:rPr>
              <w:t>C2.48</w:t>
            </w:r>
          </w:p>
        </w:tc>
        <w:tc>
          <w:tcPr>
            <w:tcW w:w="1563" w:type="dxa"/>
            <w:vAlign w:val="center"/>
          </w:tcPr>
          <w:p w14:paraId="4B6DB5E4" w14:textId="77777777" w:rsidR="00E23B14" w:rsidRPr="00133133" w:rsidRDefault="00E23B14" w:rsidP="00D86B44">
            <w:pPr>
              <w:rPr>
                <w:lang w:val="en-GB"/>
              </w:rPr>
            </w:pPr>
            <w:r w:rsidRPr="00133133">
              <w:rPr>
                <w:lang w:val="en-GB"/>
              </w:rPr>
              <w:t>5,5</w:t>
            </w:r>
          </w:p>
        </w:tc>
        <w:tc>
          <w:tcPr>
            <w:tcW w:w="910" w:type="dxa"/>
            <w:vAlign w:val="center"/>
          </w:tcPr>
          <w:p w14:paraId="4AE7D6C0" w14:textId="77777777" w:rsidR="00E23B14" w:rsidRPr="00133133" w:rsidRDefault="00E23B14" w:rsidP="00D86B44">
            <w:pPr>
              <w:rPr>
                <w:lang w:val="en-GB"/>
              </w:rPr>
            </w:pPr>
          </w:p>
        </w:tc>
        <w:tc>
          <w:tcPr>
            <w:tcW w:w="1563" w:type="dxa"/>
            <w:vAlign w:val="center"/>
          </w:tcPr>
          <w:p w14:paraId="3B26654F" w14:textId="77777777" w:rsidR="00E23B14" w:rsidRPr="00133133" w:rsidRDefault="00E23B14" w:rsidP="00D86B44">
            <w:pPr>
              <w:rPr>
                <w:lang w:val="en-GB"/>
              </w:rPr>
            </w:pPr>
          </w:p>
        </w:tc>
        <w:tc>
          <w:tcPr>
            <w:tcW w:w="965" w:type="dxa"/>
            <w:vAlign w:val="center"/>
          </w:tcPr>
          <w:p w14:paraId="4B094E35" w14:textId="77777777" w:rsidR="00E23B14" w:rsidRPr="00133133" w:rsidRDefault="00E23B14" w:rsidP="00D86B44">
            <w:pPr>
              <w:rPr>
                <w:lang w:val="en-GB"/>
              </w:rPr>
            </w:pPr>
            <w:r w:rsidRPr="00133133">
              <w:rPr>
                <w:lang w:val="en-GB"/>
              </w:rPr>
              <w:t>C4.48</w:t>
            </w:r>
          </w:p>
        </w:tc>
        <w:tc>
          <w:tcPr>
            <w:tcW w:w="1565" w:type="dxa"/>
            <w:vAlign w:val="center"/>
          </w:tcPr>
          <w:p w14:paraId="3F0A1E2C" w14:textId="77777777" w:rsidR="00E23B14" w:rsidRPr="00133133" w:rsidRDefault="00E23B14" w:rsidP="00D86B44">
            <w:pPr>
              <w:rPr>
                <w:lang w:val="en-GB"/>
              </w:rPr>
            </w:pPr>
            <w:r w:rsidRPr="00133133">
              <w:rPr>
                <w:lang w:val="en-GB"/>
              </w:rPr>
              <w:t>6</w:t>
            </w:r>
          </w:p>
        </w:tc>
      </w:tr>
      <w:tr w:rsidR="00E23B14" w:rsidRPr="00133133" w14:paraId="448485DC" w14:textId="77777777" w:rsidTr="00345A18">
        <w:trPr>
          <w:trHeight w:val="593"/>
        </w:trPr>
        <w:tc>
          <w:tcPr>
            <w:tcW w:w="888" w:type="dxa"/>
            <w:vAlign w:val="center"/>
          </w:tcPr>
          <w:p w14:paraId="2B651EFC" w14:textId="77777777" w:rsidR="00E23B14" w:rsidRPr="00133133" w:rsidRDefault="00E23B14" w:rsidP="00D86B44">
            <w:pPr>
              <w:rPr>
                <w:lang w:val="en-GB"/>
              </w:rPr>
            </w:pPr>
            <w:r w:rsidRPr="00133133">
              <w:rPr>
                <w:lang w:val="en-GB"/>
              </w:rPr>
              <w:t>C1.49</w:t>
            </w:r>
          </w:p>
        </w:tc>
        <w:tc>
          <w:tcPr>
            <w:tcW w:w="1693" w:type="dxa"/>
            <w:vAlign w:val="center"/>
          </w:tcPr>
          <w:p w14:paraId="61626929" w14:textId="77777777" w:rsidR="00E23B14" w:rsidRPr="00133133" w:rsidRDefault="00E23B14" w:rsidP="00D86B44">
            <w:pPr>
              <w:rPr>
                <w:lang w:val="en-GB"/>
              </w:rPr>
            </w:pPr>
            <w:r w:rsidRPr="00133133">
              <w:rPr>
                <w:lang w:val="en-GB"/>
              </w:rPr>
              <w:t>2</w:t>
            </w:r>
          </w:p>
        </w:tc>
        <w:tc>
          <w:tcPr>
            <w:tcW w:w="913" w:type="dxa"/>
            <w:vAlign w:val="center"/>
          </w:tcPr>
          <w:p w14:paraId="176942E8" w14:textId="77777777" w:rsidR="00E23B14" w:rsidRPr="00133133" w:rsidRDefault="00E23B14" w:rsidP="00D86B44">
            <w:pPr>
              <w:rPr>
                <w:lang w:val="en-GB"/>
              </w:rPr>
            </w:pPr>
            <w:r w:rsidRPr="00133133">
              <w:rPr>
                <w:lang w:val="en-GB"/>
              </w:rPr>
              <w:t>C2.49</w:t>
            </w:r>
          </w:p>
        </w:tc>
        <w:tc>
          <w:tcPr>
            <w:tcW w:w="1563" w:type="dxa"/>
            <w:vAlign w:val="center"/>
          </w:tcPr>
          <w:p w14:paraId="3C387F2B" w14:textId="77777777" w:rsidR="00E23B14" w:rsidRPr="00133133" w:rsidRDefault="00E23B14" w:rsidP="00D86B44">
            <w:pPr>
              <w:rPr>
                <w:lang w:val="en-GB"/>
              </w:rPr>
            </w:pPr>
            <w:r w:rsidRPr="00133133">
              <w:rPr>
                <w:lang w:val="en-GB"/>
              </w:rPr>
              <w:t>3,5</w:t>
            </w:r>
          </w:p>
        </w:tc>
        <w:tc>
          <w:tcPr>
            <w:tcW w:w="910" w:type="dxa"/>
            <w:vAlign w:val="center"/>
          </w:tcPr>
          <w:p w14:paraId="5E7379FF" w14:textId="77777777" w:rsidR="00E23B14" w:rsidRPr="00133133" w:rsidRDefault="00E23B14" w:rsidP="00D86B44">
            <w:pPr>
              <w:rPr>
                <w:lang w:val="en-GB"/>
              </w:rPr>
            </w:pPr>
          </w:p>
        </w:tc>
        <w:tc>
          <w:tcPr>
            <w:tcW w:w="1563" w:type="dxa"/>
            <w:vAlign w:val="center"/>
          </w:tcPr>
          <w:p w14:paraId="0F1C22A0" w14:textId="77777777" w:rsidR="00E23B14" w:rsidRPr="00133133" w:rsidRDefault="00E23B14" w:rsidP="00D86B44">
            <w:pPr>
              <w:rPr>
                <w:lang w:val="en-GB"/>
              </w:rPr>
            </w:pPr>
          </w:p>
        </w:tc>
        <w:tc>
          <w:tcPr>
            <w:tcW w:w="965" w:type="dxa"/>
            <w:vAlign w:val="center"/>
          </w:tcPr>
          <w:p w14:paraId="456918AF" w14:textId="77777777" w:rsidR="00E23B14" w:rsidRPr="00133133" w:rsidRDefault="00E23B14" w:rsidP="00D86B44">
            <w:pPr>
              <w:rPr>
                <w:lang w:val="en-GB"/>
              </w:rPr>
            </w:pPr>
            <w:r w:rsidRPr="00133133">
              <w:rPr>
                <w:lang w:val="en-GB"/>
              </w:rPr>
              <w:t>C4.49</w:t>
            </w:r>
          </w:p>
        </w:tc>
        <w:tc>
          <w:tcPr>
            <w:tcW w:w="1565" w:type="dxa"/>
            <w:vAlign w:val="center"/>
          </w:tcPr>
          <w:p w14:paraId="6BE4D321" w14:textId="77777777" w:rsidR="00E23B14" w:rsidRPr="00133133" w:rsidRDefault="00E23B14" w:rsidP="00D86B44">
            <w:pPr>
              <w:rPr>
                <w:lang w:val="en-GB"/>
              </w:rPr>
            </w:pPr>
            <w:r w:rsidRPr="00133133">
              <w:rPr>
                <w:lang w:val="en-GB"/>
              </w:rPr>
              <w:t>2</w:t>
            </w:r>
          </w:p>
        </w:tc>
      </w:tr>
      <w:tr w:rsidR="00E23B14" w:rsidRPr="00133133" w14:paraId="42CA9B5A" w14:textId="77777777" w:rsidTr="00345A18">
        <w:trPr>
          <w:trHeight w:val="593"/>
        </w:trPr>
        <w:tc>
          <w:tcPr>
            <w:tcW w:w="888" w:type="dxa"/>
            <w:vAlign w:val="center"/>
          </w:tcPr>
          <w:p w14:paraId="2B101FEA" w14:textId="77777777" w:rsidR="00E23B14" w:rsidRPr="00133133" w:rsidRDefault="00E23B14" w:rsidP="00D86B44">
            <w:pPr>
              <w:rPr>
                <w:lang w:val="en-GB"/>
              </w:rPr>
            </w:pPr>
            <w:r w:rsidRPr="00133133">
              <w:rPr>
                <w:lang w:val="en-GB"/>
              </w:rPr>
              <w:t>C1.50</w:t>
            </w:r>
          </w:p>
        </w:tc>
        <w:tc>
          <w:tcPr>
            <w:tcW w:w="1693" w:type="dxa"/>
            <w:vAlign w:val="center"/>
          </w:tcPr>
          <w:p w14:paraId="24A5296E" w14:textId="77777777" w:rsidR="00E23B14" w:rsidRPr="00133133" w:rsidRDefault="00E23B14" w:rsidP="00D86B44">
            <w:pPr>
              <w:rPr>
                <w:lang w:val="en-GB"/>
              </w:rPr>
            </w:pPr>
            <w:r w:rsidRPr="00133133">
              <w:rPr>
                <w:lang w:val="en-GB"/>
              </w:rPr>
              <w:t>5</w:t>
            </w:r>
          </w:p>
        </w:tc>
        <w:tc>
          <w:tcPr>
            <w:tcW w:w="913" w:type="dxa"/>
            <w:vAlign w:val="center"/>
          </w:tcPr>
          <w:p w14:paraId="6F331722" w14:textId="77777777" w:rsidR="00E23B14" w:rsidRPr="00133133" w:rsidRDefault="00E23B14" w:rsidP="00D86B44">
            <w:pPr>
              <w:rPr>
                <w:lang w:val="en-GB"/>
              </w:rPr>
            </w:pPr>
            <w:r w:rsidRPr="00133133">
              <w:rPr>
                <w:lang w:val="en-GB"/>
              </w:rPr>
              <w:t>C2.50</w:t>
            </w:r>
          </w:p>
        </w:tc>
        <w:tc>
          <w:tcPr>
            <w:tcW w:w="1563" w:type="dxa"/>
            <w:vAlign w:val="center"/>
          </w:tcPr>
          <w:p w14:paraId="160B59B5" w14:textId="77777777" w:rsidR="00E23B14" w:rsidRPr="00133133" w:rsidRDefault="00E23B14" w:rsidP="00D86B44">
            <w:pPr>
              <w:rPr>
                <w:lang w:val="en-GB"/>
              </w:rPr>
            </w:pPr>
            <w:r w:rsidRPr="00133133">
              <w:rPr>
                <w:lang w:val="en-GB"/>
              </w:rPr>
              <w:t>6</w:t>
            </w:r>
          </w:p>
        </w:tc>
        <w:tc>
          <w:tcPr>
            <w:tcW w:w="910" w:type="dxa"/>
            <w:vAlign w:val="center"/>
          </w:tcPr>
          <w:p w14:paraId="4C7D2D06" w14:textId="77777777" w:rsidR="00E23B14" w:rsidRPr="00133133" w:rsidRDefault="00E23B14" w:rsidP="00D86B44">
            <w:pPr>
              <w:rPr>
                <w:lang w:val="en-GB"/>
              </w:rPr>
            </w:pPr>
          </w:p>
        </w:tc>
        <w:tc>
          <w:tcPr>
            <w:tcW w:w="1563" w:type="dxa"/>
            <w:vAlign w:val="center"/>
          </w:tcPr>
          <w:p w14:paraId="793528D3" w14:textId="77777777" w:rsidR="00E23B14" w:rsidRPr="00133133" w:rsidRDefault="00E23B14" w:rsidP="00D86B44">
            <w:pPr>
              <w:rPr>
                <w:lang w:val="en-GB"/>
              </w:rPr>
            </w:pPr>
          </w:p>
        </w:tc>
        <w:tc>
          <w:tcPr>
            <w:tcW w:w="965" w:type="dxa"/>
            <w:vAlign w:val="center"/>
          </w:tcPr>
          <w:p w14:paraId="076C2B34" w14:textId="77777777" w:rsidR="00E23B14" w:rsidRPr="00133133" w:rsidRDefault="00E23B14" w:rsidP="00D86B44">
            <w:pPr>
              <w:rPr>
                <w:lang w:val="en-GB"/>
              </w:rPr>
            </w:pPr>
          </w:p>
        </w:tc>
        <w:tc>
          <w:tcPr>
            <w:tcW w:w="1565" w:type="dxa"/>
            <w:vAlign w:val="center"/>
          </w:tcPr>
          <w:p w14:paraId="5BC229CE" w14:textId="77777777" w:rsidR="00E23B14" w:rsidRPr="00133133" w:rsidRDefault="00E23B14" w:rsidP="00D86B44">
            <w:pPr>
              <w:rPr>
                <w:lang w:val="en-GB"/>
              </w:rPr>
            </w:pPr>
          </w:p>
        </w:tc>
      </w:tr>
      <w:tr w:rsidR="00E23B14" w:rsidRPr="00133133" w14:paraId="4466C7B8" w14:textId="77777777" w:rsidTr="00345A18">
        <w:trPr>
          <w:trHeight w:val="593"/>
        </w:trPr>
        <w:tc>
          <w:tcPr>
            <w:tcW w:w="888" w:type="dxa"/>
            <w:vAlign w:val="center"/>
          </w:tcPr>
          <w:p w14:paraId="71B6AB87" w14:textId="77777777" w:rsidR="00E23B14" w:rsidRPr="00133133" w:rsidRDefault="00E23B14" w:rsidP="00D86B44">
            <w:pPr>
              <w:rPr>
                <w:lang w:val="en-GB"/>
              </w:rPr>
            </w:pPr>
            <w:r w:rsidRPr="00133133">
              <w:rPr>
                <w:lang w:val="en-GB"/>
              </w:rPr>
              <w:t>C1.51</w:t>
            </w:r>
          </w:p>
        </w:tc>
        <w:tc>
          <w:tcPr>
            <w:tcW w:w="1693" w:type="dxa"/>
            <w:vAlign w:val="center"/>
          </w:tcPr>
          <w:p w14:paraId="07DF4019" w14:textId="77777777" w:rsidR="00E23B14" w:rsidRPr="00133133" w:rsidRDefault="00E23B14" w:rsidP="00D86B44">
            <w:pPr>
              <w:rPr>
                <w:lang w:val="en-GB"/>
              </w:rPr>
            </w:pPr>
            <w:r w:rsidRPr="00133133">
              <w:rPr>
                <w:lang w:val="en-GB"/>
              </w:rPr>
              <w:t>5</w:t>
            </w:r>
          </w:p>
        </w:tc>
        <w:tc>
          <w:tcPr>
            <w:tcW w:w="913" w:type="dxa"/>
            <w:vAlign w:val="center"/>
          </w:tcPr>
          <w:p w14:paraId="1AAAC1D9" w14:textId="77777777" w:rsidR="00E23B14" w:rsidRPr="00133133" w:rsidRDefault="00E23B14" w:rsidP="00D86B44">
            <w:pPr>
              <w:rPr>
                <w:lang w:val="en-GB"/>
              </w:rPr>
            </w:pPr>
            <w:r w:rsidRPr="00133133">
              <w:rPr>
                <w:lang w:val="en-GB"/>
              </w:rPr>
              <w:t>C2.51</w:t>
            </w:r>
          </w:p>
        </w:tc>
        <w:tc>
          <w:tcPr>
            <w:tcW w:w="1563" w:type="dxa"/>
            <w:vAlign w:val="center"/>
          </w:tcPr>
          <w:p w14:paraId="23DB4F3E" w14:textId="77777777" w:rsidR="00E23B14" w:rsidRPr="00133133" w:rsidRDefault="00E23B14" w:rsidP="00D86B44">
            <w:pPr>
              <w:rPr>
                <w:lang w:val="en-GB"/>
              </w:rPr>
            </w:pPr>
            <w:r w:rsidRPr="00133133">
              <w:rPr>
                <w:lang w:val="en-GB"/>
              </w:rPr>
              <w:t>6</w:t>
            </w:r>
          </w:p>
        </w:tc>
        <w:tc>
          <w:tcPr>
            <w:tcW w:w="910" w:type="dxa"/>
            <w:vAlign w:val="center"/>
          </w:tcPr>
          <w:p w14:paraId="2F7BB3D9" w14:textId="77777777" w:rsidR="00E23B14" w:rsidRPr="00133133" w:rsidRDefault="00E23B14" w:rsidP="00D86B44">
            <w:pPr>
              <w:rPr>
                <w:lang w:val="en-GB"/>
              </w:rPr>
            </w:pPr>
          </w:p>
        </w:tc>
        <w:tc>
          <w:tcPr>
            <w:tcW w:w="1563" w:type="dxa"/>
            <w:vAlign w:val="center"/>
          </w:tcPr>
          <w:p w14:paraId="37AF59C2" w14:textId="77777777" w:rsidR="00E23B14" w:rsidRPr="00133133" w:rsidRDefault="00E23B14" w:rsidP="00D86B44">
            <w:pPr>
              <w:rPr>
                <w:lang w:val="en-GB"/>
              </w:rPr>
            </w:pPr>
          </w:p>
        </w:tc>
        <w:tc>
          <w:tcPr>
            <w:tcW w:w="965" w:type="dxa"/>
            <w:vAlign w:val="center"/>
          </w:tcPr>
          <w:p w14:paraId="5D133DB8" w14:textId="77777777" w:rsidR="00E23B14" w:rsidRPr="00133133" w:rsidRDefault="00E23B14" w:rsidP="00D86B44">
            <w:pPr>
              <w:rPr>
                <w:lang w:val="en-GB"/>
              </w:rPr>
            </w:pPr>
          </w:p>
        </w:tc>
        <w:tc>
          <w:tcPr>
            <w:tcW w:w="1565" w:type="dxa"/>
            <w:vAlign w:val="center"/>
          </w:tcPr>
          <w:p w14:paraId="4633984E" w14:textId="77777777" w:rsidR="00E23B14" w:rsidRPr="00133133" w:rsidRDefault="00E23B14" w:rsidP="00D86B44">
            <w:pPr>
              <w:rPr>
                <w:lang w:val="en-GB"/>
              </w:rPr>
            </w:pPr>
          </w:p>
        </w:tc>
      </w:tr>
      <w:tr w:rsidR="00E23B14" w:rsidRPr="00133133" w14:paraId="621461B8" w14:textId="77777777" w:rsidTr="00345A18">
        <w:trPr>
          <w:trHeight w:val="593"/>
        </w:trPr>
        <w:tc>
          <w:tcPr>
            <w:tcW w:w="888" w:type="dxa"/>
            <w:vAlign w:val="center"/>
          </w:tcPr>
          <w:p w14:paraId="3608C073" w14:textId="77777777" w:rsidR="00E23B14" w:rsidRPr="00133133" w:rsidRDefault="00E23B14" w:rsidP="00D86B44">
            <w:pPr>
              <w:rPr>
                <w:lang w:val="en-GB"/>
              </w:rPr>
            </w:pPr>
            <w:r w:rsidRPr="00133133">
              <w:rPr>
                <w:lang w:val="en-GB"/>
              </w:rPr>
              <w:t>C1.52</w:t>
            </w:r>
          </w:p>
        </w:tc>
        <w:tc>
          <w:tcPr>
            <w:tcW w:w="1693" w:type="dxa"/>
            <w:vAlign w:val="center"/>
          </w:tcPr>
          <w:p w14:paraId="08CBD71E" w14:textId="77777777" w:rsidR="00E23B14" w:rsidRPr="00133133" w:rsidRDefault="00E23B14" w:rsidP="00D86B44">
            <w:pPr>
              <w:rPr>
                <w:lang w:val="en-GB"/>
              </w:rPr>
            </w:pPr>
            <w:r w:rsidRPr="00133133">
              <w:rPr>
                <w:lang w:val="en-GB"/>
              </w:rPr>
              <w:t>2</w:t>
            </w:r>
          </w:p>
        </w:tc>
        <w:tc>
          <w:tcPr>
            <w:tcW w:w="913" w:type="dxa"/>
            <w:vAlign w:val="center"/>
          </w:tcPr>
          <w:p w14:paraId="0F085D7D" w14:textId="77777777" w:rsidR="00E23B14" w:rsidRPr="00133133" w:rsidRDefault="00E23B14" w:rsidP="00D86B44">
            <w:pPr>
              <w:rPr>
                <w:lang w:val="en-GB"/>
              </w:rPr>
            </w:pPr>
            <w:r w:rsidRPr="00133133">
              <w:rPr>
                <w:lang w:val="en-GB"/>
              </w:rPr>
              <w:t>C2.52</w:t>
            </w:r>
          </w:p>
        </w:tc>
        <w:tc>
          <w:tcPr>
            <w:tcW w:w="1563" w:type="dxa"/>
            <w:vAlign w:val="center"/>
          </w:tcPr>
          <w:p w14:paraId="4EF731BE" w14:textId="77777777" w:rsidR="00E23B14" w:rsidRPr="00133133" w:rsidRDefault="00E23B14" w:rsidP="00D86B44">
            <w:pPr>
              <w:rPr>
                <w:lang w:val="en-GB"/>
              </w:rPr>
            </w:pPr>
            <w:r w:rsidRPr="00133133">
              <w:rPr>
                <w:lang w:val="en-GB"/>
              </w:rPr>
              <w:t>1,5</w:t>
            </w:r>
          </w:p>
        </w:tc>
        <w:tc>
          <w:tcPr>
            <w:tcW w:w="910" w:type="dxa"/>
            <w:vAlign w:val="center"/>
          </w:tcPr>
          <w:p w14:paraId="7C3C1BBD" w14:textId="77777777" w:rsidR="00E23B14" w:rsidRPr="00133133" w:rsidRDefault="00E23B14" w:rsidP="00D86B44">
            <w:pPr>
              <w:rPr>
                <w:lang w:val="en-GB"/>
              </w:rPr>
            </w:pPr>
          </w:p>
        </w:tc>
        <w:tc>
          <w:tcPr>
            <w:tcW w:w="1563" w:type="dxa"/>
            <w:vAlign w:val="center"/>
          </w:tcPr>
          <w:p w14:paraId="29011A12" w14:textId="77777777" w:rsidR="00E23B14" w:rsidRPr="00133133" w:rsidRDefault="00E23B14" w:rsidP="00D86B44">
            <w:pPr>
              <w:rPr>
                <w:lang w:val="en-GB"/>
              </w:rPr>
            </w:pPr>
          </w:p>
        </w:tc>
        <w:tc>
          <w:tcPr>
            <w:tcW w:w="965" w:type="dxa"/>
            <w:vAlign w:val="center"/>
          </w:tcPr>
          <w:p w14:paraId="2A51FA7C" w14:textId="77777777" w:rsidR="00E23B14" w:rsidRPr="00133133" w:rsidRDefault="00E23B14" w:rsidP="00D86B44">
            <w:pPr>
              <w:rPr>
                <w:lang w:val="en-GB"/>
              </w:rPr>
            </w:pPr>
          </w:p>
        </w:tc>
        <w:tc>
          <w:tcPr>
            <w:tcW w:w="1565" w:type="dxa"/>
            <w:vAlign w:val="center"/>
          </w:tcPr>
          <w:p w14:paraId="260327A3" w14:textId="77777777" w:rsidR="00E23B14" w:rsidRPr="00133133" w:rsidRDefault="00E23B14" w:rsidP="00D86B44">
            <w:pPr>
              <w:rPr>
                <w:lang w:val="en-GB"/>
              </w:rPr>
            </w:pPr>
          </w:p>
        </w:tc>
      </w:tr>
      <w:tr w:rsidR="00E23B14" w:rsidRPr="00133133" w14:paraId="3BC5F59D" w14:textId="77777777" w:rsidTr="00345A18">
        <w:trPr>
          <w:trHeight w:val="593"/>
        </w:trPr>
        <w:tc>
          <w:tcPr>
            <w:tcW w:w="888" w:type="dxa"/>
            <w:vAlign w:val="center"/>
          </w:tcPr>
          <w:p w14:paraId="42F5B0F3" w14:textId="77777777" w:rsidR="00E23B14" w:rsidRPr="00133133" w:rsidRDefault="00E23B14" w:rsidP="00D86B44">
            <w:pPr>
              <w:rPr>
                <w:lang w:val="en-GB"/>
              </w:rPr>
            </w:pPr>
            <w:r w:rsidRPr="00133133">
              <w:rPr>
                <w:lang w:val="en-GB"/>
              </w:rPr>
              <w:t>C1.53</w:t>
            </w:r>
          </w:p>
        </w:tc>
        <w:tc>
          <w:tcPr>
            <w:tcW w:w="1693" w:type="dxa"/>
            <w:vAlign w:val="center"/>
          </w:tcPr>
          <w:p w14:paraId="669243B3" w14:textId="77777777" w:rsidR="00E23B14" w:rsidRPr="00133133" w:rsidRDefault="00E23B14" w:rsidP="00D86B44">
            <w:pPr>
              <w:rPr>
                <w:lang w:val="en-GB"/>
              </w:rPr>
            </w:pPr>
            <w:r w:rsidRPr="00133133">
              <w:rPr>
                <w:lang w:val="en-GB"/>
              </w:rPr>
              <w:t>2,5</w:t>
            </w:r>
          </w:p>
        </w:tc>
        <w:tc>
          <w:tcPr>
            <w:tcW w:w="913" w:type="dxa"/>
            <w:vAlign w:val="center"/>
          </w:tcPr>
          <w:p w14:paraId="143C19AC" w14:textId="77777777" w:rsidR="00E23B14" w:rsidRPr="00133133" w:rsidRDefault="00E23B14" w:rsidP="00D86B44">
            <w:pPr>
              <w:rPr>
                <w:lang w:val="en-GB"/>
              </w:rPr>
            </w:pPr>
            <w:r w:rsidRPr="00133133">
              <w:rPr>
                <w:lang w:val="en-GB"/>
              </w:rPr>
              <w:t>C2.53</w:t>
            </w:r>
          </w:p>
        </w:tc>
        <w:tc>
          <w:tcPr>
            <w:tcW w:w="1563" w:type="dxa"/>
            <w:vAlign w:val="center"/>
          </w:tcPr>
          <w:p w14:paraId="60B1A7AF" w14:textId="77777777" w:rsidR="00E23B14" w:rsidRPr="00133133" w:rsidRDefault="00E23B14" w:rsidP="00D86B44">
            <w:pPr>
              <w:rPr>
                <w:lang w:val="en-GB"/>
              </w:rPr>
            </w:pPr>
            <w:r w:rsidRPr="00133133">
              <w:rPr>
                <w:lang w:val="en-GB"/>
              </w:rPr>
              <w:t>5,5</w:t>
            </w:r>
          </w:p>
        </w:tc>
        <w:tc>
          <w:tcPr>
            <w:tcW w:w="910" w:type="dxa"/>
            <w:vAlign w:val="center"/>
          </w:tcPr>
          <w:p w14:paraId="1A7ADA5D" w14:textId="77777777" w:rsidR="00E23B14" w:rsidRPr="00133133" w:rsidRDefault="00E23B14" w:rsidP="00D86B44">
            <w:pPr>
              <w:rPr>
                <w:lang w:val="en-GB"/>
              </w:rPr>
            </w:pPr>
          </w:p>
        </w:tc>
        <w:tc>
          <w:tcPr>
            <w:tcW w:w="1563" w:type="dxa"/>
            <w:vAlign w:val="center"/>
          </w:tcPr>
          <w:p w14:paraId="7617E9F0" w14:textId="77777777" w:rsidR="00E23B14" w:rsidRPr="00133133" w:rsidRDefault="00E23B14" w:rsidP="00D86B44">
            <w:pPr>
              <w:rPr>
                <w:lang w:val="en-GB"/>
              </w:rPr>
            </w:pPr>
          </w:p>
        </w:tc>
        <w:tc>
          <w:tcPr>
            <w:tcW w:w="965" w:type="dxa"/>
            <w:vAlign w:val="center"/>
          </w:tcPr>
          <w:p w14:paraId="0E769952" w14:textId="77777777" w:rsidR="00E23B14" w:rsidRPr="00133133" w:rsidRDefault="00E23B14" w:rsidP="00D86B44">
            <w:pPr>
              <w:rPr>
                <w:lang w:val="en-GB"/>
              </w:rPr>
            </w:pPr>
          </w:p>
        </w:tc>
        <w:tc>
          <w:tcPr>
            <w:tcW w:w="1565" w:type="dxa"/>
            <w:vAlign w:val="center"/>
          </w:tcPr>
          <w:p w14:paraId="76E49F73" w14:textId="77777777" w:rsidR="00E23B14" w:rsidRPr="00133133" w:rsidRDefault="00E23B14" w:rsidP="00D86B44">
            <w:pPr>
              <w:rPr>
                <w:lang w:val="en-GB"/>
              </w:rPr>
            </w:pPr>
          </w:p>
        </w:tc>
      </w:tr>
      <w:tr w:rsidR="00E23B14" w:rsidRPr="00133133" w14:paraId="2FA0D168" w14:textId="77777777" w:rsidTr="00345A18">
        <w:trPr>
          <w:trHeight w:val="593"/>
        </w:trPr>
        <w:tc>
          <w:tcPr>
            <w:tcW w:w="888" w:type="dxa"/>
            <w:vAlign w:val="center"/>
          </w:tcPr>
          <w:p w14:paraId="346C652C" w14:textId="77777777" w:rsidR="00E23B14" w:rsidRPr="00133133" w:rsidRDefault="00E23B14" w:rsidP="00D86B44">
            <w:pPr>
              <w:rPr>
                <w:lang w:val="en-GB"/>
              </w:rPr>
            </w:pPr>
            <w:r w:rsidRPr="00133133">
              <w:rPr>
                <w:lang w:val="en-GB"/>
              </w:rPr>
              <w:t>C1.54</w:t>
            </w:r>
          </w:p>
        </w:tc>
        <w:tc>
          <w:tcPr>
            <w:tcW w:w="1693" w:type="dxa"/>
            <w:vAlign w:val="center"/>
          </w:tcPr>
          <w:p w14:paraId="3D721A5B" w14:textId="77777777" w:rsidR="00E23B14" w:rsidRPr="00133133" w:rsidRDefault="00E23B14" w:rsidP="00D86B44">
            <w:pPr>
              <w:rPr>
                <w:lang w:val="en-GB"/>
              </w:rPr>
            </w:pPr>
            <w:r w:rsidRPr="00133133">
              <w:rPr>
                <w:lang w:val="en-GB"/>
              </w:rPr>
              <w:t>6</w:t>
            </w:r>
          </w:p>
        </w:tc>
        <w:tc>
          <w:tcPr>
            <w:tcW w:w="913" w:type="dxa"/>
            <w:vAlign w:val="center"/>
          </w:tcPr>
          <w:p w14:paraId="5D69F8F0" w14:textId="77777777" w:rsidR="00E23B14" w:rsidRPr="00133133" w:rsidRDefault="00E23B14" w:rsidP="00D86B44">
            <w:pPr>
              <w:rPr>
                <w:lang w:val="en-GB"/>
              </w:rPr>
            </w:pPr>
            <w:r w:rsidRPr="00133133">
              <w:rPr>
                <w:lang w:val="en-GB"/>
              </w:rPr>
              <w:t>C2.54</w:t>
            </w:r>
          </w:p>
        </w:tc>
        <w:tc>
          <w:tcPr>
            <w:tcW w:w="1563" w:type="dxa"/>
            <w:vAlign w:val="center"/>
          </w:tcPr>
          <w:p w14:paraId="457FEDE6" w14:textId="77777777" w:rsidR="00E23B14" w:rsidRPr="00133133" w:rsidRDefault="00E23B14" w:rsidP="00D86B44">
            <w:pPr>
              <w:rPr>
                <w:lang w:val="en-GB"/>
              </w:rPr>
            </w:pPr>
            <w:r w:rsidRPr="00133133">
              <w:rPr>
                <w:lang w:val="en-GB"/>
              </w:rPr>
              <w:t>5,5</w:t>
            </w:r>
          </w:p>
        </w:tc>
        <w:tc>
          <w:tcPr>
            <w:tcW w:w="910" w:type="dxa"/>
            <w:vAlign w:val="center"/>
          </w:tcPr>
          <w:p w14:paraId="57D65ACF" w14:textId="77777777" w:rsidR="00E23B14" w:rsidRPr="00133133" w:rsidRDefault="00E23B14" w:rsidP="00D86B44">
            <w:pPr>
              <w:rPr>
                <w:lang w:val="en-GB"/>
              </w:rPr>
            </w:pPr>
          </w:p>
        </w:tc>
        <w:tc>
          <w:tcPr>
            <w:tcW w:w="1563" w:type="dxa"/>
            <w:vAlign w:val="center"/>
          </w:tcPr>
          <w:p w14:paraId="55669143" w14:textId="77777777" w:rsidR="00E23B14" w:rsidRPr="00133133" w:rsidRDefault="00E23B14" w:rsidP="00D86B44">
            <w:pPr>
              <w:rPr>
                <w:lang w:val="en-GB"/>
              </w:rPr>
            </w:pPr>
          </w:p>
        </w:tc>
        <w:tc>
          <w:tcPr>
            <w:tcW w:w="965" w:type="dxa"/>
            <w:vAlign w:val="center"/>
          </w:tcPr>
          <w:p w14:paraId="5ADF9DEA" w14:textId="77777777" w:rsidR="00E23B14" w:rsidRPr="00133133" w:rsidRDefault="00E23B14" w:rsidP="00D86B44">
            <w:pPr>
              <w:rPr>
                <w:lang w:val="en-GB"/>
              </w:rPr>
            </w:pPr>
          </w:p>
        </w:tc>
        <w:tc>
          <w:tcPr>
            <w:tcW w:w="1565" w:type="dxa"/>
            <w:vAlign w:val="center"/>
          </w:tcPr>
          <w:p w14:paraId="4FBA0D66" w14:textId="77777777" w:rsidR="00E23B14" w:rsidRPr="00133133" w:rsidRDefault="00E23B14" w:rsidP="00D86B44">
            <w:pPr>
              <w:rPr>
                <w:lang w:val="en-GB"/>
              </w:rPr>
            </w:pPr>
          </w:p>
        </w:tc>
      </w:tr>
      <w:tr w:rsidR="00E23B14" w:rsidRPr="00133133" w14:paraId="7010B550" w14:textId="77777777" w:rsidTr="00345A18">
        <w:trPr>
          <w:trHeight w:val="593"/>
        </w:trPr>
        <w:tc>
          <w:tcPr>
            <w:tcW w:w="888" w:type="dxa"/>
            <w:vAlign w:val="center"/>
          </w:tcPr>
          <w:p w14:paraId="478E43F8" w14:textId="77777777" w:rsidR="00E23B14" w:rsidRPr="00133133" w:rsidRDefault="00E23B14" w:rsidP="00D86B44">
            <w:pPr>
              <w:rPr>
                <w:lang w:val="en-GB"/>
              </w:rPr>
            </w:pPr>
            <w:r w:rsidRPr="00133133">
              <w:rPr>
                <w:lang w:val="en-GB"/>
              </w:rPr>
              <w:t>C1.55</w:t>
            </w:r>
          </w:p>
        </w:tc>
        <w:tc>
          <w:tcPr>
            <w:tcW w:w="1693" w:type="dxa"/>
            <w:vAlign w:val="center"/>
          </w:tcPr>
          <w:p w14:paraId="37D25BFC" w14:textId="77777777" w:rsidR="00E23B14" w:rsidRPr="00133133" w:rsidRDefault="00E23B14" w:rsidP="00D86B44">
            <w:pPr>
              <w:rPr>
                <w:lang w:val="en-GB"/>
              </w:rPr>
            </w:pPr>
            <w:r w:rsidRPr="00133133">
              <w:rPr>
                <w:lang w:val="en-GB"/>
              </w:rPr>
              <w:t>4,5</w:t>
            </w:r>
          </w:p>
        </w:tc>
        <w:tc>
          <w:tcPr>
            <w:tcW w:w="913" w:type="dxa"/>
            <w:vAlign w:val="center"/>
          </w:tcPr>
          <w:p w14:paraId="1C1F92B0" w14:textId="77777777" w:rsidR="00E23B14" w:rsidRPr="00133133" w:rsidRDefault="00E23B14" w:rsidP="00D86B44">
            <w:pPr>
              <w:rPr>
                <w:lang w:val="en-GB"/>
              </w:rPr>
            </w:pPr>
            <w:r w:rsidRPr="00133133">
              <w:rPr>
                <w:lang w:val="en-GB"/>
              </w:rPr>
              <w:t>C2.55</w:t>
            </w:r>
          </w:p>
        </w:tc>
        <w:tc>
          <w:tcPr>
            <w:tcW w:w="1563" w:type="dxa"/>
            <w:vAlign w:val="center"/>
          </w:tcPr>
          <w:p w14:paraId="024B3000" w14:textId="77777777" w:rsidR="00E23B14" w:rsidRPr="00133133" w:rsidRDefault="00E23B14" w:rsidP="00D86B44">
            <w:pPr>
              <w:rPr>
                <w:lang w:val="en-GB"/>
              </w:rPr>
            </w:pPr>
            <w:r w:rsidRPr="00133133">
              <w:rPr>
                <w:lang w:val="en-GB"/>
              </w:rPr>
              <w:t>1,5</w:t>
            </w:r>
          </w:p>
        </w:tc>
        <w:tc>
          <w:tcPr>
            <w:tcW w:w="910" w:type="dxa"/>
            <w:vAlign w:val="center"/>
          </w:tcPr>
          <w:p w14:paraId="197D1D1C" w14:textId="77777777" w:rsidR="00E23B14" w:rsidRPr="00133133" w:rsidRDefault="00E23B14" w:rsidP="00D86B44">
            <w:pPr>
              <w:rPr>
                <w:lang w:val="en-GB"/>
              </w:rPr>
            </w:pPr>
          </w:p>
        </w:tc>
        <w:tc>
          <w:tcPr>
            <w:tcW w:w="1563" w:type="dxa"/>
            <w:vAlign w:val="center"/>
          </w:tcPr>
          <w:p w14:paraId="6FD27BFC" w14:textId="77777777" w:rsidR="00E23B14" w:rsidRPr="00133133" w:rsidRDefault="00E23B14" w:rsidP="00D86B44">
            <w:pPr>
              <w:rPr>
                <w:lang w:val="en-GB"/>
              </w:rPr>
            </w:pPr>
          </w:p>
        </w:tc>
        <w:tc>
          <w:tcPr>
            <w:tcW w:w="965" w:type="dxa"/>
            <w:vAlign w:val="center"/>
          </w:tcPr>
          <w:p w14:paraId="78EB67F5" w14:textId="77777777" w:rsidR="00E23B14" w:rsidRPr="00133133" w:rsidRDefault="00E23B14" w:rsidP="00D86B44">
            <w:pPr>
              <w:rPr>
                <w:lang w:val="en-GB"/>
              </w:rPr>
            </w:pPr>
          </w:p>
        </w:tc>
        <w:tc>
          <w:tcPr>
            <w:tcW w:w="1565" w:type="dxa"/>
            <w:vAlign w:val="center"/>
          </w:tcPr>
          <w:p w14:paraId="7A00141E" w14:textId="77777777" w:rsidR="00E23B14" w:rsidRPr="00133133" w:rsidRDefault="00E23B14" w:rsidP="00D86B44">
            <w:pPr>
              <w:rPr>
                <w:lang w:val="en-GB"/>
              </w:rPr>
            </w:pPr>
          </w:p>
        </w:tc>
      </w:tr>
      <w:tr w:rsidR="00E23B14" w:rsidRPr="00133133" w14:paraId="6A16E9E5" w14:textId="77777777" w:rsidTr="00345A18">
        <w:trPr>
          <w:trHeight w:val="593"/>
        </w:trPr>
        <w:tc>
          <w:tcPr>
            <w:tcW w:w="888" w:type="dxa"/>
            <w:vAlign w:val="center"/>
          </w:tcPr>
          <w:p w14:paraId="4C08A5FD" w14:textId="77777777" w:rsidR="00E23B14" w:rsidRPr="00133133" w:rsidRDefault="00E23B14" w:rsidP="00D86B44">
            <w:pPr>
              <w:rPr>
                <w:lang w:val="en-GB"/>
              </w:rPr>
            </w:pPr>
            <w:r w:rsidRPr="00133133">
              <w:rPr>
                <w:lang w:val="en-GB"/>
              </w:rPr>
              <w:t>C1.56</w:t>
            </w:r>
          </w:p>
        </w:tc>
        <w:tc>
          <w:tcPr>
            <w:tcW w:w="1693" w:type="dxa"/>
            <w:vAlign w:val="center"/>
          </w:tcPr>
          <w:p w14:paraId="02D4B25B" w14:textId="77777777" w:rsidR="00E23B14" w:rsidRPr="00133133" w:rsidRDefault="00E23B14" w:rsidP="00D86B44">
            <w:pPr>
              <w:rPr>
                <w:lang w:val="en-GB"/>
              </w:rPr>
            </w:pPr>
            <w:r w:rsidRPr="00133133">
              <w:rPr>
                <w:lang w:val="en-GB"/>
              </w:rPr>
              <w:t>2,5</w:t>
            </w:r>
          </w:p>
        </w:tc>
        <w:tc>
          <w:tcPr>
            <w:tcW w:w="913" w:type="dxa"/>
            <w:vAlign w:val="center"/>
          </w:tcPr>
          <w:p w14:paraId="34CAFF90" w14:textId="77777777" w:rsidR="00E23B14" w:rsidRPr="00133133" w:rsidRDefault="00E23B14" w:rsidP="00D86B44">
            <w:pPr>
              <w:rPr>
                <w:lang w:val="en-GB"/>
              </w:rPr>
            </w:pPr>
            <w:r w:rsidRPr="00133133">
              <w:rPr>
                <w:lang w:val="en-GB"/>
              </w:rPr>
              <w:t>C2.56</w:t>
            </w:r>
          </w:p>
        </w:tc>
        <w:tc>
          <w:tcPr>
            <w:tcW w:w="1563" w:type="dxa"/>
            <w:vAlign w:val="center"/>
          </w:tcPr>
          <w:p w14:paraId="6ABAFB1F" w14:textId="77777777" w:rsidR="00E23B14" w:rsidRPr="00133133" w:rsidRDefault="00E23B14" w:rsidP="00D86B44">
            <w:pPr>
              <w:rPr>
                <w:lang w:val="en-GB"/>
              </w:rPr>
            </w:pPr>
            <w:r w:rsidRPr="00133133">
              <w:rPr>
                <w:lang w:val="en-GB"/>
              </w:rPr>
              <w:t>6</w:t>
            </w:r>
          </w:p>
        </w:tc>
        <w:tc>
          <w:tcPr>
            <w:tcW w:w="910" w:type="dxa"/>
            <w:vAlign w:val="center"/>
          </w:tcPr>
          <w:p w14:paraId="2240D3DE" w14:textId="77777777" w:rsidR="00E23B14" w:rsidRPr="00133133" w:rsidRDefault="00E23B14" w:rsidP="00D86B44">
            <w:pPr>
              <w:rPr>
                <w:lang w:val="en-GB"/>
              </w:rPr>
            </w:pPr>
          </w:p>
        </w:tc>
        <w:tc>
          <w:tcPr>
            <w:tcW w:w="1563" w:type="dxa"/>
            <w:vAlign w:val="center"/>
          </w:tcPr>
          <w:p w14:paraId="2C0CABF0" w14:textId="77777777" w:rsidR="00E23B14" w:rsidRPr="00133133" w:rsidRDefault="00E23B14" w:rsidP="00D86B44">
            <w:pPr>
              <w:rPr>
                <w:lang w:val="en-GB"/>
              </w:rPr>
            </w:pPr>
          </w:p>
        </w:tc>
        <w:tc>
          <w:tcPr>
            <w:tcW w:w="965" w:type="dxa"/>
            <w:vAlign w:val="center"/>
          </w:tcPr>
          <w:p w14:paraId="7D2CEA2E" w14:textId="77777777" w:rsidR="00E23B14" w:rsidRPr="00133133" w:rsidRDefault="00E23B14" w:rsidP="00D86B44">
            <w:pPr>
              <w:rPr>
                <w:lang w:val="en-GB"/>
              </w:rPr>
            </w:pPr>
          </w:p>
        </w:tc>
        <w:tc>
          <w:tcPr>
            <w:tcW w:w="1565" w:type="dxa"/>
            <w:vAlign w:val="center"/>
          </w:tcPr>
          <w:p w14:paraId="3F20D84D" w14:textId="77777777" w:rsidR="00E23B14" w:rsidRPr="00133133" w:rsidRDefault="00E23B14" w:rsidP="00D86B44">
            <w:pPr>
              <w:rPr>
                <w:lang w:val="en-GB"/>
              </w:rPr>
            </w:pPr>
          </w:p>
        </w:tc>
      </w:tr>
      <w:tr w:rsidR="00E23B14" w:rsidRPr="00133133" w14:paraId="012552B2" w14:textId="77777777" w:rsidTr="00345A18">
        <w:trPr>
          <w:trHeight w:val="593"/>
        </w:trPr>
        <w:tc>
          <w:tcPr>
            <w:tcW w:w="888" w:type="dxa"/>
            <w:vAlign w:val="center"/>
          </w:tcPr>
          <w:p w14:paraId="0C17F3ED" w14:textId="77777777" w:rsidR="00E23B14" w:rsidRPr="00133133" w:rsidRDefault="00E23B14" w:rsidP="00D86B44">
            <w:pPr>
              <w:rPr>
                <w:lang w:val="en-GB"/>
              </w:rPr>
            </w:pPr>
            <w:r w:rsidRPr="00133133">
              <w:rPr>
                <w:lang w:val="en-GB"/>
              </w:rPr>
              <w:t>C1.57</w:t>
            </w:r>
          </w:p>
        </w:tc>
        <w:tc>
          <w:tcPr>
            <w:tcW w:w="1693" w:type="dxa"/>
            <w:vAlign w:val="center"/>
          </w:tcPr>
          <w:p w14:paraId="0DF576A2" w14:textId="77777777" w:rsidR="00E23B14" w:rsidRPr="00133133" w:rsidRDefault="00E23B14" w:rsidP="00D86B44">
            <w:pPr>
              <w:rPr>
                <w:lang w:val="en-GB"/>
              </w:rPr>
            </w:pPr>
            <w:r w:rsidRPr="00133133">
              <w:rPr>
                <w:lang w:val="en-GB"/>
              </w:rPr>
              <w:t>5</w:t>
            </w:r>
          </w:p>
        </w:tc>
        <w:tc>
          <w:tcPr>
            <w:tcW w:w="913" w:type="dxa"/>
            <w:vAlign w:val="center"/>
          </w:tcPr>
          <w:p w14:paraId="1CD4ECC9" w14:textId="77777777" w:rsidR="00E23B14" w:rsidRPr="00133133" w:rsidRDefault="00E23B14" w:rsidP="00D86B44">
            <w:pPr>
              <w:rPr>
                <w:lang w:val="en-GB"/>
              </w:rPr>
            </w:pPr>
            <w:r w:rsidRPr="00133133">
              <w:rPr>
                <w:lang w:val="en-GB"/>
              </w:rPr>
              <w:t>C2.57</w:t>
            </w:r>
          </w:p>
        </w:tc>
        <w:tc>
          <w:tcPr>
            <w:tcW w:w="1563" w:type="dxa"/>
            <w:vAlign w:val="center"/>
          </w:tcPr>
          <w:p w14:paraId="2F8C9CE2" w14:textId="77777777" w:rsidR="00E23B14" w:rsidRPr="00133133" w:rsidRDefault="00E23B14" w:rsidP="00D86B44">
            <w:pPr>
              <w:rPr>
                <w:lang w:val="en-GB"/>
              </w:rPr>
            </w:pPr>
            <w:r w:rsidRPr="00133133">
              <w:rPr>
                <w:lang w:val="en-GB"/>
              </w:rPr>
              <w:t>1,5</w:t>
            </w:r>
          </w:p>
        </w:tc>
        <w:tc>
          <w:tcPr>
            <w:tcW w:w="910" w:type="dxa"/>
            <w:vAlign w:val="center"/>
          </w:tcPr>
          <w:p w14:paraId="406B56FA" w14:textId="77777777" w:rsidR="00E23B14" w:rsidRPr="00133133" w:rsidRDefault="00E23B14" w:rsidP="00D86B44">
            <w:pPr>
              <w:rPr>
                <w:lang w:val="en-GB"/>
              </w:rPr>
            </w:pPr>
          </w:p>
        </w:tc>
        <w:tc>
          <w:tcPr>
            <w:tcW w:w="1563" w:type="dxa"/>
            <w:vAlign w:val="center"/>
          </w:tcPr>
          <w:p w14:paraId="70F49C98" w14:textId="77777777" w:rsidR="00E23B14" w:rsidRPr="00133133" w:rsidRDefault="00E23B14" w:rsidP="00D86B44">
            <w:pPr>
              <w:rPr>
                <w:lang w:val="en-GB"/>
              </w:rPr>
            </w:pPr>
          </w:p>
        </w:tc>
        <w:tc>
          <w:tcPr>
            <w:tcW w:w="965" w:type="dxa"/>
            <w:vAlign w:val="center"/>
          </w:tcPr>
          <w:p w14:paraId="73286302" w14:textId="77777777" w:rsidR="00E23B14" w:rsidRPr="00133133" w:rsidRDefault="00E23B14" w:rsidP="00D86B44">
            <w:pPr>
              <w:rPr>
                <w:lang w:val="en-GB"/>
              </w:rPr>
            </w:pPr>
          </w:p>
        </w:tc>
        <w:tc>
          <w:tcPr>
            <w:tcW w:w="1565" w:type="dxa"/>
            <w:vAlign w:val="center"/>
          </w:tcPr>
          <w:p w14:paraId="6F6B443A" w14:textId="77777777" w:rsidR="00E23B14" w:rsidRPr="00133133" w:rsidRDefault="00E23B14" w:rsidP="00D86B44">
            <w:pPr>
              <w:rPr>
                <w:lang w:val="en-GB"/>
              </w:rPr>
            </w:pPr>
          </w:p>
        </w:tc>
      </w:tr>
      <w:tr w:rsidR="00E23B14" w:rsidRPr="00133133" w14:paraId="6E731BFC" w14:textId="77777777" w:rsidTr="00345A18">
        <w:trPr>
          <w:trHeight w:val="593"/>
        </w:trPr>
        <w:tc>
          <w:tcPr>
            <w:tcW w:w="888" w:type="dxa"/>
            <w:vAlign w:val="center"/>
          </w:tcPr>
          <w:p w14:paraId="0FE22041" w14:textId="77777777" w:rsidR="00E23B14" w:rsidRPr="00133133" w:rsidRDefault="00E23B14" w:rsidP="00D86B44">
            <w:pPr>
              <w:rPr>
                <w:lang w:val="en-GB"/>
              </w:rPr>
            </w:pPr>
            <w:r w:rsidRPr="00133133">
              <w:rPr>
                <w:lang w:val="en-GB"/>
              </w:rPr>
              <w:t>C1.58</w:t>
            </w:r>
          </w:p>
        </w:tc>
        <w:tc>
          <w:tcPr>
            <w:tcW w:w="1693" w:type="dxa"/>
            <w:vAlign w:val="center"/>
          </w:tcPr>
          <w:p w14:paraId="70FC09D2" w14:textId="77777777" w:rsidR="00E23B14" w:rsidRPr="00133133" w:rsidRDefault="00E23B14" w:rsidP="00D86B44">
            <w:pPr>
              <w:rPr>
                <w:lang w:val="en-GB"/>
              </w:rPr>
            </w:pPr>
            <w:r w:rsidRPr="00133133">
              <w:rPr>
                <w:lang w:val="en-GB"/>
              </w:rPr>
              <w:t>1</w:t>
            </w:r>
          </w:p>
        </w:tc>
        <w:tc>
          <w:tcPr>
            <w:tcW w:w="913" w:type="dxa"/>
            <w:vAlign w:val="center"/>
          </w:tcPr>
          <w:p w14:paraId="1011A914" w14:textId="77777777" w:rsidR="00E23B14" w:rsidRPr="00133133" w:rsidRDefault="00E23B14" w:rsidP="00D86B44">
            <w:pPr>
              <w:rPr>
                <w:lang w:val="en-GB"/>
              </w:rPr>
            </w:pPr>
            <w:r w:rsidRPr="00133133">
              <w:rPr>
                <w:lang w:val="en-GB"/>
              </w:rPr>
              <w:t>C2.58</w:t>
            </w:r>
          </w:p>
        </w:tc>
        <w:tc>
          <w:tcPr>
            <w:tcW w:w="1563" w:type="dxa"/>
            <w:vAlign w:val="center"/>
          </w:tcPr>
          <w:p w14:paraId="10900FCD" w14:textId="77777777" w:rsidR="00E23B14" w:rsidRPr="00133133" w:rsidRDefault="00E23B14" w:rsidP="00D86B44">
            <w:pPr>
              <w:rPr>
                <w:lang w:val="en-GB"/>
              </w:rPr>
            </w:pPr>
            <w:r w:rsidRPr="00133133">
              <w:rPr>
                <w:lang w:val="en-GB"/>
              </w:rPr>
              <w:t>1,5</w:t>
            </w:r>
          </w:p>
        </w:tc>
        <w:tc>
          <w:tcPr>
            <w:tcW w:w="910" w:type="dxa"/>
            <w:vAlign w:val="center"/>
          </w:tcPr>
          <w:p w14:paraId="01BAF368" w14:textId="77777777" w:rsidR="00E23B14" w:rsidRPr="00133133" w:rsidRDefault="00E23B14" w:rsidP="00D86B44">
            <w:pPr>
              <w:rPr>
                <w:lang w:val="en-GB"/>
              </w:rPr>
            </w:pPr>
          </w:p>
        </w:tc>
        <w:tc>
          <w:tcPr>
            <w:tcW w:w="1563" w:type="dxa"/>
            <w:vAlign w:val="center"/>
          </w:tcPr>
          <w:p w14:paraId="7C189EA4" w14:textId="77777777" w:rsidR="00E23B14" w:rsidRPr="00133133" w:rsidRDefault="00E23B14" w:rsidP="00D86B44">
            <w:pPr>
              <w:rPr>
                <w:lang w:val="en-GB"/>
              </w:rPr>
            </w:pPr>
          </w:p>
        </w:tc>
        <w:tc>
          <w:tcPr>
            <w:tcW w:w="965" w:type="dxa"/>
            <w:vAlign w:val="center"/>
          </w:tcPr>
          <w:p w14:paraId="578AECD2" w14:textId="77777777" w:rsidR="00E23B14" w:rsidRPr="00133133" w:rsidRDefault="00E23B14" w:rsidP="00D86B44">
            <w:pPr>
              <w:rPr>
                <w:lang w:val="en-GB"/>
              </w:rPr>
            </w:pPr>
          </w:p>
        </w:tc>
        <w:tc>
          <w:tcPr>
            <w:tcW w:w="1565" w:type="dxa"/>
            <w:vAlign w:val="center"/>
          </w:tcPr>
          <w:p w14:paraId="07AC0CC8" w14:textId="77777777" w:rsidR="00E23B14" w:rsidRPr="00133133" w:rsidRDefault="00E23B14" w:rsidP="00D86B44">
            <w:pPr>
              <w:rPr>
                <w:lang w:val="en-GB"/>
              </w:rPr>
            </w:pPr>
          </w:p>
        </w:tc>
      </w:tr>
      <w:tr w:rsidR="00E23B14" w:rsidRPr="00133133" w14:paraId="57A9D42F" w14:textId="77777777" w:rsidTr="00345A18">
        <w:trPr>
          <w:trHeight w:val="593"/>
        </w:trPr>
        <w:tc>
          <w:tcPr>
            <w:tcW w:w="888" w:type="dxa"/>
            <w:vAlign w:val="center"/>
          </w:tcPr>
          <w:p w14:paraId="51058FC0" w14:textId="77777777" w:rsidR="00E23B14" w:rsidRPr="00133133" w:rsidRDefault="00E23B14" w:rsidP="00D86B44">
            <w:pPr>
              <w:rPr>
                <w:lang w:val="en-GB"/>
              </w:rPr>
            </w:pPr>
            <w:r w:rsidRPr="00133133">
              <w:rPr>
                <w:lang w:val="en-GB"/>
              </w:rPr>
              <w:t>C1.59</w:t>
            </w:r>
          </w:p>
        </w:tc>
        <w:tc>
          <w:tcPr>
            <w:tcW w:w="1693" w:type="dxa"/>
            <w:vAlign w:val="center"/>
          </w:tcPr>
          <w:p w14:paraId="5D68A6AB" w14:textId="77777777" w:rsidR="00E23B14" w:rsidRPr="00133133" w:rsidRDefault="00E23B14" w:rsidP="00D86B44">
            <w:pPr>
              <w:rPr>
                <w:lang w:val="en-GB"/>
              </w:rPr>
            </w:pPr>
            <w:r w:rsidRPr="00133133">
              <w:rPr>
                <w:lang w:val="en-GB"/>
              </w:rPr>
              <w:t>5,5</w:t>
            </w:r>
          </w:p>
        </w:tc>
        <w:tc>
          <w:tcPr>
            <w:tcW w:w="913" w:type="dxa"/>
            <w:vAlign w:val="center"/>
          </w:tcPr>
          <w:p w14:paraId="12CED9DF" w14:textId="77777777" w:rsidR="00E23B14" w:rsidRPr="00133133" w:rsidRDefault="00E23B14" w:rsidP="00D86B44">
            <w:pPr>
              <w:rPr>
                <w:lang w:val="en-GB"/>
              </w:rPr>
            </w:pPr>
            <w:r w:rsidRPr="00133133">
              <w:rPr>
                <w:lang w:val="en-GB"/>
              </w:rPr>
              <w:t>C2.59</w:t>
            </w:r>
          </w:p>
        </w:tc>
        <w:tc>
          <w:tcPr>
            <w:tcW w:w="1563" w:type="dxa"/>
            <w:vAlign w:val="center"/>
          </w:tcPr>
          <w:p w14:paraId="2488FB22" w14:textId="77777777" w:rsidR="00E23B14" w:rsidRPr="00133133" w:rsidRDefault="00E23B14" w:rsidP="00D86B44">
            <w:pPr>
              <w:rPr>
                <w:lang w:val="en-GB"/>
              </w:rPr>
            </w:pPr>
            <w:r w:rsidRPr="00133133">
              <w:rPr>
                <w:lang w:val="en-GB"/>
              </w:rPr>
              <w:t>2</w:t>
            </w:r>
          </w:p>
        </w:tc>
        <w:tc>
          <w:tcPr>
            <w:tcW w:w="910" w:type="dxa"/>
            <w:vAlign w:val="center"/>
          </w:tcPr>
          <w:p w14:paraId="361706E4" w14:textId="77777777" w:rsidR="00E23B14" w:rsidRPr="00133133" w:rsidRDefault="00E23B14" w:rsidP="00D86B44">
            <w:pPr>
              <w:rPr>
                <w:lang w:val="en-GB"/>
              </w:rPr>
            </w:pPr>
          </w:p>
        </w:tc>
        <w:tc>
          <w:tcPr>
            <w:tcW w:w="1563" w:type="dxa"/>
            <w:vAlign w:val="center"/>
          </w:tcPr>
          <w:p w14:paraId="2C7033DE" w14:textId="77777777" w:rsidR="00E23B14" w:rsidRPr="00133133" w:rsidRDefault="00E23B14" w:rsidP="00D86B44">
            <w:pPr>
              <w:rPr>
                <w:lang w:val="en-GB"/>
              </w:rPr>
            </w:pPr>
          </w:p>
        </w:tc>
        <w:tc>
          <w:tcPr>
            <w:tcW w:w="965" w:type="dxa"/>
            <w:vAlign w:val="center"/>
          </w:tcPr>
          <w:p w14:paraId="678299B9" w14:textId="77777777" w:rsidR="00E23B14" w:rsidRPr="00133133" w:rsidRDefault="00E23B14" w:rsidP="00D86B44">
            <w:pPr>
              <w:rPr>
                <w:lang w:val="en-GB"/>
              </w:rPr>
            </w:pPr>
          </w:p>
        </w:tc>
        <w:tc>
          <w:tcPr>
            <w:tcW w:w="1565" w:type="dxa"/>
            <w:vAlign w:val="center"/>
          </w:tcPr>
          <w:p w14:paraId="18503264" w14:textId="77777777" w:rsidR="00E23B14" w:rsidRPr="00133133" w:rsidRDefault="00E23B14" w:rsidP="00D86B44">
            <w:pPr>
              <w:rPr>
                <w:lang w:val="en-GB"/>
              </w:rPr>
            </w:pPr>
          </w:p>
        </w:tc>
      </w:tr>
      <w:tr w:rsidR="00E23B14" w:rsidRPr="00133133" w14:paraId="6857F679" w14:textId="77777777" w:rsidTr="00345A18">
        <w:trPr>
          <w:trHeight w:val="593"/>
        </w:trPr>
        <w:tc>
          <w:tcPr>
            <w:tcW w:w="888" w:type="dxa"/>
            <w:vAlign w:val="center"/>
          </w:tcPr>
          <w:p w14:paraId="293DEF35" w14:textId="77777777" w:rsidR="00E23B14" w:rsidRPr="00133133" w:rsidRDefault="00E23B14" w:rsidP="00D86B44">
            <w:pPr>
              <w:rPr>
                <w:lang w:val="en-GB"/>
              </w:rPr>
            </w:pPr>
            <w:r w:rsidRPr="00133133">
              <w:rPr>
                <w:lang w:val="en-GB"/>
              </w:rPr>
              <w:t>C1.60</w:t>
            </w:r>
          </w:p>
        </w:tc>
        <w:tc>
          <w:tcPr>
            <w:tcW w:w="1693" w:type="dxa"/>
            <w:vAlign w:val="center"/>
          </w:tcPr>
          <w:p w14:paraId="480E9FD1" w14:textId="77777777" w:rsidR="00E23B14" w:rsidRPr="00133133" w:rsidRDefault="00E23B14" w:rsidP="00D86B44">
            <w:pPr>
              <w:rPr>
                <w:lang w:val="en-GB"/>
              </w:rPr>
            </w:pPr>
            <w:r w:rsidRPr="00133133">
              <w:rPr>
                <w:lang w:val="en-GB"/>
              </w:rPr>
              <w:t>3</w:t>
            </w:r>
          </w:p>
        </w:tc>
        <w:tc>
          <w:tcPr>
            <w:tcW w:w="913" w:type="dxa"/>
            <w:vAlign w:val="center"/>
          </w:tcPr>
          <w:p w14:paraId="7415ED6A" w14:textId="77777777" w:rsidR="00E23B14" w:rsidRPr="00133133" w:rsidRDefault="00E23B14" w:rsidP="00D86B44">
            <w:pPr>
              <w:rPr>
                <w:lang w:val="en-GB"/>
              </w:rPr>
            </w:pPr>
          </w:p>
        </w:tc>
        <w:tc>
          <w:tcPr>
            <w:tcW w:w="1563" w:type="dxa"/>
            <w:vAlign w:val="center"/>
          </w:tcPr>
          <w:p w14:paraId="0841E935" w14:textId="77777777" w:rsidR="00E23B14" w:rsidRPr="00133133" w:rsidRDefault="00E23B14" w:rsidP="00D86B44">
            <w:pPr>
              <w:rPr>
                <w:lang w:val="en-GB"/>
              </w:rPr>
            </w:pPr>
          </w:p>
        </w:tc>
        <w:tc>
          <w:tcPr>
            <w:tcW w:w="910" w:type="dxa"/>
            <w:vAlign w:val="center"/>
          </w:tcPr>
          <w:p w14:paraId="639C46BB" w14:textId="77777777" w:rsidR="00E23B14" w:rsidRPr="00133133" w:rsidRDefault="00E23B14" w:rsidP="00D86B44">
            <w:pPr>
              <w:rPr>
                <w:lang w:val="en-GB"/>
              </w:rPr>
            </w:pPr>
          </w:p>
        </w:tc>
        <w:tc>
          <w:tcPr>
            <w:tcW w:w="1563" w:type="dxa"/>
            <w:vAlign w:val="center"/>
          </w:tcPr>
          <w:p w14:paraId="7D5261C6" w14:textId="77777777" w:rsidR="00E23B14" w:rsidRPr="00133133" w:rsidRDefault="00E23B14" w:rsidP="00D86B44">
            <w:pPr>
              <w:rPr>
                <w:lang w:val="en-GB"/>
              </w:rPr>
            </w:pPr>
          </w:p>
        </w:tc>
        <w:tc>
          <w:tcPr>
            <w:tcW w:w="965" w:type="dxa"/>
            <w:vAlign w:val="center"/>
          </w:tcPr>
          <w:p w14:paraId="5C7DF412" w14:textId="77777777" w:rsidR="00E23B14" w:rsidRPr="00133133" w:rsidRDefault="00E23B14" w:rsidP="00D86B44">
            <w:pPr>
              <w:rPr>
                <w:lang w:val="en-GB"/>
              </w:rPr>
            </w:pPr>
          </w:p>
        </w:tc>
        <w:tc>
          <w:tcPr>
            <w:tcW w:w="1565" w:type="dxa"/>
            <w:vAlign w:val="center"/>
          </w:tcPr>
          <w:p w14:paraId="67093C37" w14:textId="77777777" w:rsidR="00E23B14" w:rsidRPr="00133133" w:rsidRDefault="00E23B14" w:rsidP="00D86B44">
            <w:pPr>
              <w:rPr>
                <w:lang w:val="en-GB"/>
              </w:rPr>
            </w:pPr>
          </w:p>
        </w:tc>
      </w:tr>
      <w:tr w:rsidR="00E23B14" w:rsidRPr="00133133" w14:paraId="6303677F" w14:textId="77777777" w:rsidTr="00345A18">
        <w:trPr>
          <w:trHeight w:val="593"/>
        </w:trPr>
        <w:tc>
          <w:tcPr>
            <w:tcW w:w="888" w:type="dxa"/>
            <w:vAlign w:val="center"/>
          </w:tcPr>
          <w:p w14:paraId="119780C3" w14:textId="77777777" w:rsidR="00E23B14" w:rsidRPr="00133133" w:rsidRDefault="00E23B14" w:rsidP="00D86B44">
            <w:pPr>
              <w:rPr>
                <w:lang w:val="en-GB"/>
              </w:rPr>
            </w:pPr>
            <w:r w:rsidRPr="00133133">
              <w:rPr>
                <w:lang w:val="en-GB"/>
              </w:rPr>
              <w:lastRenderedPageBreak/>
              <w:t>C1.61</w:t>
            </w:r>
          </w:p>
        </w:tc>
        <w:tc>
          <w:tcPr>
            <w:tcW w:w="1693" w:type="dxa"/>
            <w:vAlign w:val="center"/>
          </w:tcPr>
          <w:p w14:paraId="7C337587" w14:textId="77777777" w:rsidR="00E23B14" w:rsidRPr="00133133" w:rsidRDefault="00E23B14" w:rsidP="00D86B44">
            <w:pPr>
              <w:rPr>
                <w:lang w:val="en-GB"/>
              </w:rPr>
            </w:pPr>
            <w:r w:rsidRPr="00133133">
              <w:rPr>
                <w:lang w:val="en-GB"/>
              </w:rPr>
              <w:t>3,5</w:t>
            </w:r>
          </w:p>
        </w:tc>
        <w:tc>
          <w:tcPr>
            <w:tcW w:w="913" w:type="dxa"/>
            <w:vAlign w:val="center"/>
          </w:tcPr>
          <w:p w14:paraId="5D30C130" w14:textId="77777777" w:rsidR="00E23B14" w:rsidRPr="00133133" w:rsidRDefault="00E23B14" w:rsidP="00D86B44">
            <w:pPr>
              <w:rPr>
                <w:lang w:val="en-GB"/>
              </w:rPr>
            </w:pPr>
          </w:p>
        </w:tc>
        <w:tc>
          <w:tcPr>
            <w:tcW w:w="1563" w:type="dxa"/>
            <w:vAlign w:val="center"/>
          </w:tcPr>
          <w:p w14:paraId="32704619" w14:textId="77777777" w:rsidR="00E23B14" w:rsidRPr="00133133" w:rsidRDefault="00E23B14" w:rsidP="00D86B44">
            <w:pPr>
              <w:rPr>
                <w:lang w:val="en-GB"/>
              </w:rPr>
            </w:pPr>
          </w:p>
        </w:tc>
        <w:tc>
          <w:tcPr>
            <w:tcW w:w="910" w:type="dxa"/>
            <w:vAlign w:val="center"/>
          </w:tcPr>
          <w:p w14:paraId="183E09FF" w14:textId="77777777" w:rsidR="00E23B14" w:rsidRPr="00133133" w:rsidRDefault="00E23B14" w:rsidP="00D86B44">
            <w:pPr>
              <w:rPr>
                <w:lang w:val="en-GB"/>
              </w:rPr>
            </w:pPr>
          </w:p>
        </w:tc>
        <w:tc>
          <w:tcPr>
            <w:tcW w:w="1563" w:type="dxa"/>
            <w:vAlign w:val="center"/>
          </w:tcPr>
          <w:p w14:paraId="1F12381B" w14:textId="77777777" w:rsidR="00E23B14" w:rsidRPr="00133133" w:rsidRDefault="00E23B14" w:rsidP="00D86B44">
            <w:pPr>
              <w:rPr>
                <w:lang w:val="en-GB"/>
              </w:rPr>
            </w:pPr>
          </w:p>
        </w:tc>
        <w:tc>
          <w:tcPr>
            <w:tcW w:w="965" w:type="dxa"/>
            <w:vAlign w:val="center"/>
          </w:tcPr>
          <w:p w14:paraId="18FF2DB1" w14:textId="77777777" w:rsidR="00E23B14" w:rsidRPr="00133133" w:rsidRDefault="00E23B14" w:rsidP="00D86B44">
            <w:pPr>
              <w:rPr>
                <w:lang w:val="en-GB"/>
              </w:rPr>
            </w:pPr>
          </w:p>
        </w:tc>
        <w:tc>
          <w:tcPr>
            <w:tcW w:w="1565" w:type="dxa"/>
            <w:vAlign w:val="center"/>
          </w:tcPr>
          <w:p w14:paraId="10889687" w14:textId="77777777" w:rsidR="00E23B14" w:rsidRPr="00133133" w:rsidRDefault="00E23B14" w:rsidP="00D86B44">
            <w:pPr>
              <w:rPr>
                <w:lang w:val="en-GB"/>
              </w:rPr>
            </w:pPr>
          </w:p>
        </w:tc>
      </w:tr>
      <w:tr w:rsidR="00E23B14" w:rsidRPr="00133133" w14:paraId="5729C5C3" w14:textId="77777777" w:rsidTr="00345A18">
        <w:trPr>
          <w:trHeight w:val="593"/>
        </w:trPr>
        <w:tc>
          <w:tcPr>
            <w:tcW w:w="888" w:type="dxa"/>
            <w:vAlign w:val="center"/>
          </w:tcPr>
          <w:p w14:paraId="14A664A8" w14:textId="77777777" w:rsidR="00E23B14" w:rsidRPr="00133133" w:rsidRDefault="00E23B14" w:rsidP="00D86B44">
            <w:pPr>
              <w:rPr>
                <w:lang w:val="en-GB"/>
              </w:rPr>
            </w:pPr>
            <w:r w:rsidRPr="00133133">
              <w:rPr>
                <w:lang w:val="en-GB"/>
              </w:rPr>
              <w:t>C1.62</w:t>
            </w:r>
          </w:p>
        </w:tc>
        <w:tc>
          <w:tcPr>
            <w:tcW w:w="1693" w:type="dxa"/>
            <w:vAlign w:val="center"/>
          </w:tcPr>
          <w:p w14:paraId="4E703BA0" w14:textId="77777777" w:rsidR="00E23B14" w:rsidRPr="00133133" w:rsidRDefault="00E23B14" w:rsidP="00D86B44">
            <w:pPr>
              <w:rPr>
                <w:lang w:val="en-GB"/>
              </w:rPr>
            </w:pPr>
            <w:r w:rsidRPr="00133133">
              <w:rPr>
                <w:lang w:val="en-GB"/>
              </w:rPr>
              <w:t>2,5</w:t>
            </w:r>
          </w:p>
        </w:tc>
        <w:tc>
          <w:tcPr>
            <w:tcW w:w="913" w:type="dxa"/>
            <w:vAlign w:val="center"/>
          </w:tcPr>
          <w:p w14:paraId="42AC449D" w14:textId="77777777" w:rsidR="00E23B14" w:rsidRPr="00133133" w:rsidRDefault="00E23B14" w:rsidP="00D86B44">
            <w:pPr>
              <w:rPr>
                <w:lang w:val="en-GB"/>
              </w:rPr>
            </w:pPr>
          </w:p>
        </w:tc>
        <w:tc>
          <w:tcPr>
            <w:tcW w:w="1563" w:type="dxa"/>
            <w:vAlign w:val="center"/>
          </w:tcPr>
          <w:p w14:paraId="65D10C8E" w14:textId="77777777" w:rsidR="00E23B14" w:rsidRPr="00133133" w:rsidRDefault="00E23B14" w:rsidP="00D86B44">
            <w:pPr>
              <w:rPr>
                <w:lang w:val="en-GB"/>
              </w:rPr>
            </w:pPr>
          </w:p>
        </w:tc>
        <w:tc>
          <w:tcPr>
            <w:tcW w:w="910" w:type="dxa"/>
            <w:vAlign w:val="center"/>
          </w:tcPr>
          <w:p w14:paraId="1FDB9568" w14:textId="77777777" w:rsidR="00E23B14" w:rsidRPr="00133133" w:rsidRDefault="00E23B14" w:rsidP="00D86B44">
            <w:pPr>
              <w:rPr>
                <w:lang w:val="en-GB"/>
              </w:rPr>
            </w:pPr>
          </w:p>
        </w:tc>
        <w:tc>
          <w:tcPr>
            <w:tcW w:w="1563" w:type="dxa"/>
            <w:vAlign w:val="center"/>
          </w:tcPr>
          <w:p w14:paraId="45FF66E3" w14:textId="77777777" w:rsidR="00E23B14" w:rsidRPr="00133133" w:rsidRDefault="00E23B14" w:rsidP="00D86B44">
            <w:pPr>
              <w:rPr>
                <w:lang w:val="en-GB"/>
              </w:rPr>
            </w:pPr>
          </w:p>
        </w:tc>
        <w:tc>
          <w:tcPr>
            <w:tcW w:w="965" w:type="dxa"/>
            <w:vAlign w:val="center"/>
          </w:tcPr>
          <w:p w14:paraId="721ADD77" w14:textId="77777777" w:rsidR="00E23B14" w:rsidRPr="00133133" w:rsidRDefault="00E23B14" w:rsidP="00D86B44">
            <w:pPr>
              <w:rPr>
                <w:lang w:val="en-GB"/>
              </w:rPr>
            </w:pPr>
          </w:p>
        </w:tc>
        <w:tc>
          <w:tcPr>
            <w:tcW w:w="1565" w:type="dxa"/>
            <w:vAlign w:val="center"/>
          </w:tcPr>
          <w:p w14:paraId="0BAF179E" w14:textId="77777777" w:rsidR="00E23B14" w:rsidRPr="00133133" w:rsidRDefault="00E23B14" w:rsidP="00D86B44">
            <w:pPr>
              <w:rPr>
                <w:lang w:val="en-GB"/>
              </w:rPr>
            </w:pPr>
          </w:p>
        </w:tc>
      </w:tr>
      <w:tr w:rsidR="00E23B14" w:rsidRPr="00133133" w14:paraId="207C82F1" w14:textId="77777777" w:rsidTr="00345A18">
        <w:trPr>
          <w:trHeight w:val="593"/>
        </w:trPr>
        <w:tc>
          <w:tcPr>
            <w:tcW w:w="888" w:type="dxa"/>
            <w:vAlign w:val="center"/>
          </w:tcPr>
          <w:p w14:paraId="7894C0F9" w14:textId="77777777" w:rsidR="00E23B14" w:rsidRPr="00133133" w:rsidRDefault="00E23B14" w:rsidP="00D86B44">
            <w:pPr>
              <w:rPr>
                <w:lang w:val="en-GB"/>
              </w:rPr>
            </w:pPr>
            <w:r w:rsidRPr="00133133">
              <w:rPr>
                <w:lang w:val="en-GB"/>
              </w:rPr>
              <w:t>C1.63</w:t>
            </w:r>
          </w:p>
        </w:tc>
        <w:tc>
          <w:tcPr>
            <w:tcW w:w="1693" w:type="dxa"/>
            <w:vAlign w:val="center"/>
          </w:tcPr>
          <w:p w14:paraId="7DBC0950" w14:textId="77777777" w:rsidR="00E23B14" w:rsidRPr="00133133" w:rsidRDefault="00E23B14" w:rsidP="00D86B44">
            <w:pPr>
              <w:rPr>
                <w:lang w:val="en-GB"/>
              </w:rPr>
            </w:pPr>
            <w:r w:rsidRPr="00133133">
              <w:rPr>
                <w:lang w:val="en-GB"/>
              </w:rPr>
              <w:t>2</w:t>
            </w:r>
          </w:p>
        </w:tc>
        <w:tc>
          <w:tcPr>
            <w:tcW w:w="913" w:type="dxa"/>
            <w:vAlign w:val="center"/>
          </w:tcPr>
          <w:p w14:paraId="31BE41D1" w14:textId="77777777" w:rsidR="00E23B14" w:rsidRPr="00133133" w:rsidRDefault="00E23B14" w:rsidP="00D86B44">
            <w:pPr>
              <w:rPr>
                <w:lang w:val="en-GB"/>
              </w:rPr>
            </w:pPr>
          </w:p>
        </w:tc>
        <w:tc>
          <w:tcPr>
            <w:tcW w:w="1563" w:type="dxa"/>
            <w:vAlign w:val="center"/>
          </w:tcPr>
          <w:p w14:paraId="6AEFBD39" w14:textId="77777777" w:rsidR="00E23B14" w:rsidRPr="00133133" w:rsidRDefault="00E23B14" w:rsidP="00D86B44">
            <w:pPr>
              <w:rPr>
                <w:lang w:val="en-GB"/>
              </w:rPr>
            </w:pPr>
          </w:p>
        </w:tc>
        <w:tc>
          <w:tcPr>
            <w:tcW w:w="910" w:type="dxa"/>
            <w:vAlign w:val="center"/>
          </w:tcPr>
          <w:p w14:paraId="0A3B2CCB" w14:textId="77777777" w:rsidR="00E23B14" w:rsidRPr="00133133" w:rsidRDefault="00E23B14" w:rsidP="00D86B44">
            <w:pPr>
              <w:rPr>
                <w:lang w:val="en-GB"/>
              </w:rPr>
            </w:pPr>
          </w:p>
        </w:tc>
        <w:tc>
          <w:tcPr>
            <w:tcW w:w="1563" w:type="dxa"/>
            <w:vAlign w:val="center"/>
          </w:tcPr>
          <w:p w14:paraId="1B322F9B" w14:textId="77777777" w:rsidR="00E23B14" w:rsidRPr="00133133" w:rsidRDefault="00E23B14" w:rsidP="00D86B44">
            <w:pPr>
              <w:rPr>
                <w:lang w:val="en-GB"/>
              </w:rPr>
            </w:pPr>
          </w:p>
        </w:tc>
        <w:tc>
          <w:tcPr>
            <w:tcW w:w="965" w:type="dxa"/>
            <w:vAlign w:val="center"/>
          </w:tcPr>
          <w:p w14:paraId="6F590833" w14:textId="77777777" w:rsidR="00E23B14" w:rsidRPr="00133133" w:rsidRDefault="00E23B14" w:rsidP="00D86B44">
            <w:pPr>
              <w:rPr>
                <w:lang w:val="en-GB"/>
              </w:rPr>
            </w:pPr>
          </w:p>
        </w:tc>
        <w:tc>
          <w:tcPr>
            <w:tcW w:w="1565" w:type="dxa"/>
            <w:vAlign w:val="center"/>
          </w:tcPr>
          <w:p w14:paraId="459C83E3" w14:textId="77777777" w:rsidR="00E23B14" w:rsidRPr="00133133" w:rsidRDefault="00E23B14" w:rsidP="00D86B44">
            <w:pPr>
              <w:rPr>
                <w:lang w:val="en-GB"/>
              </w:rPr>
            </w:pPr>
          </w:p>
        </w:tc>
      </w:tr>
      <w:tr w:rsidR="00E23B14" w:rsidRPr="00133133" w14:paraId="51A74A5C" w14:textId="77777777" w:rsidTr="00345A18">
        <w:trPr>
          <w:trHeight w:val="573"/>
        </w:trPr>
        <w:tc>
          <w:tcPr>
            <w:tcW w:w="888" w:type="dxa"/>
            <w:vAlign w:val="center"/>
          </w:tcPr>
          <w:p w14:paraId="63B82B78" w14:textId="77777777" w:rsidR="00E23B14" w:rsidRPr="00133133" w:rsidRDefault="00E23B14" w:rsidP="00D86B44">
            <w:pPr>
              <w:rPr>
                <w:lang w:val="en-GB"/>
              </w:rPr>
            </w:pPr>
            <w:r w:rsidRPr="00133133">
              <w:rPr>
                <w:lang w:val="en-GB"/>
              </w:rPr>
              <w:t>C1.64</w:t>
            </w:r>
          </w:p>
        </w:tc>
        <w:tc>
          <w:tcPr>
            <w:tcW w:w="1693" w:type="dxa"/>
            <w:vAlign w:val="center"/>
          </w:tcPr>
          <w:p w14:paraId="2B688538" w14:textId="77777777" w:rsidR="00E23B14" w:rsidRPr="00133133" w:rsidRDefault="00E23B14" w:rsidP="00D86B44">
            <w:pPr>
              <w:rPr>
                <w:lang w:val="en-GB"/>
              </w:rPr>
            </w:pPr>
            <w:r w:rsidRPr="00133133">
              <w:rPr>
                <w:lang w:val="en-GB"/>
              </w:rPr>
              <w:t>1</w:t>
            </w:r>
          </w:p>
        </w:tc>
        <w:tc>
          <w:tcPr>
            <w:tcW w:w="913" w:type="dxa"/>
            <w:vAlign w:val="center"/>
          </w:tcPr>
          <w:p w14:paraId="63CB7B06" w14:textId="77777777" w:rsidR="00E23B14" w:rsidRPr="00133133" w:rsidRDefault="00E23B14" w:rsidP="00D86B44">
            <w:pPr>
              <w:rPr>
                <w:lang w:val="en-GB"/>
              </w:rPr>
            </w:pPr>
          </w:p>
        </w:tc>
        <w:tc>
          <w:tcPr>
            <w:tcW w:w="1563" w:type="dxa"/>
            <w:vAlign w:val="center"/>
          </w:tcPr>
          <w:p w14:paraId="103B928A" w14:textId="77777777" w:rsidR="00E23B14" w:rsidRPr="00133133" w:rsidRDefault="00E23B14" w:rsidP="00D86B44">
            <w:pPr>
              <w:rPr>
                <w:lang w:val="en-GB"/>
              </w:rPr>
            </w:pPr>
          </w:p>
        </w:tc>
        <w:tc>
          <w:tcPr>
            <w:tcW w:w="910" w:type="dxa"/>
            <w:vAlign w:val="center"/>
          </w:tcPr>
          <w:p w14:paraId="58716730" w14:textId="77777777" w:rsidR="00E23B14" w:rsidRPr="00133133" w:rsidRDefault="00E23B14" w:rsidP="00D86B44">
            <w:pPr>
              <w:rPr>
                <w:lang w:val="en-GB"/>
              </w:rPr>
            </w:pPr>
          </w:p>
        </w:tc>
        <w:tc>
          <w:tcPr>
            <w:tcW w:w="1563" w:type="dxa"/>
            <w:vAlign w:val="center"/>
          </w:tcPr>
          <w:p w14:paraId="119078FA" w14:textId="77777777" w:rsidR="00E23B14" w:rsidRPr="00133133" w:rsidRDefault="00E23B14" w:rsidP="00D86B44">
            <w:pPr>
              <w:rPr>
                <w:lang w:val="en-GB"/>
              </w:rPr>
            </w:pPr>
          </w:p>
        </w:tc>
        <w:tc>
          <w:tcPr>
            <w:tcW w:w="965" w:type="dxa"/>
            <w:vAlign w:val="center"/>
          </w:tcPr>
          <w:p w14:paraId="6E7DCECE" w14:textId="77777777" w:rsidR="00E23B14" w:rsidRPr="00133133" w:rsidRDefault="00E23B14" w:rsidP="00D86B44">
            <w:pPr>
              <w:rPr>
                <w:lang w:val="en-GB"/>
              </w:rPr>
            </w:pPr>
          </w:p>
        </w:tc>
        <w:tc>
          <w:tcPr>
            <w:tcW w:w="1565" w:type="dxa"/>
            <w:vAlign w:val="center"/>
          </w:tcPr>
          <w:p w14:paraId="6B73B9AE" w14:textId="77777777" w:rsidR="00E23B14" w:rsidRPr="00133133" w:rsidRDefault="00E23B14" w:rsidP="00D86B44">
            <w:pPr>
              <w:rPr>
                <w:lang w:val="en-GB"/>
              </w:rPr>
            </w:pPr>
          </w:p>
        </w:tc>
      </w:tr>
      <w:tr w:rsidR="00E23B14" w:rsidRPr="00133133" w14:paraId="25D59ADF" w14:textId="77777777" w:rsidTr="00345A18">
        <w:trPr>
          <w:trHeight w:val="573"/>
        </w:trPr>
        <w:tc>
          <w:tcPr>
            <w:tcW w:w="888" w:type="dxa"/>
            <w:vAlign w:val="center"/>
          </w:tcPr>
          <w:p w14:paraId="19DC98E5" w14:textId="77777777" w:rsidR="00E23B14" w:rsidRPr="00133133" w:rsidRDefault="00E23B14" w:rsidP="00D86B44">
            <w:pPr>
              <w:rPr>
                <w:lang w:val="en-GB"/>
              </w:rPr>
            </w:pPr>
            <w:r w:rsidRPr="00133133">
              <w:rPr>
                <w:lang w:val="en-GB"/>
              </w:rPr>
              <w:t>C1.65</w:t>
            </w:r>
          </w:p>
        </w:tc>
        <w:tc>
          <w:tcPr>
            <w:tcW w:w="1693" w:type="dxa"/>
            <w:vAlign w:val="center"/>
          </w:tcPr>
          <w:p w14:paraId="3EE24B21" w14:textId="77777777" w:rsidR="00E23B14" w:rsidRPr="00133133" w:rsidRDefault="00E23B14" w:rsidP="00D86B44">
            <w:pPr>
              <w:rPr>
                <w:lang w:val="en-GB"/>
              </w:rPr>
            </w:pPr>
            <w:r w:rsidRPr="00133133">
              <w:rPr>
                <w:lang w:val="en-GB"/>
              </w:rPr>
              <w:t>3</w:t>
            </w:r>
          </w:p>
        </w:tc>
        <w:tc>
          <w:tcPr>
            <w:tcW w:w="913" w:type="dxa"/>
            <w:vAlign w:val="center"/>
          </w:tcPr>
          <w:p w14:paraId="0A6904D6" w14:textId="77777777" w:rsidR="00E23B14" w:rsidRPr="00133133" w:rsidRDefault="00E23B14" w:rsidP="00D86B44">
            <w:pPr>
              <w:rPr>
                <w:lang w:val="en-GB"/>
              </w:rPr>
            </w:pPr>
          </w:p>
        </w:tc>
        <w:tc>
          <w:tcPr>
            <w:tcW w:w="1563" w:type="dxa"/>
            <w:vAlign w:val="center"/>
          </w:tcPr>
          <w:p w14:paraId="79EB4308" w14:textId="77777777" w:rsidR="00E23B14" w:rsidRPr="00133133" w:rsidRDefault="00E23B14" w:rsidP="00D86B44">
            <w:pPr>
              <w:rPr>
                <w:lang w:val="en-GB"/>
              </w:rPr>
            </w:pPr>
          </w:p>
        </w:tc>
        <w:tc>
          <w:tcPr>
            <w:tcW w:w="910" w:type="dxa"/>
            <w:vAlign w:val="center"/>
          </w:tcPr>
          <w:p w14:paraId="51777A13" w14:textId="77777777" w:rsidR="00E23B14" w:rsidRPr="00133133" w:rsidRDefault="00E23B14" w:rsidP="00D86B44">
            <w:pPr>
              <w:rPr>
                <w:lang w:val="en-GB"/>
              </w:rPr>
            </w:pPr>
          </w:p>
        </w:tc>
        <w:tc>
          <w:tcPr>
            <w:tcW w:w="1563" w:type="dxa"/>
            <w:vAlign w:val="center"/>
          </w:tcPr>
          <w:p w14:paraId="6F930198" w14:textId="77777777" w:rsidR="00E23B14" w:rsidRPr="00133133" w:rsidRDefault="00E23B14" w:rsidP="00D86B44">
            <w:pPr>
              <w:rPr>
                <w:lang w:val="en-GB"/>
              </w:rPr>
            </w:pPr>
          </w:p>
        </w:tc>
        <w:tc>
          <w:tcPr>
            <w:tcW w:w="965" w:type="dxa"/>
            <w:vAlign w:val="center"/>
          </w:tcPr>
          <w:p w14:paraId="75B10420" w14:textId="77777777" w:rsidR="00E23B14" w:rsidRPr="00133133" w:rsidRDefault="00E23B14" w:rsidP="00D86B44">
            <w:pPr>
              <w:rPr>
                <w:lang w:val="en-GB"/>
              </w:rPr>
            </w:pPr>
          </w:p>
        </w:tc>
        <w:tc>
          <w:tcPr>
            <w:tcW w:w="1565" w:type="dxa"/>
            <w:vAlign w:val="center"/>
          </w:tcPr>
          <w:p w14:paraId="22F82CA6" w14:textId="77777777" w:rsidR="00E23B14" w:rsidRPr="00133133" w:rsidRDefault="00E23B14" w:rsidP="00D86B44">
            <w:pPr>
              <w:rPr>
                <w:lang w:val="en-GB"/>
              </w:rPr>
            </w:pPr>
          </w:p>
        </w:tc>
      </w:tr>
      <w:tr w:rsidR="00E23B14" w:rsidRPr="00133133" w14:paraId="3B6E7FB2" w14:textId="77777777" w:rsidTr="00345A18">
        <w:trPr>
          <w:trHeight w:val="573"/>
        </w:trPr>
        <w:tc>
          <w:tcPr>
            <w:tcW w:w="888" w:type="dxa"/>
            <w:vAlign w:val="center"/>
          </w:tcPr>
          <w:p w14:paraId="0EA32A31" w14:textId="77777777" w:rsidR="00E23B14" w:rsidRPr="00133133" w:rsidRDefault="00E23B14" w:rsidP="00D86B44">
            <w:pPr>
              <w:rPr>
                <w:lang w:val="en-GB"/>
              </w:rPr>
            </w:pPr>
            <w:r w:rsidRPr="00133133">
              <w:rPr>
                <w:lang w:val="en-GB"/>
              </w:rPr>
              <w:t>C1.66</w:t>
            </w:r>
          </w:p>
        </w:tc>
        <w:tc>
          <w:tcPr>
            <w:tcW w:w="1693" w:type="dxa"/>
            <w:vAlign w:val="center"/>
          </w:tcPr>
          <w:p w14:paraId="249650BA" w14:textId="77777777" w:rsidR="00E23B14" w:rsidRPr="00133133" w:rsidRDefault="00E23B14" w:rsidP="00D86B44">
            <w:pPr>
              <w:rPr>
                <w:lang w:val="en-GB"/>
              </w:rPr>
            </w:pPr>
            <w:r w:rsidRPr="00133133">
              <w:rPr>
                <w:lang w:val="en-GB"/>
              </w:rPr>
              <w:t>4</w:t>
            </w:r>
          </w:p>
        </w:tc>
        <w:tc>
          <w:tcPr>
            <w:tcW w:w="913" w:type="dxa"/>
            <w:vAlign w:val="center"/>
          </w:tcPr>
          <w:p w14:paraId="35A3A884" w14:textId="77777777" w:rsidR="00E23B14" w:rsidRPr="00133133" w:rsidRDefault="00E23B14" w:rsidP="00D86B44">
            <w:pPr>
              <w:rPr>
                <w:lang w:val="en-GB"/>
              </w:rPr>
            </w:pPr>
          </w:p>
        </w:tc>
        <w:tc>
          <w:tcPr>
            <w:tcW w:w="1563" w:type="dxa"/>
            <w:vAlign w:val="center"/>
          </w:tcPr>
          <w:p w14:paraId="6284AB97" w14:textId="77777777" w:rsidR="00E23B14" w:rsidRPr="00133133" w:rsidRDefault="00E23B14" w:rsidP="00D86B44">
            <w:pPr>
              <w:rPr>
                <w:lang w:val="en-GB"/>
              </w:rPr>
            </w:pPr>
          </w:p>
        </w:tc>
        <w:tc>
          <w:tcPr>
            <w:tcW w:w="910" w:type="dxa"/>
            <w:vAlign w:val="center"/>
          </w:tcPr>
          <w:p w14:paraId="16B79F51" w14:textId="77777777" w:rsidR="00E23B14" w:rsidRPr="00133133" w:rsidRDefault="00E23B14" w:rsidP="00D86B44">
            <w:pPr>
              <w:rPr>
                <w:lang w:val="en-GB"/>
              </w:rPr>
            </w:pPr>
          </w:p>
        </w:tc>
        <w:tc>
          <w:tcPr>
            <w:tcW w:w="1563" w:type="dxa"/>
            <w:vAlign w:val="center"/>
          </w:tcPr>
          <w:p w14:paraId="1D67A9A4" w14:textId="77777777" w:rsidR="00E23B14" w:rsidRPr="00133133" w:rsidRDefault="00E23B14" w:rsidP="00D86B44">
            <w:pPr>
              <w:rPr>
                <w:lang w:val="en-GB"/>
              </w:rPr>
            </w:pPr>
          </w:p>
        </w:tc>
        <w:tc>
          <w:tcPr>
            <w:tcW w:w="965" w:type="dxa"/>
            <w:vAlign w:val="center"/>
          </w:tcPr>
          <w:p w14:paraId="2CE3A96F" w14:textId="77777777" w:rsidR="00E23B14" w:rsidRPr="00133133" w:rsidRDefault="00E23B14" w:rsidP="00D86B44">
            <w:pPr>
              <w:rPr>
                <w:lang w:val="en-GB"/>
              </w:rPr>
            </w:pPr>
          </w:p>
        </w:tc>
        <w:tc>
          <w:tcPr>
            <w:tcW w:w="1565" w:type="dxa"/>
            <w:vAlign w:val="center"/>
          </w:tcPr>
          <w:p w14:paraId="34E7CB49" w14:textId="77777777" w:rsidR="00E23B14" w:rsidRPr="00133133" w:rsidRDefault="00E23B14" w:rsidP="00D86B44">
            <w:pPr>
              <w:rPr>
                <w:lang w:val="en-GB"/>
              </w:rPr>
            </w:pPr>
          </w:p>
        </w:tc>
      </w:tr>
      <w:tr w:rsidR="00E23B14" w:rsidRPr="00133133" w14:paraId="2ADADD38" w14:textId="77777777" w:rsidTr="00345A18">
        <w:trPr>
          <w:trHeight w:val="593"/>
        </w:trPr>
        <w:tc>
          <w:tcPr>
            <w:tcW w:w="888" w:type="dxa"/>
            <w:vAlign w:val="center"/>
          </w:tcPr>
          <w:p w14:paraId="192590C8" w14:textId="77777777" w:rsidR="00E23B14" w:rsidRPr="00133133" w:rsidRDefault="00E23B14" w:rsidP="00D86B44">
            <w:pPr>
              <w:rPr>
                <w:lang w:val="en-GB"/>
              </w:rPr>
            </w:pPr>
            <w:r w:rsidRPr="00133133">
              <w:rPr>
                <w:lang w:val="en-GB"/>
              </w:rPr>
              <w:t>N = 66</w:t>
            </w:r>
          </w:p>
        </w:tc>
        <w:tc>
          <w:tcPr>
            <w:tcW w:w="1693" w:type="dxa"/>
            <w:vAlign w:val="center"/>
          </w:tcPr>
          <w:p w14:paraId="512FF636" w14:textId="77777777" w:rsidR="00E23B14" w:rsidRPr="00133133" w:rsidRDefault="00E23B14" w:rsidP="00D86B44">
            <w:pPr>
              <w:rPr>
                <w:lang w:val="en-GB"/>
              </w:rPr>
            </w:pPr>
            <w:r w:rsidRPr="00133133">
              <w:rPr>
                <w:lang w:val="en-GB"/>
              </w:rPr>
              <w:t>M</w:t>
            </w:r>
            <w:r w:rsidRPr="00133133">
              <w:rPr>
                <w:vertAlign w:val="subscript"/>
                <w:lang w:val="en-GB"/>
              </w:rPr>
              <w:t>x1</w:t>
            </w:r>
            <w:r w:rsidRPr="00133133">
              <w:rPr>
                <w:lang w:val="en-GB"/>
              </w:rPr>
              <w:t xml:space="preserve"> = 3,356</w:t>
            </w:r>
          </w:p>
        </w:tc>
        <w:tc>
          <w:tcPr>
            <w:tcW w:w="913" w:type="dxa"/>
            <w:vAlign w:val="center"/>
          </w:tcPr>
          <w:p w14:paraId="3805603E" w14:textId="77777777" w:rsidR="00E23B14" w:rsidRPr="00133133" w:rsidRDefault="00E23B14" w:rsidP="00D86B44">
            <w:pPr>
              <w:rPr>
                <w:lang w:val="en-GB"/>
              </w:rPr>
            </w:pPr>
            <w:r w:rsidRPr="00133133">
              <w:rPr>
                <w:lang w:val="en-GB"/>
              </w:rPr>
              <w:t>N = 59</w:t>
            </w:r>
          </w:p>
        </w:tc>
        <w:tc>
          <w:tcPr>
            <w:tcW w:w="1563" w:type="dxa"/>
            <w:vAlign w:val="center"/>
          </w:tcPr>
          <w:p w14:paraId="4149F035" w14:textId="77777777" w:rsidR="00E23B14" w:rsidRPr="00133133" w:rsidRDefault="00E23B14" w:rsidP="00D86B44">
            <w:pPr>
              <w:rPr>
                <w:lang w:val="en-GB"/>
              </w:rPr>
            </w:pPr>
            <w:r w:rsidRPr="00133133">
              <w:rPr>
                <w:lang w:val="en-GB"/>
              </w:rPr>
              <w:t>M</w:t>
            </w:r>
            <w:r w:rsidRPr="00133133">
              <w:rPr>
                <w:vertAlign w:val="subscript"/>
                <w:lang w:val="en-GB"/>
              </w:rPr>
              <w:t>x2</w:t>
            </w:r>
            <w:r w:rsidRPr="00133133">
              <w:rPr>
                <w:lang w:val="en-GB"/>
              </w:rPr>
              <w:t xml:space="preserve"> = 4,144</w:t>
            </w:r>
          </w:p>
        </w:tc>
        <w:tc>
          <w:tcPr>
            <w:tcW w:w="910" w:type="dxa"/>
            <w:vAlign w:val="center"/>
          </w:tcPr>
          <w:p w14:paraId="4C90F83F" w14:textId="77777777" w:rsidR="00E23B14" w:rsidRPr="00133133" w:rsidRDefault="00E23B14" w:rsidP="00D86B44">
            <w:pPr>
              <w:rPr>
                <w:lang w:val="en-GB"/>
              </w:rPr>
            </w:pPr>
            <w:r w:rsidRPr="00133133">
              <w:rPr>
                <w:lang w:val="en-GB"/>
              </w:rPr>
              <w:t>N = 47</w:t>
            </w:r>
          </w:p>
        </w:tc>
        <w:tc>
          <w:tcPr>
            <w:tcW w:w="1563" w:type="dxa"/>
            <w:vAlign w:val="center"/>
          </w:tcPr>
          <w:p w14:paraId="70905E4D" w14:textId="77777777" w:rsidR="00E23B14" w:rsidRPr="00133133" w:rsidRDefault="00E23B14" w:rsidP="00D86B44">
            <w:pPr>
              <w:rPr>
                <w:lang w:val="en-GB"/>
              </w:rPr>
            </w:pPr>
            <w:r w:rsidRPr="00133133">
              <w:rPr>
                <w:lang w:val="en-GB"/>
              </w:rPr>
              <w:t>M</w:t>
            </w:r>
            <w:r w:rsidRPr="00133133">
              <w:rPr>
                <w:vertAlign w:val="subscript"/>
                <w:lang w:val="en-GB"/>
              </w:rPr>
              <w:t xml:space="preserve">x3 </w:t>
            </w:r>
            <w:r w:rsidRPr="00133133">
              <w:rPr>
                <w:lang w:val="en-GB"/>
              </w:rPr>
              <w:t>= 4,543</w:t>
            </w:r>
          </w:p>
        </w:tc>
        <w:tc>
          <w:tcPr>
            <w:tcW w:w="965" w:type="dxa"/>
            <w:vAlign w:val="center"/>
          </w:tcPr>
          <w:p w14:paraId="6D7EB2DF" w14:textId="77777777" w:rsidR="00E23B14" w:rsidRPr="00133133" w:rsidRDefault="00E23B14" w:rsidP="00D86B44">
            <w:pPr>
              <w:rPr>
                <w:lang w:val="en-GB"/>
              </w:rPr>
            </w:pPr>
            <w:r w:rsidRPr="00133133">
              <w:rPr>
                <w:lang w:val="en-GB"/>
              </w:rPr>
              <w:t>N = 49</w:t>
            </w:r>
          </w:p>
        </w:tc>
        <w:tc>
          <w:tcPr>
            <w:tcW w:w="1565" w:type="dxa"/>
            <w:vAlign w:val="center"/>
          </w:tcPr>
          <w:p w14:paraId="30A0FB71" w14:textId="77777777" w:rsidR="00E23B14" w:rsidRPr="00133133" w:rsidRDefault="00E23B14" w:rsidP="00D86B44">
            <w:pPr>
              <w:rPr>
                <w:lang w:val="en-GB"/>
              </w:rPr>
            </w:pPr>
            <w:r w:rsidRPr="00133133">
              <w:rPr>
                <w:lang w:val="en-GB"/>
              </w:rPr>
              <w:t>M</w:t>
            </w:r>
            <w:r w:rsidRPr="00133133">
              <w:rPr>
                <w:vertAlign w:val="subscript"/>
                <w:lang w:val="en-GB"/>
              </w:rPr>
              <w:t>x4</w:t>
            </w:r>
            <w:r w:rsidRPr="00133133">
              <w:rPr>
                <w:lang w:val="en-GB"/>
              </w:rPr>
              <w:t xml:space="preserve"> = 4,837</w:t>
            </w:r>
          </w:p>
        </w:tc>
      </w:tr>
    </w:tbl>
    <w:tbl>
      <w:tblPr>
        <w:tblW w:w="2360" w:type="dxa"/>
        <w:tblCellMar>
          <w:left w:w="0" w:type="dxa"/>
          <w:right w:w="0" w:type="dxa"/>
        </w:tblCellMar>
        <w:tblLook w:val="04A0" w:firstRow="1" w:lastRow="0" w:firstColumn="1" w:lastColumn="0" w:noHBand="0" w:noVBand="1"/>
      </w:tblPr>
      <w:tblGrid>
        <w:gridCol w:w="1188"/>
        <w:gridCol w:w="1172"/>
      </w:tblGrid>
      <w:tr w:rsidR="00E23B14" w:rsidRPr="00133133" w14:paraId="28EAAADF" w14:textId="77777777" w:rsidTr="00345A18">
        <w:trPr>
          <w:trHeight w:val="320"/>
        </w:trPr>
        <w:tc>
          <w:tcPr>
            <w:tcW w:w="1188" w:type="dxa"/>
            <w:tcBorders>
              <w:top w:val="nil"/>
              <w:left w:val="nil"/>
              <w:bottom w:val="nil"/>
              <w:right w:val="nil"/>
            </w:tcBorders>
            <w:shd w:val="clear" w:color="auto" w:fill="auto"/>
            <w:tcMar>
              <w:top w:w="15" w:type="dxa"/>
              <w:left w:w="15" w:type="dxa"/>
              <w:bottom w:w="0" w:type="dxa"/>
              <w:right w:w="15" w:type="dxa"/>
            </w:tcMar>
            <w:vAlign w:val="center"/>
          </w:tcPr>
          <w:p w14:paraId="2965658B" w14:textId="77777777" w:rsidR="00E23B14" w:rsidRPr="00133133" w:rsidRDefault="00E23B14" w:rsidP="00D86B44">
            <w:pPr>
              <w:rPr>
                <w:lang w:val="en-GB"/>
              </w:rPr>
            </w:pPr>
          </w:p>
        </w:tc>
        <w:tc>
          <w:tcPr>
            <w:tcW w:w="1172" w:type="dxa"/>
            <w:tcBorders>
              <w:top w:val="nil"/>
              <w:left w:val="nil"/>
              <w:bottom w:val="nil"/>
              <w:right w:val="nil"/>
            </w:tcBorders>
            <w:shd w:val="clear" w:color="auto" w:fill="auto"/>
            <w:vAlign w:val="center"/>
          </w:tcPr>
          <w:p w14:paraId="31F541D1" w14:textId="77777777" w:rsidR="00E23B14" w:rsidRPr="00133133" w:rsidRDefault="00E23B14" w:rsidP="00D86B44">
            <w:pPr>
              <w:rPr>
                <w:lang w:val="en-GB"/>
              </w:rPr>
            </w:pPr>
          </w:p>
        </w:tc>
      </w:tr>
    </w:tbl>
    <w:p w14:paraId="4DA9EC7A" w14:textId="11137E8D" w:rsidR="00D8705E" w:rsidRDefault="00D8705E" w:rsidP="00D8705E">
      <w:pPr>
        <w:pStyle w:val="Heading1"/>
        <w:rPr>
          <w:lang w:val="en-GB"/>
        </w:rPr>
      </w:pPr>
    </w:p>
    <w:tbl>
      <w:tblPr>
        <w:tblStyle w:val="TableGrid"/>
        <w:tblpPr w:leftFromText="180" w:rightFromText="180" w:vertAnchor="text" w:horzAnchor="margin" w:tblpY="688"/>
        <w:tblOverlap w:val="never"/>
        <w:tblW w:w="0" w:type="auto"/>
        <w:tblLayout w:type="fixed"/>
        <w:tblLook w:val="04A0" w:firstRow="1" w:lastRow="0" w:firstColumn="1" w:lastColumn="0" w:noHBand="0" w:noVBand="1"/>
      </w:tblPr>
      <w:tblGrid>
        <w:gridCol w:w="3681"/>
        <w:gridCol w:w="1559"/>
        <w:gridCol w:w="1462"/>
        <w:gridCol w:w="948"/>
        <w:gridCol w:w="1360"/>
      </w:tblGrid>
      <w:tr w:rsidR="00AF4216" w:rsidRPr="00133133" w14:paraId="2A16C132" w14:textId="77777777" w:rsidTr="00B513A7">
        <w:trPr>
          <w:tblHeader/>
        </w:trPr>
        <w:tc>
          <w:tcPr>
            <w:tcW w:w="3681" w:type="dxa"/>
            <w:vAlign w:val="center"/>
          </w:tcPr>
          <w:p w14:paraId="075AE62D" w14:textId="33EAB466" w:rsidR="00AF4216" w:rsidRPr="00133133" w:rsidRDefault="00AC6C8E" w:rsidP="00B513A7">
            <w:pPr>
              <w:rPr>
                <w:lang w:val="en-GB"/>
              </w:rPr>
            </w:pPr>
            <w:r w:rsidRPr="00F2342F">
              <w:rPr>
                <w:noProof/>
                <w:lang w:val="en-GB"/>
              </w:rPr>
              <w:lastRenderedPageBreak/>
              <mc:AlternateContent>
                <mc:Choice Requires="wps">
                  <w:drawing>
                    <wp:anchor distT="45720" distB="45720" distL="114300" distR="114300" simplePos="0" relativeHeight="251658260" behindDoc="1" locked="0" layoutInCell="1" allowOverlap="1" wp14:anchorId="0252AC42" wp14:editId="56967C27">
                      <wp:simplePos x="0" y="0"/>
                      <wp:positionH relativeFrom="column">
                        <wp:posOffset>-120015</wp:posOffset>
                      </wp:positionH>
                      <wp:positionV relativeFrom="paragraph">
                        <wp:posOffset>-505460</wp:posOffset>
                      </wp:positionV>
                      <wp:extent cx="2887980" cy="3810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7980" cy="381000"/>
                              </a:xfrm>
                              <a:prstGeom prst="rect">
                                <a:avLst/>
                              </a:prstGeom>
                              <a:noFill/>
                              <a:ln w="9525">
                                <a:noFill/>
                                <a:miter lim="800000"/>
                                <a:headEnd/>
                                <a:tailEnd/>
                              </a:ln>
                            </wps:spPr>
                            <wps:txbx>
                              <w:txbxContent>
                                <w:p w14:paraId="46EE6440" w14:textId="232E8D78" w:rsidR="00F2342F" w:rsidRDefault="00F2342F" w:rsidP="00F2342F">
                                  <w:pPr>
                                    <w:pStyle w:val="Heading1"/>
                                    <w:rPr>
                                      <w:lang w:val="en-GB"/>
                                    </w:rPr>
                                  </w:pPr>
                                  <w:bookmarkStart w:id="2104" w:name="_Toc42335572"/>
                                  <w:r>
                                    <w:rPr>
                                      <w:lang w:val="en-GB"/>
                                    </w:rPr>
                                    <w:t>A</w:t>
                                  </w:r>
                                  <w:r w:rsidRPr="00133133">
                                    <w:rPr>
                                      <w:lang w:val="en-GB"/>
                                    </w:rPr>
                                    <w:t>ppendix 4</w:t>
                                  </w:r>
                                  <w:r>
                                    <w:rPr>
                                      <w:lang w:val="en-GB"/>
                                    </w:rPr>
                                    <w:t>:</w:t>
                                  </w:r>
                                  <w:r w:rsidRPr="00133133">
                                    <w:rPr>
                                      <w:lang w:val="en-GB"/>
                                    </w:rPr>
                                    <w:t xml:space="preserve"> Output linear model R</w:t>
                                  </w:r>
                                  <w:bookmarkEnd w:id="2104"/>
                                </w:p>
                                <w:p w14:paraId="4BAB1E2E" w14:textId="4E0B50FB" w:rsidR="00F2342F" w:rsidRDefault="00F234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52AC42" id="Text Box 2" o:spid="_x0000_s1081" type="#_x0000_t202" style="position:absolute;left:0;text-align:left;margin-left:-9.45pt;margin-top:-39.8pt;width:227.4pt;height:30pt;z-index:-2516582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" filled="f" stroked="f">
                      <v:textbox>
                        <w:txbxContent>
                          <w:p w14:paraId="46EE6440" w14:textId="232E8D78" w:rsidR="00F2342F" w:rsidRDefault="00F2342F" w:rsidP="00F2342F">
                            <w:pPr>
                              <w:pStyle w:val="Heading1"/>
                              <w:rPr>
                                <w:lang w:val="en-GB"/>
                              </w:rPr>
                            </w:pPr>
                            <w:bookmarkStart w:id="2105" w:name="_Toc42335572"/>
                            <w:r>
                              <w:rPr>
                                <w:lang w:val="en-GB"/>
                              </w:rPr>
                              <w:t>A</w:t>
                            </w:r>
                            <w:r w:rsidRPr="00133133">
                              <w:rPr>
                                <w:lang w:val="en-GB"/>
                              </w:rPr>
                              <w:t>ppendix 4</w:t>
                            </w:r>
                            <w:r>
                              <w:rPr>
                                <w:lang w:val="en-GB"/>
                              </w:rPr>
                              <w:t>:</w:t>
                            </w:r>
                            <w:r w:rsidRPr="00133133">
                              <w:rPr>
                                <w:lang w:val="en-GB"/>
                              </w:rPr>
                              <w:t xml:space="preserve"> Output linear model R</w:t>
                            </w:r>
                            <w:bookmarkEnd w:id="2105"/>
                          </w:p>
                          <w:p w14:paraId="4BAB1E2E" w14:textId="4E0B50FB" w:rsidR="00F2342F" w:rsidRDefault="00F2342F"/>
                        </w:txbxContent>
                      </v:textbox>
                    </v:shape>
                  </w:pict>
                </mc:Fallback>
              </mc:AlternateContent>
            </w:r>
            <w:r w:rsidR="00AF4216" w:rsidRPr="00133133">
              <w:rPr>
                <w:lang w:val="en-GB"/>
              </w:rPr>
              <w:t>Treatment Variable</w:t>
            </w:r>
          </w:p>
        </w:tc>
        <w:tc>
          <w:tcPr>
            <w:tcW w:w="1559" w:type="dxa"/>
            <w:vAlign w:val="center"/>
          </w:tcPr>
          <w:p w14:paraId="453CF51C" w14:textId="77777777" w:rsidR="00AF4216" w:rsidRPr="00133133" w:rsidRDefault="00AF4216" w:rsidP="00B513A7">
            <w:pPr>
              <w:rPr>
                <w:lang w:val="en-GB"/>
              </w:rPr>
            </w:pPr>
            <w:r w:rsidRPr="00133133">
              <w:rPr>
                <w:lang w:val="en-GB"/>
              </w:rPr>
              <w:t>Estimate</w:t>
            </w:r>
          </w:p>
        </w:tc>
        <w:tc>
          <w:tcPr>
            <w:tcW w:w="1462" w:type="dxa"/>
            <w:vAlign w:val="center"/>
          </w:tcPr>
          <w:p w14:paraId="4E9405D1" w14:textId="77777777" w:rsidR="00AF4216" w:rsidRPr="00133133" w:rsidRDefault="00AF4216" w:rsidP="00B513A7">
            <w:pPr>
              <w:rPr>
                <w:lang w:val="en-GB"/>
              </w:rPr>
            </w:pPr>
            <w:r w:rsidRPr="00133133">
              <w:rPr>
                <w:lang w:val="en-GB"/>
              </w:rPr>
              <w:t>Std. Error</w:t>
            </w:r>
          </w:p>
        </w:tc>
        <w:tc>
          <w:tcPr>
            <w:tcW w:w="948" w:type="dxa"/>
            <w:vAlign w:val="center"/>
          </w:tcPr>
          <w:p w14:paraId="1FB00A2E" w14:textId="77777777" w:rsidR="00AF4216" w:rsidRPr="00133133" w:rsidRDefault="00AF4216" w:rsidP="00B513A7">
            <w:pPr>
              <w:rPr>
                <w:lang w:val="en-GB"/>
              </w:rPr>
            </w:pPr>
            <w:r w:rsidRPr="00133133">
              <w:rPr>
                <w:lang w:val="en-GB"/>
              </w:rPr>
              <w:t>t-value</w:t>
            </w:r>
          </w:p>
        </w:tc>
        <w:tc>
          <w:tcPr>
            <w:tcW w:w="1360" w:type="dxa"/>
            <w:vAlign w:val="center"/>
          </w:tcPr>
          <w:p w14:paraId="3F8345BA" w14:textId="77777777" w:rsidR="00AF4216" w:rsidRPr="00133133" w:rsidRDefault="00AF4216" w:rsidP="00B513A7">
            <w:pPr>
              <w:rPr>
                <w:lang w:val="en-GB"/>
              </w:rPr>
            </w:pPr>
            <w:r w:rsidRPr="00133133">
              <w:rPr>
                <w:lang w:val="en-GB"/>
              </w:rPr>
              <w:t>P(&gt;t)</w:t>
            </w:r>
          </w:p>
        </w:tc>
      </w:tr>
      <w:tr w:rsidR="00AF4216" w:rsidRPr="00133133" w14:paraId="7E16C97F" w14:textId="77777777" w:rsidTr="00B513A7">
        <w:trPr>
          <w:tblHeader/>
        </w:trPr>
        <w:tc>
          <w:tcPr>
            <w:tcW w:w="3681" w:type="dxa"/>
            <w:noWrap/>
            <w:vAlign w:val="center"/>
            <w:hideMark/>
          </w:tcPr>
          <w:p w14:paraId="45FE5FB9" w14:textId="49FB1385" w:rsidR="00AF4216" w:rsidRPr="00133133" w:rsidRDefault="00AF4216" w:rsidP="00B513A7">
            <w:pPr>
              <w:rPr>
                <w:lang w:val="en-GB"/>
              </w:rPr>
            </w:pPr>
            <w:r w:rsidRPr="00133133">
              <w:rPr>
                <w:lang w:val="en-GB"/>
              </w:rPr>
              <w:t>scale(Hedonic)</w:t>
            </w:r>
          </w:p>
        </w:tc>
        <w:tc>
          <w:tcPr>
            <w:tcW w:w="1559" w:type="dxa"/>
            <w:noWrap/>
            <w:vAlign w:val="center"/>
            <w:hideMark/>
          </w:tcPr>
          <w:p w14:paraId="4AAB1DC3" w14:textId="62EC0848" w:rsidR="00AF4216" w:rsidRPr="00133133" w:rsidRDefault="00AF4216" w:rsidP="00B513A7">
            <w:pPr>
              <w:rPr>
                <w:lang w:val="en-GB"/>
              </w:rPr>
            </w:pPr>
            <w:r w:rsidRPr="00133133">
              <w:rPr>
                <w:lang w:val="en-GB"/>
              </w:rPr>
              <w:t>0,1153337</w:t>
            </w:r>
          </w:p>
        </w:tc>
        <w:tc>
          <w:tcPr>
            <w:tcW w:w="1462" w:type="dxa"/>
            <w:noWrap/>
            <w:vAlign w:val="center"/>
            <w:hideMark/>
          </w:tcPr>
          <w:p w14:paraId="21A1AEB6" w14:textId="77777777" w:rsidR="00AF4216" w:rsidRPr="00133133" w:rsidRDefault="00AF4216" w:rsidP="00B513A7">
            <w:pPr>
              <w:rPr>
                <w:lang w:val="en-GB"/>
              </w:rPr>
            </w:pPr>
            <w:r w:rsidRPr="00133133">
              <w:rPr>
                <w:lang w:val="en-GB"/>
              </w:rPr>
              <w:t>0,0565875</w:t>
            </w:r>
          </w:p>
        </w:tc>
        <w:tc>
          <w:tcPr>
            <w:tcW w:w="948" w:type="dxa"/>
            <w:noWrap/>
            <w:vAlign w:val="center"/>
            <w:hideMark/>
          </w:tcPr>
          <w:p w14:paraId="52B85308" w14:textId="77777777" w:rsidR="00AF4216" w:rsidRPr="00133133" w:rsidRDefault="00AF4216" w:rsidP="00B513A7">
            <w:pPr>
              <w:rPr>
                <w:lang w:val="en-GB"/>
              </w:rPr>
            </w:pPr>
            <w:r w:rsidRPr="00133133">
              <w:rPr>
                <w:lang w:val="en-GB"/>
              </w:rPr>
              <w:t>2,038</w:t>
            </w:r>
          </w:p>
        </w:tc>
        <w:tc>
          <w:tcPr>
            <w:tcW w:w="1360" w:type="dxa"/>
            <w:noWrap/>
            <w:vAlign w:val="center"/>
            <w:hideMark/>
          </w:tcPr>
          <w:p w14:paraId="04564EB9" w14:textId="77777777" w:rsidR="00AF4216" w:rsidRPr="00133133" w:rsidRDefault="00AF4216" w:rsidP="00B513A7">
            <w:pPr>
              <w:rPr>
                <w:lang w:val="en-GB"/>
              </w:rPr>
            </w:pPr>
            <w:r w:rsidRPr="00133133">
              <w:rPr>
                <w:lang w:val="en-GB"/>
              </w:rPr>
              <w:t>0,043067</w:t>
            </w:r>
          </w:p>
        </w:tc>
      </w:tr>
      <w:tr w:rsidR="00AF4216" w:rsidRPr="00133133" w14:paraId="5D98D90E" w14:textId="77777777" w:rsidTr="00B513A7">
        <w:trPr>
          <w:tblHeader/>
        </w:trPr>
        <w:tc>
          <w:tcPr>
            <w:tcW w:w="3681" w:type="dxa"/>
            <w:noWrap/>
            <w:vAlign w:val="center"/>
            <w:hideMark/>
          </w:tcPr>
          <w:p w14:paraId="4B3D197A" w14:textId="77777777" w:rsidR="00AF4216" w:rsidRPr="00133133" w:rsidRDefault="00AF4216" w:rsidP="00B513A7">
            <w:pPr>
              <w:rPr>
                <w:lang w:val="en-GB"/>
              </w:rPr>
            </w:pPr>
            <w:r w:rsidRPr="00133133">
              <w:rPr>
                <w:lang w:val="en-GB"/>
              </w:rPr>
              <w:t>scale(Offline)</w:t>
            </w:r>
          </w:p>
        </w:tc>
        <w:tc>
          <w:tcPr>
            <w:tcW w:w="1559" w:type="dxa"/>
            <w:noWrap/>
            <w:vAlign w:val="center"/>
            <w:hideMark/>
          </w:tcPr>
          <w:p w14:paraId="02073F68" w14:textId="6772C150" w:rsidR="00AF4216" w:rsidRPr="00133133" w:rsidRDefault="00AF4216" w:rsidP="00B513A7">
            <w:pPr>
              <w:rPr>
                <w:lang w:val="en-GB"/>
              </w:rPr>
            </w:pPr>
            <w:r w:rsidRPr="00133133">
              <w:rPr>
                <w:lang w:val="en-GB"/>
              </w:rPr>
              <w:t>0,1322026</w:t>
            </w:r>
          </w:p>
        </w:tc>
        <w:tc>
          <w:tcPr>
            <w:tcW w:w="1462" w:type="dxa"/>
            <w:noWrap/>
            <w:vAlign w:val="center"/>
            <w:hideMark/>
          </w:tcPr>
          <w:p w14:paraId="6B182357" w14:textId="77777777" w:rsidR="00AF4216" w:rsidRPr="00133133" w:rsidRDefault="00AF4216" w:rsidP="00B513A7">
            <w:pPr>
              <w:rPr>
                <w:lang w:val="en-GB"/>
              </w:rPr>
            </w:pPr>
            <w:r w:rsidRPr="00133133">
              <w:rPr>
                <w:lang w:val="en-GB"/>
              </w:rPr>
              <w:t>0,07542</w:t>
            </w:r>
          </w:p>
        </w:tc>
        <w:tc>
          <w:tcPr>
            <w:tcW w:w="948" w:type="dxa"/>
            <w:noWrap/>
            <w:vAlign w:val="center"/>
            <w:hideMark/>
          </w:tcPr>
          <w:p w14:paraId="1810A10B" w14:textId="77777777" w:rsidR="00AF4216" w:rsidRPr="00133133" w:rsidRDefault="00AF4216" w:rsidP="00B513A7">
            <w:pPr>
              <w:rPr>
                <w:lang w:val="en-GB"/>
              </w:rPr>
            </w:pPr>
            <w:r w:rsidRPr="00133133">
              <w:rPr>
                <w:lang w:val="en-GB"/>
              </w:rPr>
              <w:t>1,753</w:t>
            </w:r>
          </w:p>
        </w:tc>
        <w:tc>
          <w:tcPr>
            <w:tcW w:w="1360" w:type="dxa"/>
            <w:noWrap/>
            <w:vAlign w:val="center"/>
            <w:hideMark/>
          </w:tcPr>
          <w:p w14:paraId="50FEE4B5" w14:textId="77777777" w:rsidR="00AF4216" w:rsidRPr="00133133" w:rsidRDefault="00AF4216" w:rsidP="00B513A7">
            <w:pPr>
              <w:rPr>
                <w:lang w:val="en-GB"/>
              </w:rPr>
            </w:pPr>
            <w:r w:rsidRPr="00133133">
              <w:rPr>
                <w:lang w:val="en-GB"/>
              </w:rPr>
              <w:t>0,081403</w:t>
            </w:r>
          </w:p>
        </w:tc>
      </w:tr>
      <w:tr w:rsidR="00AF4216" w:rsidRPr="00133133" w14:paraId="762973B8" w14:textId="77777777" w:rsidTr="00B513A7">
        <w:trPr>
          <w:tblHeader/>
        </w:trPr>
        <w:tc>
          <w:tcPr>
            <w:tcW w:w="3681" w:type="dxa"/>
            <w:noWrap/>
            <w:vAlign w:val="center"/>
            <w:hideMark/>
          </w:tcPr>
          <w:p w14:paraId="4BCBDE1A" w14:textId="77777777" w:rsidR="00AF4216" w:rsidRPr="00133133" w:rsidRDefault="00AF4216" w:rsidP="00B513A7">
            <w:pPr>
              <w:rPr>
                <w:lang w:val="en-GB"/>
              </w:rPr>
            </w:pPr>
            <w:r w:rsidRPr="00133133">
              <w:rPr>
                <w:lang w:val="en-GB"/>
              </w:rPr>
              <w:t>scale(Quantitative.car)</w:t>
            </w:r>
          </w:p>
        </w:tc>
        <w:tc>
          <w:tcPr>
            <w:tcW w:w="1559" w:type="dxa"/>
            <w:noWrap/>
            <w:vAlign w:val="center"/>
            <w:hideMark/>
          </w:tcPr>
          <w:p w14:paraId="67147A7D" w14:textId="77777777" w:rsidR="00AF4216" w:rsidRPr="00133133" w:rsidRDefault="00AF4216" w:rsidP="00B513A7">
            <w:pPr>
              <w:rPr>
                <w:lang w:val="en-GB"/>
              </w:rPr>
            </w:pPr>
            <w:r w:rsidRPr="00133133">
              <w:rPr>
                <w:lang w:val="en-GB"/>
              </w:rPr>
              <w:t>0,2724463</w:t>
            </w:r>
          </w:p>
        </w:tc>
        <w:tc>
          <w:tcPr>
            <w:tcW w:w="1462" w:type="dxa"/>
            <w:noWrap/>
            <w:vAlign w:val="center"/>
            <w:hideMark/>
          </w:tcPr>
          <w:p w14:paraId="17ABEE98" w14:textId="77777777" w:rsidR="00AF4216" w:rsidRPr="00133133" w:rsidRDefault="00AF4216" w:rsidP="00B513A7">
            <w:pPr>
              <w:rPr>
                <w:lang w:val="en-GB"/>
              </w:rPr>
            </w:pPr>
            <w:r w:rsidRPr="00133133">
              <w:rPr>
                <w:lang w:val="en-GB"/>
              </w:rPr>
              <w:t>0,0728679</w:t>
            </w:r>
          </w:p>
        </w:tc>
        <w:tc>
          <w:tcPr>
            <w:tcW w:w="948" w:type="dxa"/>
            <w:noWrap/>
            <w:vAlign w:val="center"/>
            <w:hideMark/>
          </w:tcPr>
          <w:p w14:paraId="39ED0740" w14:textId="77777777" w:rsidR="00AF4216" w:rsidRPr="00133133" w:rsidRDefault="00AF4216" w:rsidP="00B513A7">
            <w:pPr>
              <w:rPr>
                <w:lang w:val="en-GB"/>
              </w:rPr>
            </w:pPr>
            <w:r w:rsidRPr="00133133">
              <w:rPr>
                <w:lang w:val="en-GB"/>
              </w:rPr>
              <w:t>3,739</w:t>
            </w:r>
          </w:p>
        </w:tc>
        <w:tc>
          <w:tcPr>
            <w:tcW w:w="1360" w:type="dxa"/>
            <w:noWrap/>
            <w:vAlign w:val="center"/>
            <w:hideMark/>
          </w:tcPr>
          <w:p w14:paraId="553BE768" w14:textId="77777777" w:rsidR="00AF4216" w:rsidRPr="00133133" w:rsidRDefault="00AF4216" w:rsidP="00B513A7">
            <w:pPr>
              <w:rPr>
                <w:lang w:val="en-GB"/>
              </w:rPr>
            </w:pPr>
            <w:r w:rsidRPr="00133133">
              <w:rPr>
                <w:lang w:val="en-GB"/>
              </w:rPr>
              <w:t>0,000251</w:t>
            </w:r>
          </w:p>
        </w:tc>
      </w:tr>
      <w:tr w:rsidR="00AF4216" w:rsidRPr="00133133" w14:paraId="2EE15CE3" w14:textId="77777777" w:rsidTr="00B513A7">
        <w:trPr>
          <w:tblHeader/>
        </w:trPr>
        <w:tc>
          <w:tcPr>
            <w:tcW w:w="3681" w:type="dxa"/>
            <w:noWrap/>
            <w:vAlign w:val="center"/>
            <w:hideMark/>
          </w:tcPr>
          <w:p w14:paraId="2F494C1C" w14:textId="77777777" w:rsidR="00AF4216" w:rsidRPr="00133133" w:rsidRDefault="00AF4216" w:rsidP="00B513A7">
            <w:pPr>
              <w:rPr>
                <w:lang w:val="en-GB"/>
              </w:rPr>
            </w:pPr>
            <w:r w:rsidRPr="00133133">
              <w:rPr>
                <w:lang w:val="en-GB"/>
              </w:rPr>
              <w:t>scale(Quantitative.real.world)</w:t>
            </w:r>
          </w:p>
        </w:tc>
        <w:tc>
          <w:tcPr>
            <w:tcW w:w="1559" w:type="dxa"/>
            <w:noWrap/>
            <w:vAlign w:val="center"/>
            <w:hideMark/>
          </w:tcPr>
          <w:p w14:paraId="29F9A82A" w14:textId="77777777" w:rsidR="00AF4216" w:rsidRPr="00133133" w:rsidRDefault="00AF4216" w:rsidP="00B513A7">
            <w:pPr>
              <w:rPr>
                <w:lang w:val="en-GB"/>
              </w:rPr>
            </w:pPr>
            <w:r w:rsidRPr="00133133">
              <w:rPr>
                <w:lang w:val="en-GB"/>
              </w:rPr>
              <w:t>0,3692643</w:t>
            </w:r>
          </w:p>
        </w:tc>
        <w:tc>
          <w:tcPr>
            <w:tcW w:w="1462" w:type="dxa"/>
            <w:noWrap/>
            <w:vAlign w:val="center"/>
            <w:hideMark/>
          </w:tcPr>
          <w:p w14:paraId="69B50C80" w14:textId="77777777" w:rsidR="00AF4216" w:rsidRPr="00133133" w:rsidRDefault="00AF4216" w:rsidP="00B513A7">
            <w:pPr>
              <w:rPr>
                <w:lang w:val="en-GB"/>
              </w:rPr>
            </w:pPr>
            <w:r w:rsidRPr="00133133">
              <w:rPr>
                <w:lang w:val="en-GB"/>
              </w:rPr>
              <w:t>0,0687313</w:t>
            </w:r>
          </w:p>
        </w:tc>
        <w:tc>
          <w:tcPr>
            <w:tcW w:w="948" w:type="dxa"/>
            <w:noWrap/>
            <w:vAlign w:val="center"/>
            <w:hideMark/>
          </w:tcPr>
          <w:p w14:paraId="61AD8202" w14:textId="77777777" w:rsidR="00AF4216" w:rsidRPr="00133133" w:rsidRDefault="00AF4216" w:rsidP="00B513A7">
            <w:pPr>
              <w:rPr>
                <w:lang w:val="en-GB"/>
              </w:rPr>
            </w:pPr>
            <w:r w:rsidRPr="00133133">
              <w:rPr>
                <w:lang w:val="en-GB"/>
              </w:rPr>
              <w:t>5,373</w:t>
            </w:r>
          </w:p>
        </w:tc>
        <w:tc>
          <w:tcPr>
            <w:tcW w:w="1360" w:type="dxa"/>
            <w:noWrap/>
            <w:vAlign w:val="center"/>
            <w:hideMark/>
          </w:tcPr>
          <w:p w14:paraId="58617C10" w14:textId="77777777" w:rsidR="00AF4216" w:rsidRPr="00133133" w:rsidRDefault="00AF4216" w:rsidP="00B513A7">
            <w:pPr>
              <w:rPr>
                <w:lang w:val="en-GB"/>
              </w:rPr>
            </w:pPr>
            <w:r w:rsidRPr="00133133">
              <w:rPr>
                <w:lang w:val="en-GB"/>
              </w:rPr>
              <w:t>2,49E-07</w:t>
            </w:r>
          </w:p>
        </w:tc>
      </w:tr>
      <w:tr w:rsidR="00AF4216" w:rsidRPr="00133133" w14:paraId="43B2BF14" w14:textId="77777777" w:rsidTr="00B513A7">
        <w:trPr>
          <w:tblHeader/>
        </w:trPr>
        <w:tc>
          <w:tcPr>
            <w:tcW w:w="3681" w:type="dxa"/>
            <w:noWrap/>
            <w:vAlign w:val="center"/>
            <w:hideMark/>
          </w:tcPr>
          <w:p w14:paraId="16B53999" w14:textId="77777777" w:rsidR="00AF4216" w:rsidRPr="00133133" w:rsidRDefault="00AF4216" w:rsidP="00B513A7">
            <w:pPr>
              <w:rPr>
                <w:lang w:val="en-GB"/>
              </w:rPr>
            </w:pPr>
            <w:r w:rsidRPr="00133133">
              <w:rPr>
                <w:lang w:val="en-GB"/>
              </w:rPr>
              <w:t>scale(Quantitative.computers)</w:t>
            </w:r>
          </w:p>
        </w:tc>
        <w:tc>
          <w:tcPr>
            <w:tcW w:w="1559" w:type="dxa"/>
            <w:noWrap/>
            <w:vAlign w:val="center"/>
            <w:hideMark/>
          </w:tcPr>
          <w:p w14:paraId="416F60D9" w14:textId="77777777" w:rsidR="00AF4216" w:rsidRPr="00133133" w:rsidRDefault="00AF4216" w:rsidP="00B513A7">
            <w:pPr>
              <w:rPr>
                <w:lang w:val="en-GB"/>
              </w:rPr>
            </w:pPr>
            <w:r w:rsidRPr="00133133">
              <w:rPr>
                <w:lang w:val="en-GB"/>
              </w:rPr>
              <w:t>-0,0330653</w:t>
            </w:r>
          </w:p>
        </w:tc>
        <w:tc>
          <w:tcPr>
            <w:tcW w:w="1462" w:type="dxa"/>
            <w:noWrap/>
            <w:vAlign w:val="center"/>
            <w:hideMark/>
          </w:tcPr>
          <w:p w14:paraId="68E33C7F" w14:textId="77777777" w:rsidR="00AF4216" w:rsidRPr="00133133" w:rsidRDefault="00AF4216" w:rsidP="00B513A7">
            <w:pPr>
              <w:rPr>
                <w:lang w:val="en-GB"/>
              </w:rPr>
            </w:pPr>
            <w:r w:rsidRPr="00133133">
              <w:rPr>
                <w:lang w:val="en-GB"/>
              </w:rPr>
              <w:t>0,0585998</w:t>
            </w:r>
          </w:p>
        </w:tc>
        <w:tc>
          <w:tcPr>
            <w:tcW w:w="948" w:type="dxa"/>
            <w:noWrap/>
            <w:vAlign w:val="center"/>
            <w:hideMark/>
          </w:tcPr>
          <w:p w14:paraId="7094C1E7" w14:textId="77777777" w:rsidR="00AF4216" w:rsidRPr="00133133" w:rsidRDefault="00AF4216" w:rsidP="00B513A7">
            <w:pPr>
              <w:rPr>
                <w:lang w:val="en-GB"/>
              </w:rPr>
            </w:pPr>
            <w:r w:rsidRPr="00133133">
              <w:rPr>
                <w:lang w:val="en-GB"/>
              </w:rPr>
              <w:t>-0,564</w:t>
            </w:r>
          </w:p>
        </w:tc>
        <w:tc>
          <w:tcPr>
            <w:tcW w:w="1360" w:type="dxa"/>
            <w:noWrap/>
            <w:vAlign w:val="center"/>
            <w:hideMark/>
          </w:tcPr>
          <w:p w14:paraId="15DFBF18" w14:textId="77777777" w:rsidR="00AF4216" w:rsidRPr="00133133" w:rsidRDefault="00AF4216" w:rsidP="00B513A7">
            <w:pPr>
              <w:rPr>
                <w:lang w:val="en-GB"/>
              </w:rPr>
            </w:pPr>
            <w:r w:rsidRPr="00133133">
              <w:rPr>
                <w:lang w:val="en-GB"/>
              </w:rPr>
              <w:t>0,573315</w:t>
            </w:r>
          </w:p>
        </w:tc>
      </w:tr>
      <w:tr w:rsidR="00AF4216" w:rsidRPr="00133133" w14:paraId="40C7E506" w14:textId="77777777" w:rsidTr="00B513A7">
        <w:trPr>
          <w:tblHeader/>
        </w:trPr>
        <w:tc>
          <w:tcPr>
            <w:tcW w:w="3681" w:type="dxa"/>
            <w:noWrap/>
            <w:vAlign w:val="center"/>
            <w:hideMark/>
          </w:tcPr>
          <w:p w14:paraId="3B59476B" w14:textId="77777777" w:rsidR="00AF4216" w:rsidRPr="00133133" w:rsidRDefault="00AF4216" w:rsidP="00B513A7">
            <w:pPr>
              <w:rPr>
                <w:lang w:val="en-GB"/>
              </w:rPr>
            </w:pPr>
            <w:r w:rsidRPr="00133133">
              <w:rPr>
                <w:lang w:val="en-GB"/>
              </w:rPr>
              <w:t>scale(Age1)</w:t>
            </w:r>
          </w:p>
        </w:tc>
        <w:tc>
          <w:tcPr>
            <w:tcW w:w="1559" w:type="dxa"/>
            <w:noWrap/>
            <w:vAlign w:val="center"/>
            <w:hideMark/>
          </w:tcPr>
          <w:p w14:paraId="6B15B5F3" w14:textId="77777777" w:rsidR="00AF4216" w:rsidRPr="00133133" w:rsidRDefault="00AF4216" w:rsidP="00B513A7">
            <w:pPr>
              <w:rPr>
                <w:lang w:val="en-GB"/>
              </w:rPr>
            </w:pPr>
            <w:r w:rsidRPr="00133133">
              <w:rPr>
                <w:lang w:val="en-GB"/>
              </w:rPr>
              <w:t>-0,7384593</w:t>
            </w:r>
          </w:p>
        </w:tc>
        <w:tc>
          <w:tcPr>
            <w:tcW w:w="1462" w:type="dxa"/>
            <w:noWrap/>
            <w:vAlign w:val="center"/>
            <w:hideMark/>
          </w:tcPr>
          <w:p w14:paraId="3AF22290" w14:textId="77777777" w:rsidR="00AF4216" w:rsidRPr="00133133" w:rsidRDefault="00AF4216" w:rsidP="00B513A7">
            <w:pPr>
              <w:rPr>
                <w:lang w:val="en-GB"/>
              </w:rPr>
            </w:pPr>
            <w:r w:rsidRPr="00133133">
              <w:rPr>
                <w:lang w:val="en-GB"/>
              </w:rPr>
              <w:t>2,2900401</w:t>
            </w:r>
          </w:p>
        </w:tc>
        <w:tc>
          <w:tcPr>
            <w:tcW w:w="948" w:type="dxa"/>
            <w:noWrap/>
            <w:vAlign w:val="center"/>
            <w:hideMark/>
          </w:tcPr>
          <w:p w14:paraId="7624CEBE" w14:textId="77777777" w:rsidR="00AF4216" w:rsidRPr="00133133" w:rsidRDefault="00AF4216" w:rsidP="00B513A7">
            <w:pPr>
              <w:rPr>
                <w:lang w:val="en-GB"/>
              </w:rPr>
            </w:pPr>
            <w:r w:rsidRPr="00133133">
              <w:rPr>
                <w:lang w:val="en-GB"/>
              </w:rPr>
              <w:t>-0,322</w:t>
            </w:r>
          </w:p>
        </w:tc>
        <w:tc>
          <w:tcPr>
            <w:tcW w:w="1360" w:type="dxa"/>
            <w:noWrap/>
            <w:vAlign w:val="center"/>
            <w:hideMark/>
          </w:tcPr>
          <w:p w14:paraId="7D1C4675" w14:textId="77777777" w:rsidR="00AF4216" w:rsidRPr="00133133" w:rsidRDefault="00AF4216" w:rsidP="00B513A7">
            <w:pPr>
              <w:rPr>
                <w:lang w:val="en-GB"/>
              </w:rPr>
            </w:pPr>
            <w:r w:rsidRPr="00133133">
              <w:rPr>
                <w:lang w:val="en-GB"/>
              </w:rPr>
              <w:t>0,747492</w:t>
            </w:r>
          </w:p>
        </w:tc>
      </w:tr>
      <w:tr w:rsidR="00AF4216" w:rsidRPr="00133133" w14:paraId="311B4E61" w14:textId="77777777" w:rsidTr="00B513A7">
        <w:trPr>
          <w:tblHeader/>
        </w:trPr>
        <w:tc>
          <w:tcPr>
            <w:tcW w:w="3681" w:type="dxa"/>
            <w:noWrap/>
            <w:vAlign w:val="center"/>
            <w:hideMark/>
          </w:tcPr>
          <w:p w14:paraId="4FA9EE05" w14:textId="77777777" w:rsidR="00AF4216" w:rsidRPr="00133133" w:rsidRDefault="00AF4216" w:rsidP="00B513A7">
            <w:pPr>
              <w:rPr>
                <w:lang w:val="en-GB"/>
              </w:rPr>
            </w:pPr>
            <w:r w:rsidRPr="00133133">
              <w:rPr>
                <w:lang w:val="en-GB"/>
              </w:rPr>
              <w:t>scale(Age2)</w:t>
            </w:r>
          </w:p>
        </w:tc>
        <w:tc>
          <w:tcPr>
            <w:tcW w:w="1559" w:type="dxa"/>
            <w:noWrap/>
            <w:vAlign w:val="center"/>
            <w:hideMark/>
          </w:tcPr>
          <w:p w14:paraId="451D23A9" w14:textId="77777777" w:rsidR="00AF4216" w:rsidRPr="00133133" w:rsidRDefault="00AF4216" w:rsidP="00B513A7">
            <w:pPr>
              <w:rPr>
                <w:lang w:val="en-GB"/>
              </w:rPr>
            </w:pPr>
            <w:r w:rsidRPr="00133133">
              <w:rPr>
                <w:lang w:val="en-GB"/>
              </w:rPr>
              <w:t>-1,8709761</w:t>
            </w:r>
          </w:p>
        </w:tc>
        <w:tc>
          <w:tcPr>
            <w:tcW w:w="1462" w:type="dxa"/>
            <w:noWrap/>
            <w:vAlign w:val="center"/>
            <w:hideMark/>
          </w:tcPr>
          <w:p w14:paraId="09EDEF2D" w14:textId="77777777" w:rsidR="00AF4216" w:rsidRPr="00133133" w:rsidRDefault="00AF4216" w:rsidP="00B513A7">
            <w:pPr>
              <w:rPr>
                <w:lang w:val="en-GB"/>
              </w:rPr>
            </w:pPr>
            <w:r w:rsidRPr="00133133">
              <w:rPr>
                <w:lang w:val="en-GB"/>
              </w:rPr>
              <w:t>5,6430951</w:t>
            </w:r>
          </w:p>
        </w:tc>
        <w:tc>
          <w:tcPr>
            <w:tcW w:w="948" w:type="dxa"/>
            <w:noWrap/>
            <w:vAlign w:val="center"/>
            <w:hideMark/>
          </w:tcPr>
          <w:p w14:paraId="07FD5097" w14:textId="77777777" w:rsidR="00AF4216" w:rsidRPr="00133133" w:rsidRDefault="00AF4216" w:rsidP="00B513A7">
            <w:pPr>
              <w:rPr>
                <w:lang w:val="en-GB"/>
              </w:rPr>
            </w:pPr>
            <w:r w:rsidRPr="00133133">
              <w:rPr>
                <w:lang w:val="en-GB"/>
              </w:rPr>
              <w:t>-0,332</w:t>
            </w:r>
          </w:p>
        </w:tc>
        <w:tc>
          <w:tcPr>
            <w:tcW w:w="1360" w:type="dxa"/>
            <w:noWrap/>
            <w:vAlign w:val="center"/>
            <w:hideMark/>
          </w:tcPr>
          <w:p w14:paraId="1C097006" w14:textId="77777777" w:rsidR="00AF4216" w:rsidRPr="00133133" w:rsidRDefault="00AF4216" w:rsidP="00B513A7">
            <w:pPr>
              <w:rPr>
                <w:lang w:val="en-GB"/>
              </w:rPr>
            </w:pPr>
            <w:r w:rsidRPr="00133133">
              <w:rPr>
                <w:lang w:val="en-GB"/>
              </w:rPr>
              <w:t>0,740632</w:t>
            </w:r>
          </w:p>
        </w:tc>
      </w:tr>
      <w:tr w:rsidR="00AF4216" w:rsidRPr="00133133" w14:paraId="11B91A64" w14:textId="77777777" w:rsidTr="00B513A7">
        <w:trPr>
          <w:tblHeader/>
        </w:trPr>
        <w:tc>
          <w:tcPr>
            <w:tcW w:w="3681" w:type="dxa"/>
            <w:noWrap/>
            <w:vAlign w:val="center"/>
            <w:hideMark/>
          </w:tcPr>
          <w:p w14:paraId="7F9A9B8D" w14:textId="77777777" w:rsidR="00AF4216" w:rsidRPr="00133133" w:rsidRDefault="00AF4216" w:rsidP="00B513A7">
            <w:pPr>
              <w:rPr>
                <w:lang w:val="en-GB"/>
              </w:rPr>
            </w:pPr>
            <w:r w:rsidRPr="00133133">
              <w:rPr>
                <w:lang w:val="en-GB"/>
              </w:rPr>
              <w:t>scale(Age3)</w:t>
            </w:r>
          </w:p>
        </w:tc>
        <w:tc>
          <w:tcPr>
            <w:tcW w:w="1559" w:type="dxa"/>
            <w:noWrap/>
            <w:vAlign w:val="center"/>
            <w:hideMark/>
          </w:tcPr>
          <w:p w14:paraId="694E78E4" w14:textId="77777777" w:rsidR="00AF4216" w:rsidRPr="00133133" w:rsidRDefault="00AF4216" w:rsidP="00B513A7">
            <w:pPr>
              <w:rPr>
                <w:lang w:val="en-GB"/>
              </w:rPr>
            </w:pPr>
            <w:r w:rsidRPr="00133133">
              <w:rPr>
                <w:lang w:val="en-GB"/>
              </w:rPr>
              <w:t>-1,5829739</w:t>
            </w:r>
          </w:p>
        </w:tc>
        <w:tc>
          <w:tcPr>
            <w:tcW w:w="1462" w:type="dxa"/>
            <w:noWrap/>
            <w:vAlign w:val="center"/>
            <w:hideMark/>
          </w:tcPr>
          <w:p w14:paraId="0280A8A9" w14:textId="77777777" w:rsidR="00AF4216" w:rsidRPr="00133133" w:rsidRDefault="00AF4216" w:rsidP="00B513A7">
            <w:pPr>
              <w:rPr>
                <w:lang w:val="en-GB"/>
              </w:rPr>
            </w:pPr>
            <w:r w:rsidRPr="00133133">
              <w:rPr>
                <w:lang w:val="en-GB"/>
              </w:rPr>
              <w:t>5,163445</w:t>
            </w:r>
          </w:p>
        </w:tc>
        <w:tc>
          <w:tcPr>
            <w:tcW w:w="948" w:type="dxa"/>
            <w:noWrap/>
            <w:vAlign w:val="center"/>
            <w:hideMark/>
          </w:tcPr>
          <w:p w14:paraId="1CD3091A" w14:textId="77777777" w:rsidR="00AF4216" w:rsidRPr="00133133" w:rsidRDefault="00AF4216" w:rsidP="00B513A7">
            <w:pPr>
              <w:rPr>
                <w:lang w:val="en-GB"/>
              </w:rPr>
            </w:pPr>
            <w:r w:rsidRPr="00133133">
              <w:rPr>
                <w:lang w:val="en-GB"/>
              </w:rPr>
              <w:t>-0,307</w:t>
            </w:r>
          </w:p>
        </w:tc>
        <w:tc>
          <w:tcPr>
            <w:tcW w:w="1360" w:type="dxa"/>
            <w:noWrap/>
            <w:vAlign w:val="center"/>
            <w:hideMark/>
          </w:tcPr>
          <w:p w14:paraId="6710FCA4" w14:textId="77777777" w:rsidR="00AF4216" w:rsidRPr="00133133" w:rsidRDefault="00AF4216" w:rsidP="00B513A7">
            <w:pPr>
              <w:rPr>
                <w:lang w:val="en-GB"/>
              </w:rPr>
            </w:pPr>
            <w:r w:rsidRPr="00133133">
              <w:rPr>
                <w:lang w:val="en-GB"/>
              </w:rPr>
              <w:t>0,759539</w:t>
            </w:r>
          </w:p>
        </w:tc>
      </w:tr>
      <w:tr w:rsidR="00AF4216" w:rsidRPr="00133133" w14:paraId="15CE7788" w14:textId="77777777" w:rsidTr="00B513A7">
        <w:trPr>
          <w:tblHeader/>
        </w:trPr>
        <w:tc>
          <w:tcPr>
            <w:tcW w:w="3681" w:type="dxa"/>
            <w:noWrap/>
            <w:vAlign w:val="center"/>
            <w:hideMark/>
          </w:tcPr>
          <w:p w14:paraId="053616A5" w14:textId="77777777" w:rsidR="00AF4216" w:rsidRPr="00133133" w:rsidRDefault="00AF4216" w:rsidP="00B513A7">
            <w:pPr>
              <w:rPr>
                <w:lang w:val="en-GB"/>
              </w:rPr>
            </w:pPr>
            <w:r w:rsidRPr="00133133">
              <w:rPr>
                <w:lang w:val="en-GB"/>
              </w:rPr>
              <w:t>scale(Age4)</w:t>
            </w:r>
          </w:p>
        </w:tc>
        <w:tc>
          <w:tcPr>
            <w:tcW w:w="1559" w:type="dxa"/>
            <w:noWrap/>
            <w:vAlign w:val="center"/>
            <w:hideMark/>
          </w:tcPr>
          <w:p w14:paraId="070F60C8" w14:textId="77777777" w:rsidR="00AF4216" w:rsidRPr="00133133" w:rsidRDefault="00AF4216" w:rsidP="00B513A7">
            <w:pPr>
              <w:rPr>
                <w:lang w:val="en-GB"/>
              </w:rPr>
            </w:pPr>
            <w:r w:rsidRPr="00133133">
              <w:rPr>
                <w:lang w:val="en-GB"/>
              </w:rPr>
              <w:t>-1,2835208</w:t>
            </w:r>
          </w:p>
        </w:tc>
        <w:tc>
          <w:tcPr>
            <w:tcW w:w="1462" w:type="dxa"/>
            <w:noWrap/>
            <w:vAlign w:val="center"/>
            <w:hideMark/>
          </w:tcPr>
          <w:p w14:paraId="74008BE8" w14:textId="77777777" w:rsidR="00AF4216" w:rsidRPr="00133133" w:rsidRDefault="00AF4216" w:rsidP="00B513A7">
            <w:pPr>
              <w:rPr>
                <w:lang w:val="en-GB"/>
              </w:rPr>
            </w:pPr>
            <w:r w:rsidRPr="00133133">
              <w:rPr>
                <w:lang w:val="en-GB"/>
              </w:rPr>
              <w:t>4,0183753</w:t>
            </w:r>
          </w:p>
        </w:tc>
        <w:tc>
          <w:tcPr>
            <w:tcW w:w="948" w:type="dxa"/>
            <w:noWrap/>
            <w:vAlign w:val="center"/>
            <w:hideMark/>
          </w:tcPr>
          <w:p w14:paraId="54042669" w14:textId="77777777" w:rsidR="00AF4216" w:rsidRPr="00133133" w:rsidRDefault="00AF4216" w:rsidP="00B513A7">
            <w:pPr>
              <w:rPr>
                <w:lang w:val="en-GB"/>
              </w:rPr>
            </w:pPr>
            <w:r w:rsidRPr="00133133">
              <w:rPr>
                <w:lang w:val="en-GB"/>
              </w:rPr>
              <w:t>-0,319</w:t>
            </w:r>
          </w:p>
        </w:tc>
        <w:tc>
          <w:tcPr>
            <w:tcW w:w="1360" w:type="dxa"/>
            <w:noWrap/>
            <w:vAlign w:val="center"/>
            <w:hideMark/>
          </w:tcPr>
          <w:p w14:paraId="3E426FF9" w14:textId="77777777" w:rsidR="00AF4216" w:rsidRPr="00133133" w:rsidRDefault="00AF4216" w:rsidP="00B513A7">
            <w:pPr>
              <w:rPr>
                <w:lang w:val="en-GB"/>
              </w:rPr>
            </w:pPr>
            <w:r w:rsidRPr="00133133">
              <w:rPr>
                <w:lang w:val="en-GB"/>
              </w:rPr>
              <w:t>0,749801</w:t>
            </w:r>
          </w:p>
        </w:tc>
      </w:tr>
      <w:tr w:rsidR="00AF4216" w:rsidRPr="00133133" w14:paraId="360EF897" w14:textId="77777777" w:rsidTr="00B513A7">
        <w:trPr>
          <w:tblHeader/>
        </w:trPr>
        <w:tc>
          <w:tcPr>
            <w:tcW w:w="3681" w:type="dxa"/>
            <w:noWrap/>
            <w:vAlign w:val="center"/>
            <w:hideMark/>
          </w:tcPr>
          <w:p w14:paraId="2CCC483E" w14:textId="77777777" w:rsidR="00AF4216" w:rsidRPr="00133133" w:rsidRDefault="00AF4216" w:rsidP="00B513A7">
            <w:pPr>
              <w:rPr>
                <w:lang w:val="en-GB"/>
              </w:rPr>
            </w:pPr>
            <w:r w:rsidRPr="00133133">
              <w:rPr>
                <w:lang w:val="en-GB"/>
              </w:rPr>
              <w:t>scale(Age5)</w:t>
            </w:r>
          </w:p>
        </w:tc>
        <w:tc>
          <w:tcPr>
            <w:tcW w:w="1559" w:type="dxa"/>
            <w:noWrap/>
            <w:vAlign w:val="center"/>
            <w:hideMark/>
          </w:tcPr>
          <w:p w14:paraId="33FC2FF7" w14:textId="77777777" w:rsidR="00AF4216" w:rsidRPr="00133133" w:rsidRDefault="00AF4216" w:rsidP="00B513A7">
            <w:pPr>
              <w:rPr>
                <w:lang w:val="en-GB"/>
              </w:rPr>
            </w:pPr>
            <w:r w:rsidRPr="00133133">
              <w:rPr>
                <w:lang w:val="en-GB"/>
              </w:rPr>
              <w:t>-0,838218</w:t>
            </w:r>
          </w:p>
        </w:tc>
        <w:tc>
          <w:tcPr>
            <w:tcW w:w="1462" w:type="dxa"/>
            <w:noWrap/>
            <w:vAlign w:val="center"/>
            <w:hideMark/>
          </w:tcPr>
          <w:p w14:paraId="6CC8EE78" w14:textId="77777777" w:rsidR="00AF4216" w:rsidRPr="00133133" w:rsidRDefault="00AF4216" w:rsidP="00B513A7">
            <w:pPr>
              <w:rPr>
                <w:lang w:val="en-GB"/>
              </w:rPr>
            </w:pPr>
            <w:r w:rsidRPr="00133133">
              <w:rPr>
                <w:lang w:val="en-GB"/>
              </w:rPr>
              <w:t>3,0005422</w:t>
            </w:r>
          </w:p>
        </w:tc>
        <w:tc>
          <w:tcPr>
            <w:tcW w:w="948" w:type="dxa"/>
            <w:noWrap/>
            <w:vAlign w:val="center"/>
            <w:hideMark/>
          </w:tcPr>
          <w:p w14:paraId="73716654" w14:textId="77777777" w:rsidR="00AF4216" w:rsidRPr="00133133" w:rsidRDefault="00AF4216" w:rsidP="00B513A7">
            <w:pPr>
              <w:rPr>
                <w:lang w:val="en-GB"/>
              </w:rPr>
            </w:pPr>
            <w:r w:rsidRPr="00133133">
              <w:rPr>
                <w:lang w:val="en-GB"/>
              </w:rPr>
              <w:t>-0,279</w:t>
            </w:r>
          </w:p>
        </w:tc>
        <w:tc>
          <w:tcPr>
            <w:tcW w:w="1360" w:type="dxa"/>
            <w:noWrap/>
            <w:vAlign w:val="center"/>
            <w:hideMark/>
          </w:tcPr>
          <w:p w14:paraId="606FA4B7" w14:textId="77777777" w:rsidR="00AF4216" w:rsidRPr="00133133" w:rsidRDefault="00AF4216" w:rsidP="00B513A7">
            <w:pPr>
              <w:rPr>
                <w:lang w:val="en-GB"/>
              </w:rPr>
            </w:pPr>
            <w:r w:rsidRPr="00133133">
              <w:rPr>
                <w:lang w:val="en-GB"/>
              </w:rPr>
              <w:t>0,780308</w:t>
            </w:r>
          </w:p>
        </w:tc>
      </w:tr>
      <w:tr w:rsidR="00AF4216" w:rsidRPr="00133133" w14:paraId="094E88DC" w14:textId="77777777" w:rsidTr="00B513A7">
        <w:trPr>
          <w:tblHeader/>
        </w:trPr>
        <w:tc>
          <w:tcPr>
            <w:tcW w:w="3681" w:type="dxa"/>
            <w:noWrap/>
            <w:vAlign w:val="center"/>
            <w:hideMark/>
          </w:tcPr>
          <w:p w14:paraId="77639936" w14:textId="77777777" w:rsidR="00AF4216" w:rsidRPr="00133133" w:rsidRDefault="00AF4216" w:rsidP="00B513A7">
            <w:pPr>
              <w:rPr>
                <w:lang w:val="en-GB"/>
              </w:rPr>
            </w:pPr>
            <w:r w:rsidRPr="00133133">
              <w:rPr>
                <w:lang w:val="en-GB"/>
              </w:rPr>
              <w:t>scale(Age6)</w:t>
            </w:r>
          </w:p>
        </w:tc>
        <w:tc>
          <w:tcPr>
            <w:tcW w:w="1559" w:type="dxa"/>
            <w:noWrap/>
            <w:vAlign w:val="center"/>
            <w:hideMark/>
          </w:tcPr>
          <w:p w14:paraId="42F99D16" w14:textId="77777777" w:rsidR="00AF4216" w:rsidRPr="00133133" w:rsidRDefault="00AF4216" w:rsidP="00B513A7">
            <w:pPr>
              <w:rPr>
                <w:lang w:val="en-GB"/>
              </w:rPr>
            </w:pPr>
            <w:r w:rsidRPr="00133133">
              <w:rPr>
                <w:lang w:val="en-GB"/>
              </w:rPr>
              <w:t>-0,6563823</w:t>
            </w:r>
          </w:p>
        </w:tc>
        <w:tc>
          <w:tcPr>
            <w:tcW w:w="1462" w:type="dxa"/>
            <w:noWrap/>
            <w:vAlign w:val="center"/>
            <w:hideMark/>
          </w:tcPr>
          <w:p w14:paraId="7D0C2131" w14:textId="77777777" w:rsidR="00AF4216" w:rsidRPr="00133133" w:rsidRDefault="00AF4216" w:rsidP="00B513A7">
            <w:pPr>
              <w:rPr>
                <w:lang w:val="en-GB"/>
              </w:rPr>
            </w:pPr>
            <w:r w:rsidRPr="00133133">
              <w:rPr>
                <w:lang w:val="en-GB"/>
              </w:rPr>
              <w:t>2,6308152</w:t>
            </w:r>
          </w:p>
        </w:tc>
        <w:tc>
          <w:tcPr>
            <w:tcW w:w="948" w:type="dxa"/>
            <w:noWrap/>
            <w:vAlign w:val="center"/>
            <w:hideMark/>
          </w:tcPr>
          <w:p w14:paraId="55624A96" w14:textId="77777777" w:rsidR="00AF4216" w:rsidRPr="00133133" w:rsidRDefault="00AF4216" w:rsidP="00B513A7">
            <w:pPr>
              <w:rPr>
                <w:lang w:val="en-GB"/>
              </w:rPr>
            </w:pPr>
            <w:r w:rsidRPr="00133133">
              <w:rPr>
                <w:lang w:val="en-GB"/>
              </w:rPr>
              <w:t>-0,249</w:t>
            </w:r>
          </w:p>
        </w:tc>
        <w:tc>
          <w:tcPr>
            <w:tcW w:w="1360" w:type="dxa"/>
            <w:noWrap/>
            <w:vAlign w:val="center"/>
            <w:hideMark/>
          </w:tcPr>
          <w:p w14:paraId="36D44B03" w14:textId="77777777" w:rsidR="00AF4216" w:rsidRPr="00133133" w:rsidRDefault="00AF4216" w:rsidP="00B513A7">
            <w:pPr>
              <w:rPr>
                <w:lang w:val="en-GB"/>
              </w:rPr>
            </w:pPr>
            <w:r w:rsidRPr="00133133">
              <w:rPr>
                <w:lang w:val="en-GB"/>
              </w:rPr>
              <w:t>0,803274</w:t>
            </w:r>
          </w:p>
        </w:tc>
      </w:tr>
      <w:tr w:rsidR="00AF4216" w:rsidRPr="00133133" w14:paraId="0A834C29" w14:textId="77777777" w:rsidTr="00B513A7">
        <w:trPr>
          <w:tblHeader/>
        </w:trPr>
        <w:tc>
          <w:tcPr>
            <w:tcW w:w="3681" w:type="dxa"/>
            <w:noWrap/>
            <w:vAlign w:val="center"/>
            <w:hideMark/>
          </w:tcPr>
          <w:p w14:paraId="24E52070" w14:textId="77777777" w:rsidR="00AF4216" w:rsidRPr="00133133" w:rsidRDefault="00AF4216" w:rsidP="00B513A7">
            <w:pPr>
              <w:rPr>
                <w:lang w:val="en-GB"/>
              </w:rPr>
            </w:pPr>
            <w:r w:rsidRPr="00133133">
              <w:rPr>
                <w:lang w:val="en-GB"/>
              </w:rPr>
              <w:t>scale(Age7)</w:t>
            </w:r>
          </w:p>
        </w:tc>
        <w:tc>
          <w:tcPr>
            <w:tcW w:w="1559" w:type="dxa"/>
            <w:noWrap/>
            <w:vAlign w:val="center"/>
            <w:hideMark/>
          </w:tcPr>
          <w:p w14:paraId="051A2B3A" w14:textId="77777777" w:rsidR="00AF4216" w:rsidRPr="00133133" w:rsidRDefault="00AF4216" w:rsidP="00B513A7">
            <w:pPr>
              <w:rPr>
                <w:lang w:val="en-GB"/>
              </w:rPr>
            </w:pPr>
            <w:r w:rsidRPr="00133133">
              <w:rPr>
                <w:lang w:val="en-GB"/>
              </w:rPr>
              <w:t>NA</w:t>
            </w:r>
          </w:p>
        </w:tc>
        <w:tc>
          <w:tcPr>
            <w:tcW w:w="1462" w:type="dxa"/>
            <w:noWrap/>
            <w:vAlign w:val="center"/>
            <w:hideMark/>
          </w:tcPr>
          <w:p w14:paraId="57F90EEF" w14:textId="77777777" w:rsidR="00AF4216" w:rsidRPr="00133133" w:rsidRDefault="00AF4216" w:rsidP="00B513A7">
            <w:pPr>
              <w:rPr>
                <w:lang w:val="en-GB"/>
              </w:rPr>
            </w:pPr>
            <w:r w:rsidRPr="00133133">
              <w:rPr>
                <w:lang w:val="en-GB"/>
              </w:rPr>
              <w:t>NA</w:t>
            </w:r>
          </w:p>
        </w:tc>
        <w:tc>
          <w:tcPr>
            <w:tcW w:w="948" w:type="dxa"/>
            <w:noWrap/>
            <w:vAlign w:val="center"/>
            <w:hideMark/>
          </w:tcPr>
          <w:p w14:paraId="08BECFE1" w14:textId="77777777" w:rsidR="00AF4216" w:rsidRPr="00133133" w:rsidRDefault="00AF4216" w:rsidP="00B513A7">
            <w:pPr>
              <w:rPr>
                <w:lang w:val="en-GB"/>
              </w:rPr>
            </w:pPr>
            <w:r w:rsidRPr="00133133">
              <w:rPr>
                <w:lang w:val="en-GB"/>
              </w:rPr>
              <w:t>NA</w:t>
            </w:r>
          </w:p>
        </w:tc>
        <w:tc>
          <w:tcPr>
            <w:tcW w:w="1360" w:type="dxa"/>
            <w:noWrap/>
            <w:vAlign w:val="center"/>
            <w:hideMark/>
          </w:tcPr>
          <w:p w14:paraId="1B39912E" w14:textId="77777777" w:rsidR="00AF4216" w:rsidRPr="00133133" w:rsidRDefault="00AF4216" w:rsidP="00B513A7">
            <w:pPr>
              <w:rPr>
                <w:lang w:val="en-GB"/>
              </w:rPr>
            </w:pPr>
            <w:r w:rsidRPr="00133133">
              <w:rPr>
                <w:lang w:val="en-GB"/>
              </w:rPr>
              <w:t>NA</w:t>
            </w:r>
          </w:p>
        </w:tc>
      </w:tr>
      <w:tr w:rsidR="00AF4216" w:rsidRPr="00133133" w14:paraId="4355984C" w14:textId="77777777" w:rsidTr="00B513A7">
        <w:trPr>
          <w:tblHeader/>
        </w:trPr>
        <w:tc>
          <w:tcPr>
            <w:tcW w:w="3681" w:type="dxa"/>
            <w:noWrap/>
            <w:vAlign w:val="center"/>
            <w:hideMark/>
          </w:tcPr>
          <w:p w14:paraId="6A0D6814" w14:textId="77777777" w:rsidR="00AF4216" w:rsidRPr="00133133" w:rsidRDefault="00AF4216" w:rsidP="00B513A7">
            <w:pPr>
              <w:rPr>
                <w:lang w:val="en-GB"/>
              </w:rPr>
            </w:pPr>
            <w:r w:rsidRPr="00133133">
              <w:rPr>
                <w:lang w:val="en-GB"/>
              </w:rPr>
              <w:t>scale(GenderMale)</w:t>
            </w:r>
          </w:p>
        </w:tc>
        <w:tc>
          <w:tcPr>
            <w:tcW w:w="1559" w:type="dxa"/>
            <w:noWrap/>
            <w:vAlign w:val="center"/>
            <w:hideMark/>
          </w:tcPr>
          <w:p w14:paraId="1F5EC765" w14:textId="77777777" w:rsidR="00AF4216" w:rsidRPr="00133133" w:rsidRDefault="00AF4216" w:rsidP="00B513A7">
            <w:pPr>
              <w:rPr>
                <w:lang w:val="en-GB"/>
              </w:rPr>
            </w:pPr>
            <w:r w:rsidRPr="00133133">
              <w:rPr>
                <w:lang w:val="en-GB"/>
              </w:rPr>
              <w:t>-0,0469981</w:t>
            </w:r>
          </w:p>
        </w:tc>
        <w:tc>
          <w:tcPr>
            <w:tcW w:w="1462" w:type="dxa"/>
            <w:noWrap/>
            <w:vAlign w:val="center"/>
            <w:hideMark/>
          </w:tcPr>
          <w:p w14:paraId="12143866" w14:textId="77777777" w:rsidR="00AF4216" w:rsidRPr="00133133" w:rsidRDefault="00AF4216" w:rsidP="00B513A7">
            <w:pPr>
              <w:rPr>
                <w:lang w:val="en-GB"/>
              </w:rPr>
            </w:pPr>
            <w:r w:rsidRPr="00133133">
              <w:rPr>
                <w:lang w:val="en-GB"/>
              </w:rPr>
              <w:t>0,0569434</w:t>
            </w:r>
          </w:p>
        </w:tc>
        <w:tc>
          <w:tcPr>
            <w:tcW w:w="948" w:type="dxa"/>
            <w:noWrap/>
            <w:vAlign w:val="center"/>
            <w:hideMark/>
          </w:tcPr>
          <w:p w14:paraId="2CC45834" w14:textId="77777777" w:rsidR="00AF4216" w:rsidRPr="00133133" w:rsidRDefault="00AF4216" w:rsidP="00B513A7">
            <w:pPr>
              <w:rPr>
                <w:lang w:val="en-GB"/>
              </w:rPr>
            </w:pPr>
            <w:r w:rsidRPr="00133133">
              <w:rPr>
                <w:lang w:val="en-GB"/>
              </w:rPr>
              <w:t>-0,825</w:t>
            </w:r>
          </w:p>
        </w:tc>
        <w:tc>
          <w:tcPr>
            <w:tcW w:w="1360" w:type="dxa"/>
            <w:noWrap/>
            <w:vAlign w:val="center"/>
            <w:hideMark/>
          </w:tcPr>
          <w:p w14:paraId="037890BF" w14:textId="77777777" w:rsidR="00AF4216" w:rsidRPr="00133133" w:rsidRDefault="00AF4216" w:rsidP="00B513A7">
            <w:pPr>
              <w:rPr>
                <w:lang w:val="en-GB"/>
              </w:rPr>
            </w:pPr>
            <w:r w:rsidRPr="00133133">
              <w:rPr>
                <w:lang w:val="en-GB"/>
              </w:rPr>
              <w:t>0,410318</w:t>
            </w:r>
          </w:p>
        </w:tc>
      </w:tr>
      <w:tr w:rsidR="00AF4216" w:rsidRPr="00133133" w14:paraId="41E6AA0D" w14:textId="77777777" w:rsidTr="00B513A7">
        <w:trPr>
          <w:tblHeader/>
        </w:trPr>
        <w:tc>
          <w:tcPr>
            <w:tcW w:w="3681" w:type="dxa"/>
            <w:noWrap/>
            <w:vAlign w:val="center"/>
            <w:hideMark/>
          </w:tcPr>
          <w:p w14:paraId="45C07C31" w14:textId="77777777" w:rsidR="00AF4216" w:rsidRPr="00133133" w:rsidRDefault="00AF4216" w:rsidP="00B513A7">
            <w:pPr>
              <w:rPr>
                <w:lang w:val="en-GB"/>
              </w:rPr>
            </w:pPr>
            <w:r w:rsidRPr="00133133">
              <w:rPr>
                <w:lang w:val="en-GB"/>
              </w:rPr>
              <w:t>scale(GenderPreferNotToSay)</w:t>
            </w:r>
          </w:p>
        </w:tc>
        <w:tc>
          <w:tcPr>
            <w:tcW w:w="1559" w:type="dxa"/>
            <w:noWrap/>
            <w:vAlign w:val="center"/>
            <w:hideMark/>
          </w:tcPr>
          <w:p w14:paraId="046942D0" w14:textId="77777777" w:rsidR="00AF4216" w:rsidRPr="00133133" w:rsidRDefault="00AF4216" w:rsidP="00B513A7">
            <w:pPr>
              <w:rPr>
                <w:lang w:val="en-GB"/>
              </w:rPr>
            </w:pPr>
            <w:r w:rsidRPr="00133133">
              <w:rPr>
                <w:lang w:val="en-GB"/>
              </w:rPr>
              <w:t>-0,1417781</w:t>
            </w:r>
          </w:p>
        </w:tc>
        <w:tc>
          <w:tcPr>
            <w:tcW w:w="1462" w:type="dxa"/>
            <w:noWrap/>
            <w:vAlign w:val="center"/>
            <w:hideMark/>
          </w:tcPr>
          <w:p w14:paraId="5534E553" w14:textId="77777777" w:rsidR="00AF4216" w:rsidRPr="00133133" w:rsidRDefault="00AF4216" w:rsidP="00B513A7">
            <w:pPr>
              <w:rPr>
                <w:lang w:val="en-GB"/>
              </w:rPr>
            </w:pPr>
            <w:r w:rsidRPr="00133133">
              <w:rPr>
                <w:lang w:val="en-GB"/>
              </w:rPr>
              <w:t>0,0545717</w:t>
            </w:r>
          </w:p>
        </w:tc>
        <w:tc>
          <w:tcPr>
            <w:tcW w:w="948" w:type="dxa"/>
            <w:noWrap/>
            <w:vAlign w:val="center"/>
            <w:hideMark/>
          </w:tcPr>
          <w:p w14:paraId="694E9118" w14:textId="77777777" w:rsidR="00AF4216" w:rsidRPr="00133133" w:rsidRDefault="00AF4216" w:rsidP="00B513A7">
            <w:pPr>
              <w:rPr>
                <w:lang w:val="en-GB"/>
              </w:rPr>
            </w:pPr>
            <w:r w:rsidRPr="00133133">
              <w:rPr>
                <w:lang w:val="en-GB"/>
              </w:rPr>
              <w:t>-2,598</w:t>
            </w:r>
          </w:p>
        </w:tc>
        <w:tc>
          <w:tcPr>
            <w:tcW w:w="1360" w:type="dxa"/>
            <w:noWrap/>
            <w:vAlign w:val="center"/>
            <w:hideMark/>
          </w:tcPr>
          <w:p w14:paraId="06212DCC" w14:textId="77777777" w:rsidR="00AF4216" w:rsidRPr="00133133" w:rsidRDefault="00AF4216" w:rsidP="00B513A7">
            <w:pPr>
              <w:rPr>
                <w:lang w:val="en-GB"/>
              </w:rPr>
            </w:pPr>
            <w:r w:rsidRPr="00133133">
              <w:rPr>
                <w:lang w:val="en-GB"/>
              </w:rPr>
              <w:t>0,01019</w:t>
            </w:r>
          </w:p>
        </w:tc>
      </w:tr>
      <w:tr w:rsidR="00AF4216" w:rsidRPr="00133133" w14:paraId="65CDBD6B" w14:textId="77777777" w:rsidTr="00B513A7">
        <w:trPr>
          <w:tblHeader/>
        </w:trPr>
        <w:tc>
          <w:tcPr>
            <w:tcW w:w="3681" w:type="dxa"/>
            <w:noWrap/>
            <w:vAlign w:val="center"/>
            <w:hideMark/>
          </w:tcPr>
          <w:p w14:paraId="49167E60" w14:textId="77777777" w:rsidR="00AF4216" w:rsidRPr="00133133" w:rsidRDefault="00AF4216" w:rsidP="00B513A7">
            <w:pPr>
              <w:rPr>
                <w:lang w:val="en-GB"/>
              </w:rPr>
            </w:pPr>
            <w:r w:rsidRPr="00133133">
              <w:rPr>
                <w:lang w:val="en-GB"/>
              </w:rPr>
              <w:t>scale(EducationBachelor)</w:t>
            </w:r>
          </w:p>
        </w:tc>
        <w:tc>
          <w:tcPr>
            <w:tcW w:w="1559" w:type="dxa"/>
            <w:noWrap/>
            <w:vAlign w:val="center"/>
            <w:hideMark/>
          </w:tcPr>
          <w:p w14:paraId="7EFB17EA" w14:textId="77777777" w:rsidR="00AF4216" w:rsidRPr="00133133" w:rsidRDefault="00AF4216" w:rsidP="00B513A7">
            <w:pPr>
              <w:rPr>
                <w:lang w:val="en-GB"/>
              </w:rPr>
            </w:pPr>
            <w:r w:rsidRPr="00133133">
              <w:rPr>
                <w:lang w:val="en-GB"/>
              </w:rPr>
              <w:t>0,2718743</w:t>
            </w:r>
          </w:p>
        </w:tc>
        <w:tc>
          <w:tcPr>
            <w:tcW w:w="1462" w:type="dxa"/>
            <w:noWrap/>
            <w:vAlign w:val="center"/>
            <w:hideMark/>
          </w:tcPr>
          <w:p w14:paraId="01D1738F" w14:textId="77777777" w:rsidR="00AF4216" w:rsidRPr="00133133" w:rsidRDefault="00AF4216" w:rsidP="00B513A7">
            <w:pPr>
              <w:rPr>
                <w:lang w:val="en-GB"/>
              </w:rPr>
            </w:pPr>
            <w:r w:rsidRPr="00133133">
              <w:rPr>
                <w:lang w:val="en-GB"/>
              </w:rPr>
              <w:t>0,1900252</w:t>
            </w:r>
          </w:p>
        </w:tc>
        <w:tc>
          <w:tcPr>
            <w:tcW w:w="948" w:type="dxa"/>
            <w:noWrap/>
            <w:vAlign w:val="center"/>
            <w:hideMark/>
          </w:tcPr>
          <w:p w14:paraId="5B4AD8B0" w14:textId="77777777" w:rsidR="00AF4216" w:rsidRPr="00133133" w:rsidRDefault="00AF4216" w:rsidP="00B513A7">
            <w:pPr>
              <w:rPr>
                <w:lang w:val="en-GB"/>
              </w:rPr>
            </w:pPr>
            <w:r w:rsidRPr="00133133">
              <w:rPr>
                <w:lang w:val="en-GB"/>
              </w:rPr>
              <w:t>1,431</w:t>
            </w:r>
          </w:p>
        </w:tc>
        <w:tc>
          <w:tcPr>
            <w:tcW w:w="1360" w:type="dxa"/>
            <w:noWrap/>
            <w:vAlign w:val="center"/>
            <w:hideMark/>
          </w:tcPr>
          <w:p w14:paraId="6167CA6E" w14:textId="77777777" w:rsidR="00AF4216" w:rsidRPr="00133133" w:rsidRDefault="00AF4216" w:rsidP="00B513A7">
            <w:pPr>
              <w:rPr>
                <w:lang w:val="en-GB"/>
              </w:rPr>
            </w:pPr>
            <w:r w:rsidRPr="00133133">
              <w:rPr>
                <w:lang w:val="en-GB"/>
              </w:rPr>
              <w:t>0,154323</w:t>
            </w:r>
          </w:p>
        </w:tc>
      </w:tr>
      <w:tr w:rsidR="00AF4216" w:rsidRPr="00133133" w14:paraId="2AD5D6DA" w14:textId="77777777" w:rsidTr="00B513A7">
        <w:trPr>
          <w:tblHeader/>
        </w:trPr>
        <w:tc>
          <w:tcPr>
            <w:tcW w:w="3681" w:type="dxa"/>
            <w:noWrap/>
            <w:vAlign w:val="center"/>
            <w:hideMark/>
          </w:tcPr>
          <w:p w14:paraId="20E89B73" w14:textId="77777777" w:rsidR="00AF4216" w:rsidRPr="00133133" w:rsidRDefault="00AF4216" w:rsidP="00B513A7">
            <w:pPr>
              <w:rPr>
                <w:lang w:val="en-GB"/>
              </w:rPr>
            </w:pPr>
            <w:r w:rsidRPr="00133133">
              <w:rPr>
                <w:lang w:val="en-GB"/>
              </w:rPr>
              <w:t>scale(EducationDoctorate)</w:t>
            </w:r>
          </w:p>
        </w:tc>
        <w:tc>
          <w:tcPr>
            <w:tcW w:w="1559" w:type="dxa"/>
            <w:noWrap/>
            <w:vAlign w:val="center"/>
            <w:hideMark/>
          </w:tcPr>
          <w:p w14:paraId="16A03BA2" w14:textId="77777777" w:rsidR="00AF4216" w:rsidRPr="00133133" w:rsidRDefault="00AF4216" w:rsidP="00B513A7">
            <w:pPr>
              <w:rPr>
                <w:lang w:val="en-GB"/>
              </w:rPr>
            </w:pPr>
            <w:r w:rsidRPr="00133133">
              <w:rPr>
                <w:lang w:val="en-GB"/>
              </w:rPr>
              <w:t>-0,1200549</w:t>
            </w:r>
          </w:p>
        </w:tc>
        <w:tc>
          <w:tcPr>
            <w:tcW w:w="1462" w:type="dxa"/>
            <w:noWrap/>
            <w:vAlign w:val="center"/>
            <w:hideMark/>
          </w:tcPr>
          <w:p w14:paraId="1C1C79D0" w14:textId="77777777" w:rsidR="00AF4216" w:rsidRPr="00133133" w:rsidRDefault="00AF4216" w:rsidP="00B513A7">
            <w:pPr>
              <w:rPr>
                <w:lang w:val="en-GB"/>
              </w:rPr>
            </w:pPr>
            <w:r w:rsidRPr="00133133">
              <w:rPr>
                <w:lang w:val="en-GB"/>
              </w:rPr>
              <w:t>0,0867597</w:t>
            </w:r>
          </w:p>
        </w:tc>
        <w:tc>
          <w:tcPr>
            <w:tcW w:w="948" w:type="dxa"/>
            <w:noWrap/>
            <w:vAlign w:val="center"/>
            <w:hideMark/>
          </w:tcPr>
          <w:p w14:paraId="0B79F0BD" w14:textId="77777777" w:rsidR="00AF4216" w:rsidRPr="00133133" w:rsidRDefault="00AF4216" w:rsidP="00B513A7">
            <w:pPr>
              <w:rPr>
                <w:lang w:val="en-GB"/>
              </w:rPr>
            </w:pPr>
            <w:r w:rsidRPr="00133133">
              <w:rPr>
                <w:lang w:val="en-GB"/>
              </w:rPr>
              <w:t>-1,384</w:t>
            </w:r>
          </w:p>
        </w:tc>
        <w:tc>
          <w:tcPr>
            <w:tcW w:w="1360" w:type="dxa"/>
            <w:noWrap/>
            <w:vAlign w:val="center"/>
            <w:hideMark/>
          </w:tcPr>
          <w:p w14:paraId="601543C5" w14:textId="77777777" w:rsidR="00AF4216" w:rsidRPr="00133133" w:rsidRDefault="00AF4216" w:rsidP="00B513A7">
            <w:pPr>
              <w:rPr>
                <w:lang w:val="en-GB"/>
              </w:rPr>
            </w:pPr>
            <w:r w:rsidRPr="00133133">
              <w:rPr>
                <w:lang w:val="en-GB"/>
              </w:rPr>
              <w:t>0,168224</w:t>
            </w:r>
          </w:p>
        </w:tc>
      </w:tr>
      <w:tr w:rsidR="00AF4216" w:rsidRPr="00133133" w14:paraId="51075B48" w14:textId="77777777" w:rsidTr="00B513A7">
        <w:trPr>
          <w:tblHeader/>
        </w:trPr>
        <w:tc>
          <w:tcPr>
            <w:tcW w:w="3681" w:type="dxa"/>
            <w:noWrap/>
            <w:vAlign w:val="center"/>
            <w:hideMark/>
          </w:tcPr>
          <w:p w14:paraId="68A02D74" w14:textId="77777777" w:rsidR="00AF4216" w:rsidRPr="00133133" w:rsidRDefault="00AF4216" w:rsidP="00B513A7">
            <w:pPr>
              <w:rPr>
                <w:lang w:val="en-GB"/>
              </w:rPr>
            </w:pPr>
            <w:r w:rsidRPr="00133133">
              <w:rPr>
                <w:lang w:val="en-GB"/>
              </w:rPr>
              <w:t>scale(EducationMaster)</w:t>
            </w:r>
          </w:p>
        </w:tc>
        <w:tc>
          <w:tcPr>
            <w:tcW w:w="1559" w:type="dxa"/>
            <w:noWrap/>
            <w:vAlign w:val="center"/>
            <w:hideMark/>
          </w:tcPr>
          <w:p w14:paraId="63FCA72F" w14:textId="77777777" w:rsidR="00AF4216" w:rsidRPr="00133133" w:rsidRDefault="00AF4216" w:rsidP="00B513A7">
            <w:pPr>
              <w:rPr>
                <w:lang w:val="en-GB"/>
              </w:rPr>
            </w:pPr>
            <w:r w:rsidRPr="00133133">
              <w:rPr>
                <w:lang w:val="en-GB"/>
              </w:rPr>
              <w:t>0,2706103</w:t>
            </w:r>
          </w:p>
        </w:tc>
        <w:tc>
          <w:tcPr>
            <w:tcW w:w="1462" w:type="dxa"/>
            <w:noWrap/>
            <w:vAlign w:val="center"/>
            <w:hideMark/>
          </w:tcPr>
          <w:p w14:paraId="6EA6B36D" w14:textId="77777777" w:rsidR="00AF4216" w:rsidRPr="00133133" w:rsidRDefault="00AF4216" w:rsidP="00B513A7">
            <w:pPr>
              <w:rPr>
                <w:lang w:val="en-GB"/>
              </w:rPr>
            </w:pPr>
            <w:r w:rsidRPr="00133133">
              <w:rPr>
                <w:lang w:val="en-GB"/>
              </w:rPr>
              <w:t>0,1578761</w:t>
            </w:r>
          </w:p>
        </w:tc>
        <w:tc>
          <w:tcPr>
            <w:tcW w:w="948" w:type="dxa"/>
            <w:noWrap/>
            <w:vAlign w:val="center"/>
            <w:hideMark/>
          </w:tcPr>
          <w:p w14:paraId="0C3E5862" w14:textId="77777777" w:rsidR="00AF4216" w:rsidRPr="00133133" w:rsidRDefault="00AF4216" w:rsidP="00B513A7">
            <w:pPr>
              <w:rPr>
                <w:lang w:val="en-GB"/>
              </w:rPr>
            </w:pPr>
            <w:r w:rsidRPr="00133133">
              <w:rPr>
                <w:lang w:val="en-GB"/>
              </w:rPr>
              <w:t>1,714</w:t>
            </w:r>
          </w:p>
        </w:tc>
        <w:tc>
          <w:tcPr>
            <w:tcW w:w="1360" w:type="dxa"/>
            <w:noWrap/>
            <w:vAlign w:val="center"/>
            <w:hideMark/>
          </w:tcPr>
          <w:p w14:paraId="4ED15DC6" w14:textId="77777777" w:rsidR="00AF4216" w:rsidRPr="00133133" w:rsidRDefault="00AF4216" w:rsidP="00B513A7">
            <w:pPr>
              <w:rPr>
                <w:lang w:val="en-GB"/>
              </w:rPr>
            </w:pPr>
            <w:r w:rsidRPr="00133133">
              <w:rPr>
                <w:lang w:val="en-GB"/>
              </w:rPr>
              <w:t>0,088318</w:t>
            </w:r>
          </w:p>
        </w:tc>
      </w:tr>
      <w:tr w:rsidR="00AF4216" w:rsidRPr="00133133" w14:paraId="3871E305" w14:textId="77777777" w:rsidTr="00B513A7">
        <w:trPr>
          <w:tblHeader/>
        </w:trPr>
        <w:tc>
          <w:tcPr>
            <w:tcW w:w="3681" w:type="dxa"/>
            <w:noWrap/>
            <w:vAlign w:val="center"/>
            <w:hideMark/>
          </w:tcPr>
          <w:p w14:paraId="2245B7A5" w14:textId="77777777" w:rsidR="00AF4216" w:rsidRPr="00133133" w:rsidRDefault="00AF4216" w:rsidP="00B513A7">
            <w:pPr>
              <w:rPr>
                <w:lang w:val="en-GB"/>
              </w:rPr>
            </w:pPr>
            <w:r w:rsidRPr="00133133">
              <w:rPr>
                <w:lang w:val="en-GB"/>
              </w:rPr>
              <w:t>scale(EducationHighSchool)</w:t>
            </w:r>
          </w:p>
        </w:tc>
        <w:tc>
          <w:tcPr>
            <w:tcW w:w="1559" w:type="dxa"/>
            <w:noWrap/>
            <w:vAlign w:val="center"/>
            <w:hideMark/>
          </w:tcPr>
          <w:p w14:paraId="67A2EA4A" w14:textId="77777777" w:rsidR="00AF4216" w:rsidRPr="00133133" w:rsidRDefault="00AF4216" w:rsidP="00B513A7">
            <w:pPr>
              <w:rPr>
                <w:lang w:val="en-GB"/>
              </w:rPr>
            </w:pPr>
            <w:r w:rsidRPr="00133133">
              <w:rPr>
                <w:lang w:val="en-GB"/>
              </w:rPr>
              <w:t>0,2960638</w:t>
            </w:r>
          </w:p>
        </w:tc>
        <w:tc>
          <w:tcPr>
            <w:tcW w:w="1462" w:type="dxa"/>
            <w:noWrap/>
            <w:vAlign w:val="center"/>
            <w:hideMark/>
          </w:tcPr>
          <w:p w14:paraId="7002FF4F" w14:textId="77777777" w:rsidR="00AF4216" w:rsidRPr="00133133" w:rsidRDefault="00AF4216" w:rsidP="00B513A7">
            <w:pPr>
              <w:rPr>
                <w:lang w:val="en-GB"/>
              </w:rPr>
            </w:pPr>
            <w:r w:rsidRPr="00133133">
              <w:rPr>
                <w:lang w:val="en-GB"/>
              </w:rPr>
              <w:t>0,1699108</w:t>
            </w:r>
          </w:p>
        </w:tc>
        <w:tc>
          <w:tcPr>
            <w:tcW w:w="948" w:type="dxa"/>
            <w:noWrap/>
            <w:vAlign w:val="center"/>
            <w:hideMark/>
          </w:tcPr>
          <w:p w14:paraId="3E095F27" w14:textId="77777777" w:rsidR="00AF4216" w:rsidRPr="00133133" w:rsidRDefault="00AF4216" w:rsidP="00B513A7">
            <w:pPr>
              <w:rPr>
                <w:lang w:val="en-GB"/>
              </w:rPr>
            </w:pPr>
            <w:r w:rsidRPr="00133133">
              <w:rPr>
                <w:lang w:val="en-GB"/>
              </w:rPr>
              <w:t>1,742</w:t>
            </w:r>
          </w:p>
        </w:tc>
        <w:tc>
          <w:tcPr>
            <w:tcW w:w="1360" w:type="dxa"/>
            <w:noWrap/>
            <w:vAlign w:val="center"/>
            <w:hideMark/>
          </w:tcPr>
          <w:p w14:paraId="089432EA" w14:textId="77777777" w:rsidR="00AF4216" w:rsidRPr="00133133" w:rsidRDefault="00AF4216" w:rsidP="00B513A7">
            <w:pPr>
              <w:rPr>
                <w:lang w:val="en-GB"/>
              </w:rPr>
            </w:pPr>
            <w:r w:rsidRPr="00133133">
              <w:rPr>
                <w:lang w:val="en-GB"/>
              </w:rPr>
              <w:t>0,083214</w:t>
            </w:r>
          </w:p>
        </w:tc>
      </w:tr>
      <w:tr w:rsidR="00AF4216" w:rsidRPr="00133133" w14:paraId="67BD3AB9" w14:textId="77777777" w:rsidTr="00B513A7">
        <w:trPr>
          <w:tblHeader/>
        </w:trPr>
        <w:tc>
          <w:tcPr>
            <w:tcW w:w="3681" w:type="dxa"/>
            <w:noWrap/>
            <w:vAlign w:val="center"/>
            <w:hideMark/>
          </w:tcPr>
          <w:p w14:paraId="041F1082" w14:textId="77777777" w:rsidR="00AF4216" w:rsidRPr="00133133" w:rsidRDefault="00AF4216" w:rsidP="00B513A7">
            <w:pPr>
              <w:rPr>
                <w:lang w:val="en-GB"/>
              </w:rPr>
            </w:pPr>
            <w:r w:rsidRPr="00133133">
              <w:rPr>
                <w:lang w:val="en-GB"/>
              </w:rPr>
              <w:t>scale(EmploymentPartTime)</w:t>
            </w:r>
          </w:p>
        </w:tc>
        <w:tc>
          <w:tcPr>
            <w:tcW w:w="1559" w:type="dxa"/>
            <w:noWrap/>
            <w:vAlign w:val="center"/>
            <w:hideMark/>
          </w:tcPr>
          <w:p w14:paraId="36C90EF6" w14:textId="77777777" w:rsidR="00AF4216" w:rsidRPr="00133133" w:rsidRDefault="00AF4216" w:rsidP="00B513A7">
            <w:pPr>
              <w:rPr>
                <w:lang w:val="en-GB"/>
              </w:rPr>
            </w:pPr>
            <w:r w:rsidRPr="00133133">
              <w:rPr>
                <w:lang w:val="en-GB"/>
              </w:rPr>
              <w:t>0,0135299</w:t>
            </w:r>
          </w:p>
        </w:tc>
        <w:tc>
          <w:tcPr>
            <w:tcW w:w="1462" w:type="dxa"/>
            <w:noWrap/>
            <w:vAlign w:val="center"/>
            <w:hideMark/>
          </w:tcPr>
          <w:p w14:paraId="5A4FD4FF" w14:textId="77777777" w:rsidR="00AF4216" w:rsidRPr="00133133" w:rsidRDefault="00AF4216" w:rsidP="00B513A7">
            <w:pPr>
              <w:rPr>
                <w:lang w:val="en-GB"/>
              </w:rPr>
            </w:pPr>
            <w:r w:rsidRPr="00133133">
              <w:rPr>
                <w:lang w:val="en-GB"/>
              </w:rPr>
              <w:t>0,1451515</w:t>
            </w:r>
          </w:p>
        </w:tc>
        <w:tc>
          <w:tcPr>
            <w:tcW w:w="948" w:type="dxa"/>
            <w:noWrap/>
            <w:vAlign w:val="center"/>
            <w:hideMark/>
          </w:tcPr>
          <w:p w14:paraId="43AB2E7A" w14:textId="77777777" w:rsidR="00AF4216" w:rsidRPr="00133133" w:rsidRDefault="00AF4216" w:rsidP="00B513A7">
            <w:pPr>
              <w:rPr>
                <w:lang w:val="en-GB"/>
              </w:rPr>
            </w:pPr>
            <w:r w:rsidRPr="00133133">
              <w:rPr>
                <w:lang w:val="en-GB"/>
              </w:rPr>
              <w:t>0,093</w:t>
            </w:r>
          </w:p>
        </w:tc>
        <w:tc>
          <w:tcPr>
            <w:tcW w:w="1360" w:type="dxa"/>
            <w:noWrap/>
            <w:vAlign w:val="center"/>
            <w:hideMark/>
          </w:tcPr>
          <w:p w14:paraId="1922D11E" w14:textId="77777777" w:rsidR="00AF4216" w:rsidRPr="00133133" w:rsidRDefault="00AF4216" w:rsidP="00B513A7">
            <w:pPr>
              <w:rPr>
                <w:lang w:val="en-GB"/>
              </w:rPr>
            </w:pPr>
            <w:r w:rsidRPr="00133133">
              <w:rPr>
                <w:lang w:val="en-GB"/>
              </w:rPr>
              <w:t>0,925843</w:t>
            </w:r>
          </w:p>
        </w:tc>
      </w:tr>
      <w:tr w:rsidR="00AF4216" w:rsidRPr="00133133" w14:paraId="2E857AE4" w14:textId="77777777" w:rsidTr="00B513A7">
        <w:trPr>
          <w:tblHeader/>
        </w:trPr>
        <w:tc>
          <w:tcPr>
            <w:tcW w:w="3681" w:type="dxa"/>
            <w:noWrap/>
            <w:vAlign w:val="center"/>
            <w:hideMark/>
          </w:tcPr>
          <w:p w14:paraId="6182A857" w14:textId="77777777" w:rsidR="00AF4216" w:rsidRPr="00133133" w:rsidRDefault="00AF4216" w:rsidP="00B513A7">
            <w:pPr>
              <w:rPr>
                <w:lang w:val="en-GB"/>
              </w:rPr>
            </w:pPr>
            <w:r w:rsidRPr="00133133">
              <w:rPr>
                <w:lang w:val="en-GB"/>
              </w:rPr>
              <w:t>scale(EmploymentFullTime)</w:t>
            </w:r>
          </w:p>
        </w:tc>
        <w:tc>
          <w:tcPr>
            <w:tcW w:w="1559" w:type="dxa"/>
            <w:noWrap/>
            <w:vAlign w:val="center"/>
            <w:hideMark/>
          </w:tcPr>
          <w:p w14:paraId="6C810957" w14:textId="77777777" w:rsidR="00AF4216" w:rsidRPr="00133133" w:rsidRDefault="00AF4216" w:rsidP="00B513A7">
            <w:pPr>
              <w:rPr>
                <w:lang w:val="en-GB"/>
              </w:rPr>
            </w:pPr>
            <w:r w:rsidRPr="00133133">
              <w:rPr>
                <w:lang w:val="en-GB"/>
              </w:rPr>
              <w:t>0,1794639</w:t>
            </w:r>
          </w:p>
        </w:tc>
        <w:tc>
          <w:tcPr>
            <w:tcW w:w="1462" w:type="dxa"/>
            <w:noWrap/>
            <w:vAlign w:val="center"/>
            <w:hideMark/>
          </w:tcPr>
          <w:p w14:paraId="2D50327D" w14:textId="77777777" w:rsidR="00AF4216" w:rsidRPr="00133133" w:rsidRDefault="00AF4216" w:rsidP="00B513A7">
            <w:pPr>
              <w:rPr>
                <w:lang w:val="en-GB"/>
              </w:rPr>
            </w:pPr>
            <w:r w:rsidRPr="00133133">
              <w:rPr>
                <w:lang w:val="en-GB"/>
              </w:rPr>
              <w:t>0,2187316</w:t>
            </w:r>
          </w:p>
        </w:tc>
        <w:tc>
          <w:tcPr>
            <w:tcW w:w="948" w:type="dxa"/>
            <w:noWrap/>
            <w:vAlign w:val="center"/>
            <w:hideMark/>
          </w:tcPr>
          <w:p w14:paraId="78AD9DD4" w14:textId="77777777" w:rsidR="00AF4216" w:rsidRPr="00133133" w:rsidRDefault="00AF4216" w:rsidP="00B513A7">
            <w:pPr>
              <w:rPr>
                <w:lang w:val="en-GB"/>
              </w:rPr>
            </w:pPr>
            <w:r w:rsidRPr="00133133">
              <w:rPr>
                <w:lang w:val="en-GB"/>
              </w:rPr>
              <w:t>0,82</w:t>
            </w:r>
          </w:p>
        </w:tc>
        <w:tc>
          <w:tcPr>
            <w:tcW w:w="1360" w:type="dxa"/>
            <w:noWrap/>
            <w:vAlign w:val="center"/>
            <w:hideMark/>
          </w:tcPr>
          <w:p w14:paraId="378CC59A" w14:textId="77777777" w:rsidR="00AF4216" w:rsidRPr="00133133" w:rsidRDefault="00AF4216" w:rsidP="00B513A7">
            <w:pPr>
              <w:rPr>
                <w:lang w:val="en-GB"/>
              </w:rPr>
            </w:pPr>
            <w:r w:rsidRPr="00133133">
              <w:rPr>
                <w:lang w:val="en-GB"/>
              </w:rPr>
              <w:t>0,413081</w:t>
            </w:r>
          </w:p>
        </w:tc>
      </w:tr>
      <w:tr w:rsidR="00AF4216" w:rsidRPr="00133133" w14:paraId="3815B1D8" w14:textId="77777777" w:rsidTr="00B513A7">
        <w:trPr>
          <w:tblHeader/>
        </w:trPr>
        <w:tc>
          <w:tcPr>
            <w:tcW w:w="3681" w:type="dxa"/>
            <w:noWrap/>
            <w:vAlign w:val="center"/>
            <w:hideMark/>
          </w:tcPr>
          <w:p w14:paraId="51C83D6A" w14:textId="77777777" w:rsidR="00AF4216" w:rsidRPr="00133133" w:rsidRDefault="00AF4216" w:rsidP="00B513A7">
            <w:pPr>
              <w:rPr>
                <w:lang w:val="en-GB"/>
              </w:rPr>
            </w:pPr>
            <w:r w:rsidRPr="00133133">
              <w:rPr>
                <w:lang w:val="en-GB"/>
              </w:rPr>
              <w:t>scale(EmploymentRetired)</w:t>
            </w:r>
          </w:p>
        </w:tc>
        <w:tc>
          <w:tcPr>
            <w:tcW w:w="1559" w:type="dxa"/>
            <w:noWrap/>
            <w:vAlign w:val="center"/>
            <w:hideMark/>
          </w:tcPr>
          <w:p w14:paraId="09E8FB61" w14:textId="77777777" w:rsidR="00AF4216" w:rsidRPr="00133133" w:rsidRDefault="00AF4216" w:rsidP="00B513A7">
            <w:pPr>
              <w:rPr>
                <w:lang w:val="en-GB"/>
              </w:rPr>
            </w:pPr>
            <w:r w:rsidRPr="00133133">
              <w:rPr>
                <w:lang w:val="en-GB"/>
              </w:rPr>
              <w:t>-0,0742584</w:t>
            </w:r>
          </w:p>
        </w:tc>
        <w:tc>
          <w:tcPr>
            <w:tcW w:w="1462" w:type="dxa"/>
            <w:noWrap/>
            <w:vAlign w:val="center"/>
            <w:hideMark/>
          </w:tcPr>
          <w:p w14:paraId="4A0072FB" w14:textId="77777777" w:rsidR="00AF4216" w:rsidRPr="00133133" w:rsidRDefault="00AF4216" w:rsidP="00B513A7">
            <w:pPr>
              <w:rPr>
                <w:lang w:val="en-GB"/>
              </w:rPr>
            </w:pPr>
            <w:r w:rsidRPr="00133133">
              <w:rPr>
                <w:lang w:val="en-GB"/>
              </w:rPr>
              <w:t>0,1244926</w:t>
            </w:r>
          </w:p>
        </w:tc>
        <w:tc>
          <w:tcPr>
            <w:tcW w:w="948" w:type="dxa"/>
            <w:noWrap/>
            <w:vAlign w:val="center"/>
            <w:hideMark/>
          </w:tcPr>
          <w:p w14:paraId="0E47F09C" w14:textId="77777777" w:rsidR="00AF4216" w:rsidRPr="00133133" w:rsidRDefault="00AF4216" w:rsidP="00B513A7">
            <w:pPr>
              <w:rPr>
                <w:lang w:val="en-GB"/>
              </w:rPr>
            </w:pPr>
            <w:r w:rsidRPr="00133133">
              <w:rPr>
                <w:lang w:val="en-GB"/>
              </w:rPr>
              <w:t>-0,596</w:t>
            </w:r>
          </w:p>
        </w:tc>
        <w:tc>
          <w:tcPr>
            <w:tcW w:w="1360" w:type="dxa"/>
            <w:noWrap/>
            <w:vAlign w:val="center"/>
            <w:hideMark/>
          </w:tcPr>
          <w:p w14:paraId="78E659F3" w14:textId="77777777" w:rsidR="00AF4216" w:rsidRPr="00133133" w:rsidRDefault="00AF4216" w:rsidP="00B513A7">
            <w:pPr>
              <w:rPr>
                <w:lang w:val="en-GB"/>
              </w:rPr>
            </w:pPr>
            <w:r w:rsidRPr="00133133">
              <w:rPr>
                <w:lang w:val="en-GB"/>
              </w:rPr>
              <w:t>0,551633</w:t>
            </w:r>
          </w:p>
        </w:tc>
      </w:tr>
      <w:tr w:rsidR="00AF4216" w:rsidRPr="00133133" w14:paraId="1813520E" w14:textId="77777777" w:rsidTr="00B513A7">
        <w:trPr>
          <w:tblHeader/>
        </w:trPr>
        <w:tc>
          <w:tcPr>
            <w:tcW w:w="3681" w:type="dxa"/>
            <w:noWrap/>
            <w:vAlign w:val="center"/>
            <w:hideMark/>
          </w:tcPr>
          <w:p w14:paraId="33547AF8" w14:textId="77777777" w:rsidR="00AF4216" w:rsidRPr="00133133" w:rsidRDefault="00AF4216" w:rsidP="00B513A7">
            <w:pPr>
              <w:rPr>
                <w:lang w:val="en-GB"/>
              </w:rPr>
            </w:pPr>
            <w:r w:rsidRPr="00133133">
              <w:rPr>
                <w:lang w:val="en-GB"/>
              </w:rPr>
              <w:lastRenderedPageBreak/>
              <w:t>scale(EmploymentSelfEmployed)</w:t>
            </w:r>
          </w:p>
        </w:tc>
        <w:tc>
          <w:tcPr>
            <w:tcW w:w="1559" w:type="dxa"/>
            <w:noWrap/>
            <w:vAlign w:val="center"/>
            <w:hideMark/>
          </w:tcPr>
          <w:p w14:paraId="4AFE4B38" w14:textId="77777777" w:rsidR="00AF4216" w:rsidRPr="00133133" w:rsidRDefault="00AF4216" w:rsidP="00B513A7">
            <w:pPr>
              <w:rPr>
                <w:lang w:val="en-GB"/>
              </w:rPr>
            </w:pPr>
            <w:r w:rsidRPr="00133133">
              <w:rPr>
                <w:lang w:val="en-GB"/>
              </w:rPr>
              <w:t>0,0417941</w:t>
            </w:r>
          </w:p>
        </w:tc>
        <w:tc>
          <w:tcPr>
            <w:tcW w:w="1462" w:type="dxa"/>
            <w:noWrap/>
            <w:vAlign w:val="center"/>
            <w:hideMark/>
          </w:tcPr>
          <w:p w14:paraId="189875FE" w14:textId="77777777" w:rsidR="00AF4216" w:rsidRPr="00133133" w:rsidRDefault="00AF4216" w:rsidP="00B513A7">
            <w:pPr>
              <w:rPr>
                <w:lang w:val="en-GB"/>
              </w:rPr>
            </w:pPr>
            <w:r w:rsidRPr="00133133">
              <w:rPr>
                <w:lang w:val="en-GB"/>
              </w:rPr>
              <w:t>0,1540087</w:t>
            </w:r>
          </w:p>
        </w:tc>
        <w:tc>
          <w:tcPr>
            <w:tcW w:w="948" w:type="dxa"/>
            <w:noWrap/>
            <w:vAlign w:val="center"/>
            <w:hideMark/>
          </w:tcPr>
          <w:p w14:paraId="2BF3522A" w14:textId="77777777" w:rsidR="00AF4216" w:rsidRPr="00133133" w:rsidRDefault="00AF4216" w:rsidP="00B513A7">
            <w:pPr>
              <w:rPr>
                <w:lang w:val="en-GB"/>
              </w:rPr>
            </w:pPr>
            <w:r w:rsidRPr="00133133">
              <w:rPr>
                <w:lang w:val="en-GB"/>
              </w:rPr>
              <w:t>0,271</w:t>
            </w:r>
          </w:p>
        </w:tc>
        <w:tc>
          <w:tcPr>
            <w:tcW w:w="1360" w:type="dxa"/>
            <w:noWrap/>
            <w:vAlign w:val="center"/>
            <w:hideMark/>
          </w:tcPr>
          <w:p w14:paraId="30A3D446" w14:textId="77777777" w:rsidR="00AF4216" w:rsidRPr="00133133" w:rsidRDefault="00AF4216" w:rsidP="00B513A7">
            <w:pPr>
              <w:rPr>
                <w:lang w:val="en-GB"/>
              </w:rPr>
            </w:pPr>
            <w:r w:rsidRPr="00133133">
              <w:rPr>
                <w:lang w:val="en-GB"/>
              </w:rPr>
              <w:t>0,786428</w:t>
            </w:r>
          </w:p>
        </w:tc>
      </w:tr>
      <w:tr w:rsidR="00AF4216" w:rsidRPr="00133133" w14:paraId="720618E0" w14:textId="77777777" w:rsidTr="00B513A7">
        <w:trPr>
          <w:tblHeader/>
        </w:trPr>
        <w:tc>
          <w:tcPr>
            <w:tcW w:w="3681" w:type="dxa"/>
            <w:noWrap/>
            <w:vAlign w:val="center"/>
            <w:hideMark/>
          </w:tcPr>
          <w:p w14:paraId="383FA7A5" w14:textId="77777777" w:rsidR="00AF4216" w:rsidRPr="00133133" w:rsidRDefault="00AF4216" w:rsidP="00B513A7">
            <w:pPr>
              <w:rPr>
                <w:lang w:val="en-GB"/>
              </w:rPr>
            </w:pPr>
            <w:r w:rsidRPr="00133133">
              <w:rPr>
                <w:lang w:val="en-GB"/>
              </w:rPr>
              <w:t>scale(EmploymentStudent)</w:t>
            </w:r>
          </w:p>
        </w:tc>
        <w:tc>
          <w:tcPr>
            <w:tcW w:w="1559" w:type="dxa"/>
            <w:noWrap/>
            <w:vAlign w:val="center"/>
            <w:hideMark/>
          </w:tcPr>
          <w:p w14:paraId="7D0F467F" w14:textId="77777777" w:rsidR="00AF4216" w:rsidRPr="00133133" w:rsidRDefault="00AF4216" w:rsidP="00B513A7">
            <w:pPr>
              <w:rPr>
                <w:lang w:val="en-GB"/>
              </w:rPr>
            </w:pPr>
            <w:r w:rsidRPr="00133133">
              <w:rPr>
                <w:lang w:val="en-GB"/>
              </w:rPr>
              <w:t>0,0172881</w:t>
            </w:r>
          </w:p>
        </w:tc>
        <w:tc>
          <w:tcPr>
            <w:tcW w:w="1462" w:type="dxa"/>
            <w:noWrap/>
            <w:vAlign w:val="center"/>
            <w:hideMark/>
          </w:tcPr>
          <w:p w14:paraId="4E106302" w14:textId="77777777" w:rsidR="00AF4216" w:rsidRPr="00133133" w:rsidRDefault="00AF4216" w:rsidP="00B513A7">
            <w:pPr>
              <w:rPr>
                <w:lang w:val="en-GB"/>
              </w:rPr>
            </w:pPr>
            <w:r w:rsidRPr="00133133">
              <w:rPr>
                <w:lang w:val="en-GB"/>
              </w:rPr>
              <w:t>0,18974</w:t>
            </w:r>
          </w:p>
        </w:tc>
        <w:tc>
          <w:tcPr>
            <w:tcW w:w="948" w:type="dxa"/>
            <w:noWrap/>
            <w:vAlign w:val="center"/>
            <w:hideMark/>
          </w:tcPr>
          <w:p w14:paraId="65B31AB7" w14:textId="77777777" w:rsidR="00AF4216" w:rsidRPr="00133133" w:rsidRDefault="00AF4216" w:rsidP="00B513A7">
            <w:pPr>
              <w:rPr>
                <w:lang w:val="en-GB"/>
              </w:rPr>
            </w:pPr>
            <w:r w:rsidRPr="00133133">
              <w:rPr>
                <w:lang w:val="en-GB"/>
              </w:rPr>
              <w:t>0,091</w:t>
            </w:r>
          </w:p>
        </w:tc>
        <w:tc>
          <w:tcPr>
            <w:tcW w:w="1360" w:type="dxa"/>
            <w:noWrap/>
            <w:vAlign w:val="center"/>
            <w:hideMark/>
          </w:tcPr>
          <w:p w14:paraId="2314DA44" w14:textId="77777777" w:rsidR="00AF4216" w:rsidRPr="00133133" w:rsidRDefault="00AF4216" w:rsidP="00B513A7">
            <w:pPr>
              <w:rPr>
                <w:lang w:val="en-GB"/>
              </w:rPr>
            </w:pPr>
            <w:r w:rsidRPr="00133133">
              <w:rPr>
                <w:lang w:val="en-GB"/>
              </w:rPr>
              <w:t>0,927507</w:t>
            </w:r>
          </w:p>
        </w:tc>
      </w:tr>
      <w:tr w:rsidR="00AF4216" w:rsidRPr="00133133" w14:paraId="4DCF973D" w14:textId="77777777" w:rsidTr="00B513A7">
        <w:trPr>
          <w:tblHeader/>
        </w:trPr>
        <w:tc>
          <w:tcPr>
            <w:tcW w:w="3681" w:type="dxa"/>
            <w:noWrap/>
            <w:vAlign w:val="center"/>
            <w:hideMark/>
          </w:tcPr>
          <w:p w14:paraId="6EF52FB9" w14:textId="77777777" w:rsidR="00AF4216" w:rsidRPr="00133133" w:rsidRDefault="00AF4216" w:rsidP="00B513A7">
            <w:pPr>
              <w:rPr>
                <w:lang w:val="en-GB"/>
              </w:rPr>
            </w:pPr>
            <w:r w:rsidRPr="00133133">
              <w:rPr>
                <w:lang w:val="en-GB"/>
              </w:rPr>
              <w:t>scale(EmploymentUnableToWork)</w:t>
            </w:r>
          </w:p>
        </w:tc>
        <w:tc>
          <w:tcPr>
            <w:tcW w:w="1559" w:type="dxa"/>
            <w:noWrap/>
            <w:vAlign w:val="center"/>
            <w:hideMark/>
          </w:tcPr>
          <w:p w14:paraId="4F34D134" w14:textId="77777777" w:rsidR="00AF4216" w:rsidRPr="00133133" w:rsidRDefault="00AF4216" w:rsidP="00B513A7">
            <w:pPr>
              <w:rPr>
                <w:lang w:val="en-GB"/>
              </w:rPr>
            </w:pPr>
            <w:r w:rsidRPr="00133133">
              <w:rPr>
                <w:lang w:val="en-GB"/>
              </w:rPr>
              <w:t>-0,0273824</w:t>
            </w:r>
          </w:p>
        </w:tc>
        <w:tc>
          <w:tcPr>
            <w:tcW w:w="1462" w:type="dxa"/>
            <w:noWrap/>
            <w:vAlign w:val="center"/>
            <w:hideMark/>
          </w:tcPr>
          <w:p w14:paraId="384AA19E" w14:textId="77777777" w:rsidR="00AF4216" w:rsidRPr="00133133" w:rsidRDefault="00AF4216" w:rsidP="00B513A7">
            <w:pPr>
              <w:rPr>
                <w:lang w:val="en-GB"/>
              </w:rPr>
            </w:pPr>
            <w:r w:rsidRPr="00133133">
              <w:rPr>
                <w:lang w:val="en-GB"/>
              </w:rPr>
              <w:t>0,0778451</w:t>
            </w:r>
          </w:p>
        </w:tc>
        <w:tc>
          <w:tcPr>
            <w:tcW w:w="948" w:type="dxa"/>
            <w:noWrap/>
            <w:vAlign w:val="center"/>
            <w:hideMark/>
          </w:tcPr>
          <w:p w14:paraId="2226E931" w14:textId="77777777" w:rsidR="00AF4216" w:rsidRPr="00133133" w:rsidRDefault="00AF4216" w:rsidP="00B513A7">
            <w:pPr>
              <w:rPr>
                <w:lang w:val="en-GB"/>
              </w:rPr>
            </w:pPr>
            <w:r w:rsidRPr="00133133">
              <w:rPr>
                <w:lang w:val="en-GB"/>
              </w:rPr>
              <w:t>-0,352</w:t>
            </w:r>
          </w:p>
        </w:tc>
        <w:tc>
          <w:tcPr>
            <w:tcW w:w="1360" w:type="dxa"/>
            <w:noWrap/>
            <w:vAlign w:val="center"/>
            <w:hideMark/>
          </w:tcPr>
          <w:p w14:paraId="49CCB885" w14:textId="77777777" w:rsidR="00AF4216" w:rsidRPr="00133133" w:rsidRDefault="00AF4216" w:rsidP="00B513A7">
            <w:pPr>
              <w:rPr>
                <w:lang w:val="en-GB"/>
              </w:rPr>
            </w:pPr>
            <w:r w:rsidRPr="00133133">
              <w:rPr>
                <w:lang w:val="en-GB"/>
              </w:rPr>
              <w:t>0,725452</w:t>
            </w:r>
          </w:p>
        </w:tc>
      </w:tr>
      <w:tr w:rsidR="00AF4216" w:rsidRPr="00133133" w14:paraId="661E26B5" w14:textId="77777777" w:rsidTr="00B513A7">
        <w:trPr>
          <w:tblHeader/>
        </w:trPr>
        <w:tc>
          <w:tcPr>
            <w:tcW w:w="3681" w:type="dxa"/>
            <w:noWrap/>
            <w:vAlign w:val="center"/>
            <w:hideMark/>
          </w:tcPr>
          <w:p w14:paraId="2FE9DF98" w14:textId="77777777" w:rsidR="00AF4216" w:rsidRPr="00133133" w:rsidRDefault="00AF4216" w:rsidP="00B513A7">
            <w:pPr>
              <w:rPr>
                <w:lang w:val="en-GB"/>
              </w:rPr>
            </w:pPr>
            <w:r w:rsidRPr="00133133">
              <w:rPr>
                <w:lang w:val="en-GB"/>
              </w:rPr>
              <w:t>scale(EmploymentUnemployed</w:t>
            </w:r>
          </w:p>
          <w:p w14:paraId="3A339B4B" w14:textId="77777777" w:rsidR="00AF4216" w:rsidRPr="00133133" w:rsidRDefault="00AF4216" w:rsidP="00B513A7">
            <w:pPr>
              <w:rPr>
                <w:lang w:val="en-GB"/>
              </w:rPr>
            </w:pPr>
            <w:r w:rsidRPr="00133133">
              <w:rPr>
                <w:lang w:val="en-GB"/>
              </w:rPr>
              <w:t>Looking)</w:t>
            </w:r>
          </w:p>
        </w:tc>
        <w:tc>
          <w:tcPr>
            <w:tcW w:w="1559" w:type="dxa"/>
            <w:noWrap/>
            <w:vAlign w:val="center"/>
            <w:hideMark/>
          </w:tcPr>
          <w:p w14:paraId="68D95440" w14:textId="77777777" w:rsidR="00AF4216" w:rsidRPr="00133133" w:rsidRDefault="00AF4216" w:rsidP="00B513A7">
            <w:pPr>
              <w:rPr>
                <w:lang w:val="en-GB"/>
              </w:rPr>
            </w:pPr>
            <w:r w:rsidRPr="00133133">
              <w:rPr>
                <w:lang w:val="en-GB"/>
              </w:rPr>
              <w:t>0,0002182</w:t>
            </w:r>
          </w:p>
        </w:tc>
        <w:tc>
          <w:tcPr>
            <w:tcW w:w="1462" w:type="dxa"/>
            <w:noWrap/>
            <w:vAlign w:val="center"/>
            <w:hideMark/>
          </w:tcPr>
          <w:p w14:paraId="74820A71" w14:textId="77777777" w:rsidR="00AF4216" w:rsidRPr="00133133" w:rsidRDefault="00AF4216" w:rsidP="00B513A7">
            <w:pPr>
              <w:rPr>
                <w:lang w:val="en-GB"/>
              </w:rPr>
            </w:pPr>
            <w:r w:rsidRPr="00133133">
              <w:rPr>
                <w:lang w:val="en-GB"/>
              </w:rPr>
              <w:t>0,1157257</w:t>
            </w:r>
          </w:p>
        </w:tc>
        <w:tc>
          <w:tcPr>
            <w:tcW w:w="948" w:type="dxa"/>
            <w:noWrap/>
            <w:vAlign w:val="center"/>
            <w:hideMark/>
          </w:tcPr>
          <w:p w14:paraId="3BD7802C" w14:textId="77777777" w:rsidR="00AF4216" w:rsidRPr="00133133" w:rsidRDefault="00AF4216" w:rsidP="00B513A7">
            <w:pPr>
              <w:rPr>
                <w:lang w:val="en-GB"/>
              </w:rPr>
            </w:pPr>
            <w:r w:rsidRPr="00133133">
              <w:rPr>
                <w:lang w:val="en-GB"/>
              </w:rPr>
              <w:t>0,002</w:t>
            </w:r>
          </w:p>
        </w:tc>
        <w:tc>
          <w:tcPr>
            <w:tcW w:w="1360" w:type="dxa"/>
            <w:noWrap/>
            <w:vAlign w:val="center"/>
            <w:hideMark/>
          </w:tcPr>
          <w:p w14:paraId="555CD9D8" w14:textId="77777777" w:rsidR="00AF4216" w:rsidRPr="00133133" w:rsidRDefault="00AF4216" w:rsidP="00B513A7">
            <w:pPr>
              <w:rPr>
                <w:lang w:val="en-GB"/>
              </w:rPr>
            </w:pPr>
            <w:r w:rsidRPr="00133133">
              <w:rPr>
                <w:lang w:val="en-GB"/>
              </w:rPr>
              <w:t>0,998498</w:t>
            </w:r>
          </w:p>
        </w:tc>
      </w:tr>
      <w:tr w:rsidR="00AF4216" w:rsidRPr="00133133" w14:paraId="34C4A2D2" w14:textId="77777777" w:rsidTr="00B513A7">
        <w:trPr>
          <w:tblHeader/>
        </w:trPr>
        <w:tc>
          <w:tcPr>
            <w:tcW w:w="3681" w:type="dxa"/>
            <w:noWrap/>
            <w:vAlign w:val="center"/>
            <w:hideMark/>
          </w:tcPr>
          <w:p w14:paraId="2DBFD588" w14:textId="77777777" w:rsidR="00AF4216" w:rsidRPr="00133133" w:rsidRDefault="00AF4216" w:rsidP="00B513A7">
            <w:pPr>
              <w:rPr>
                <w:lang w:val="en-GB"/>
              </w:rPr>
            </w:pPr>
            <w:r w:rsidRPr="00133133">
              <w:rPr>
                <w:lang w:val="en-GB"/>
              </w:rPr>
              <w:t>Scale(EmploymentUnemployed</w:t>
            </w:r>
          </w:p>
          <w:p w14:paraId="336F8BD6" w14:textId="77777777" w:rsidR="00AF4216" w:rsidRPr="00133133" w:rsidRDefault="00AF4216" w:rsidP="00B513A7">
            <w:pPr>
              <w:rPr>
                <w:lang w:val="en-GB"/>
              </w:rPr>
            </w:pPr>
            <w:r w:rsidRPr="00133133">
              <w:rPr>
                <w:lang w:val="en-GB"/>
              </w:rPr>
              <w:t>notlooking)</w:t>
            </w:r>
          </w:p>
        </w:tc>
        <w:tc>
          <w:tcPr>
            <w:tcW w:w="1559" w:type="dxa"/>
            <w:noWrap/>
            <w:vAlign w:val="center"/>
            <w:hideMark/>
          </w:tcPr>
          <w:p w14:paraId="59546AE1" w14:textId="77777777" w:rsidR="00AF4216" w:rsidRPr="00133133" w:rsidRDefault="00AF4216" w:rsidP="00B513A7">
            <w:pPr>
              <w:rPr>
                <w:lang w:val="en-GB"/>
              </w:rPr>
            </w:pPr>
            <w:r w:rsidRPr="00133133">
              <w:rPr>
                <w:lang w:val="en-GB"/>
              </w:rPr>
              <w:t>NA</w:t>
            </w:r>
          </w:p>
        </w:tc>
        <w:tc>
          <w:tcPr>
            <w:tcW w:w="1462" w:type="dxa"/>
            <w:noWrap/>
            <w:vAlign w:val="center"/>
            <w:hideMark/>
          </w:tcPr>
          <w:p w14:paraId="16952749" w14:textId="77777777" w:rsidR="00AF4216" w:rsidRPr="00133133" w:rsidRDefault="00AF4216" w:rsidP="00B513A7">
            <w:pPr>
              <w:rPr>
                <w:lang w:val="en-GB"/>
              </w:rPr>
            </w:pPr>
            <w:r w:rsidRPr="00133133">
              <w:rPr>
                <w:lang w:val="en-GB"/>
              </w:rPr>
              <w:t>NA</w:t>
            </w:r>
          </w:p>
        </w:tc>
        <w:tc>
          <w:tcPr>
            <w:tcW w:w="948" w:type="dxa"/>
            <w:noWrap/>
            <w:vAlign w:val="center"/>
            <w:hideMark/>
          </w:tcPr>
          <w:p w14:paraId="7310E46C" w14:textId="77777777" w:rsidR="00AF4216" w:rsidRPr="00133133" w:rsidRDefault="00AF4216" w:rsidP="00B513A7">
            <w:pPr>
              <w:rPr>
                <w:lang w:val="en-GB"/>
              </w:rPr>
            </w:pPr>
            <w:r w:rsidRPr="00133133">
              <w:rPr>
                <w:lang w:val="en-GB"/>
              </w:rPr>
              <w:t>NA</w:t>
            </w:r>
          </w:p>
        </w:tc>
        <w:tc>
          <w:tcPr>
            <w:tcW w:w="1360" w:type="dxa"/>
            <w:noWrap/>
            <w:vAlign w:val="center"/>
            <w:hideMark/>
          </w:tcPr>
          <w:p w14:paraId="6A17F952" w14:textId="77777777" w:rsidR="00AF4216" w:rsidRPr="00133133" w:rsidRDefault="00AF4216" w:rsidP="00B513A7">
            <w:pPr>
              <w:rPr>
                <w:lang w:val="en-GB"/>
              </w:rPr>
            </w:pPr>
            <w:r w:rsidRPr="00133133">
              <w:rPr>
                <w:lang w:val="en-GB"/>
              </w:rPr>
              <w:t>NA</w:t>
            </w:r>
          </w:p>
        </w:tc>
      </w:tr>
      <w:tr w:rsidR="00AF4216" w:rsidRPr="00133133" w14:paraId="0D00252E" w14:textId="77777777" w:rsidTr="00B513A7">
        <w:trPr>
          <w:tblHeader/>
        </w:trPr>
        <w:tc>
          <w:tcPr>
            <w:tcW w:w="3681" w:type="dxa"/>
            <w:noWrap/>
            <w:vAlign w:val="center"/>
            <w:hideMark/>
          </w:tcPr>
          <w:p w14:paraId="76A71892" w14:textId="77777777" w:rsidR="00AF4216" w:rsidRPr="00133133" w:rsidRDefault="00AF4216" w:rsidP="00B513A7">
            <w:pPr>
              <w:rPr>
                <w:lang w:val="en-GB"/>
              </w:rPr>
            </w:pPr>
            <w:r w:rsidRPr="00133133">
              <w:rPr>
                <w:lang w:val="en-GB"/>
              </w:rPr>
              <w:t>scale(Hedonic):scale(Offline)</w:t>
            </w:r>
          </w:p>
        </w:tc>
        <w:tc>
          <w:tcPr>
            <w:tcW w:w="1559" w:type="dxa"/>
            <w:noWrap/>
            <w:vAlign w:val="center"/>
            <w:hideMark/>
          </w:tcPr>
          <w:p w14:paraId="0366816B" w14:textId="77777777" w:rsidR="00AF4216" w:rsidRPr="00133133" w:rsidRDefault="00AF4216" w:rsidP="00B513A7">
            <w:pPr>
              <w:rPr>
                <w:lang w:val="en-GB"/>
              </w:rPr>
            </w:pPr>
            <w:r w:rsidRPr="00133133">
              <w:rPr>
                <w:lang w:val="en-GB"/>
              </w:rPr>
              <w:t>0,030876</w:t>
            </w:r>
          </w:p>
        </w:tc>
        <w:tc>
          <w:tcPr>
            <w:tcW w:w="1462" w:type="dxa"/>
            <w:noWrap/>
            <w:vAlign w:val="center"/>
            <w:hideMark/>
          </w:tcPr>
          <w:p w14:paraId="0E7F9A66" w14:textId="77777777" w:rsidR="00AF4216" w:rsidRPr="00133133" w:rsidRDefault="00AF4216" w:rsidP="00B513A7">
            <w:pPr>
              <w:rPr>
                <w:lang w:val="en-GB"/>
              </w:rPr>
            </w:pPr>
            <w:r w:rsidRPr="00133133">
              <w:rPr>
                <w:lang w:val="en-GB"/>
              </w:rPr>
              <w:t>0,0567156</w:t>
            </w:r>
          </w:p>
        </w:tc>
        <w:tc>
          <w:tcPr>
            <w:tcW w:w="948" w:type="dxa"/>
            <w:noWrap/>
            <w:vAlign w:val="center"/>
            <w:hideMark/>
          </w:tcPr>
          <w:p w14:paraId="5052FB31" w14:textId="77777777" w:rsidR="00AF4216" w:rsidRPr="00133133" w:rsidRDefault="00AF4216" w:rsidP="00B513A7">
            <w:pPr>
              <w:rPr>
                <w:lang w:val="en-GB"/>
              </w:rPr>
            </w:pPr>
            <w:r w:rsidRPr="00133133">
              <w:rPr>
                <w:lang w:val="en-GB"/>
              </w:rPr>
              <w:t>0,544</w:t>
            </w:r>
          </w:p>
        </w:tc>
        <w:tc>
          <w:tcPr>
            <w:tcW w:w="1360" w:type="dxa"/>
            <w:noWrap/>
            <w:vAlign w:val="center"/>
            <w:hideMark/>
          </w:tcPr>
          <w:p w14:paraId="1A7B733A" w14:textId="77777777" w:rsidR="00AF4216" w:rsidRPr="00133133" w:rsidRDefault="00AF4216" w:rsidP="00B513A7">
            <w:pPr>
              <w:rPr>
                <w:lang w:val="en-GB"/>
              </w:rPr>
            </w:pPr>
            <w:r w:rsidRPr="00133133">
              <w:rPr>
                <w:lang w:val="en-GB"/>
              </w:rPr>
              <w:t>0,586871</w:t>
            </w:r>
          </w:p>
        </w:tc>
      </w:tr>
      <w:tr w:rsidR="00AF4216" w:rsidRPr="00133133" w14:paraId="3E32694C" w14:textId="77777777" w:rsidTr="00B513A7">
        <w:trPr>
          <w:tblHeader/>
        </w:trPr>
        <w:tc>
          <w:tcPr>
            <w:tcW w:w="3681" w:type="dxa"/>
            <w:noWrap/>
            <w:vAlign w:val="center"/>
            <w:hideMark/>
          </w:tcPr>
          <w:p w14:paraId="599F1686" w14:textId="77777777" w:rsidR="00AF4216" w:rsidRPr="00133133" w:rsidRDefault="00AF4216" w:rsidP="00B513A7">
            <w:pPr>
              <w:rPr>
                <w:lang w:val="en-GB"/>
              </w:rPr>
            </w:pPr>
            <w:r w:rsidRPr="00133133">
              <w:rPr>
                <w:lang w:val="en-GB"/>
              </w:rPr>
              <w:t>scale(Offline):</w:t>
            </w:r>
          </w:p>
          <w:p w14:paraId="472FF117" w14:textId="77777777" w:rsidR="00AF4216" w:rsidRPr="00133133" w:rsidRDefault="00AF4216" w:rsidP="00B513A7">
            <w:pPr>
              <w:rPr>
                <w:lang w:val="en-GB"/>
              </w:rPr>
            </w:pPr>
            <w:r w:rsidRPr="00133133">
              <w:rPr>
                <w:lang w:val="en-GB"/>
              </w:rPr>
              <w:t>scale(Quantitative.car)</w:t>
            </w:r>
          </w:p>
        </w:tc>
        <w:tc>
          <w:tcPr>
            <w:tcW w:w="1559" w:type="dxa"/>
            <w:noWrap/>
            <w:vAlign w:val="center"/>
            <w:hideMark/>
          </w:tcPr>
          <w:p w14:paraId="1540D41A" w14:textId="77777777" w:rsidR="00AF4216" w:rsidRPr="00133133" w:rsidRDefault="00AF4216" w:rsidP="00B513A7">
            <w:pPr>
              <w:rPr>
                <w:lang w:val="en-GB"/>
              </w:rPr>
            </w:pPr>
            <w:r w:rsidRPr="00133133">
              <w:rPr>
                <w:lang w:val="en-GB"/>
              </w:rPr>
              <w:t>-0,0077213</w:t>
            </w:r>
          </w:p>
        </w:tc>
        <w:tc>
          <w:tcPr>
            <w:tcW w:w="1462" w:type="dxa"/>
            <w:noWrap/>
            <w:vAlign w:val="center"/>
            <w:hideMark/>
          </w:tcPr>
          <w:p w14:paraId="7315ADA1" w14:textId="77777777" w:rsidR="00AF4216" w:rsidRPr="00133133" w:rsidRDefault="00AF4216" w:rsidP="00B513A7">
            <w:pPr>
              <w:rPr>
                <w:lang w:val="en-GB"/>
              </w:rPr>
            </w:pPr>
            <w:r w:rsidRPr="00133133">
              <w:rPr>
                <w:lang w:val="en-GB"/>
              </w:rPr>
              <w:t>0,0729994</w:t>
            </w:r>
          </w:p>
        </w:tc>
        <w:tc>
          <w:tcPr>
            <w:tcW w:w="948" w:type="dxa"/>
            <w:noWrap/>
            <w:vAlign w:val="center"/>
            <w:hideMark/>
          </w:tcPr>
          <w:p w14:paraId="21B2DE92" w14:textId="77777777" w:rsidR="00AF4216" w:rsidRPr="00133133" w:rsidRDefault="00AF4216" w:rsidP="00B513A7">
            <w:pPr>
              <w:rPr>
                <w:lang w:val="en-GB"/>
              </w:rPr>
            </w:pPr>
            <w:r w:rsidRPr="00133133">
              <w:rPr>
                <w:lang w:val="en-GB"/>
              </w:rPr>
              <w:t>-0,106</w:t>
            </w:r>
          </w:p>
        </w:tc>
        <w:tc>
          <w:tcPr>
            <w:tcW w:w="1360" w:type="dxa"/>
            <w:noWrap/>
            <w:vAlign w:val="center"/>
            <w:hideMark/>
          </w:tcPr>
          <w:p w14:paraId="66113BDD" w14:textId="77777777" w:rsidR="00AF4216" w:rsidRPr="00133133" w:rsidRDefault="00AF4216" w:rsidP="00B513A7">
            <w:pPr>
              <w:rPr>
                <w:lang w:val="en-GB"/>
              </w:rPr>
            </w:pPr>
            <w:r w:rsidRPr="00133133">
              <w:rPr>
                <w:lang w:val="en-GB"/>
              </w:rPr>
              <w:t>0,915887</w:t>
            </w:r>
          </w:p>
        </w:tc>
      </w:tr>
      <w:tr w:rsidR="00AF4216" w:rsidRPr="00133133" w14:paraId="35F86A01" w14:textId="77777777" w:rsidTr="00B513A7">
        <w:trPr>
          <w:tblHeader/>
        </w:trPr>
        <w:tc>
          <w:tcPr>
            <w:tcW w:w="3681" w:type="dxa"/>
            <w:noWrap/>
            <w:vAlign w:val="center"/>
            <w:hideMark/>
          </w:tcPr>
          <w:p w14:paraId="2EFE648C" w14:textId="77777777" w:rsidR="00AF4216" w:rsidRPr="00133133" w:rsidRDefault="00AF4216" w:rsidP="00B513A7">
            <w:pPr>
              <w:rPr>
                <w:lang w:val="en-GB"/>
              </w:rPr>
            </w:pPr>
            <w:r w:rsidRPr="00133133">
              <w:rPr>
                <w:lang w:val="en-GB"/>
              </w:rPr>
              <w:t>scale(Offline):</w:t>
            </w:r>
          </w:p>
          <w:p w14:paraId="706423D3" w14:textId="77777777" w:rsidR="00AF4216" w:rsidRPr="00133133" w:rsidRDefault="00AF4216" w:rsidP="00B513A7">
            <w:pPr>
              <w:rPr>
                <w:lang w:val="en-GB"/>
              </w:rPr>
            </w:pPr>
            <w:r w:rsidRPr="00133133">
              <w:rPr>
                <w:lang w:val="en-GB"/>
              </w:rPr>
              <w:t>scale(Quantitative.real.world)</w:t>
            </w:r>
          </w:p>
        </w:tc>
        <w:tc>
          <w:tcPr>
            <w:tcW w:w="1559" w:type="dxa"/>
            <w:noWrap/>
            <w:vAlign w:val="center"/>
            <w:hideMark/>
          </w:tcPr>
          <w:p w14:paraId="4CBF551B" w14:textId="77777777" w:rsidR="00AF4216" w:rsidRPr="00133133" w:rsidRDefault="00AF4216" w:rsidP="00B513A7">
            <w:pPr>
              <w:rPr>
                <w:lang w:val="en-GB"/>
              </w:rPr>
            </w:pPr>
            <w:r w:rsidRPr="00133133">
              <w:rPr>
                <w:lang w:val="en-GB"/>
              </w:rPr>
              <w:t>-0,122009</w:t>
            </w:r>
          </w:p>
        </w:tc>
        <w:tc>
          <w:tcPr>
            <w:tcW w:w="1462" w:type="dxa"/>
            <w:noWrap/>
            <w:vAlign w:val="center"/>
            <w:hideMark/>
          </w:tcPr>
          <w:p w14:paraId="6330C599" w14:textId="77777777" w:rsidR="00AF4216" w:rsidRPr="00133133" w:rsidRDefault="00AF4216" w:rsidP="00B513A7">
            <w:pPr>
              <w:rPr>
                <w:lang w:val="en-GB"/>
              </w:rPr>
            </w:pPr>
            <w:r w:rsidRPr="00133133">
              <w:rPr>
                <w:lang w:val="en-GB"/>
              </w:rPr>
              <w:t>0,068866</w:t>
            </w:r>
          </w:p>
        </w:tc>
        <w:tc>
          <w:tcPr>
            <w:tcW w:w="948" w:type="dxa"/>
            <w:noWrap/>
            <w:vAlign w:val="center"/>
            <w:hideMark/>
          </w:tcPr>
          <w:p w14:paraId="611961C9" w14:textId="77777777" w:rsidR="00AF4216" w:rsidRPr="00133133" w:rsidRDefault="00AF4216" w:rsidP="00B513A7">
            <w:pPr>
              <w:rPr>
                <w:lang w:val="en-GB"/>
              </w:rPr>
            </w:pPr>
            <w:r w:rsidRPr="00133133">
              <w:rPr>
                <w:lang w:val="en-GB"/>
              </w:rPr>
              <w:t>-1,772</w:t>
            </w:r>
          </w:p>
        </w:tc>
        <w:tc>
          <w:tcPr>
            <w:tcW w:w="1360" w:type="dxa"/>
            <w:noWrap/>
            <w:vAlign w:val="center"/>
            <w:hideMark/>
          </w:tcPr>
          <w:p w14:paraId="25C948BE" w14:textId="77777777" w:rsidR="00AF4216" w:rsidRPr="00133133" w:rsidRDefault="00AF4216" w:rsidP="00B513A7">
            <w:pPr>
              <w:rPr>
                <w:lang w:val="en-GB"/>
              </w:rPr>
            </w:pPr>
            <w:r w:rsidRPr="00133133">
              <w:rPr>
                <w:lang w:val="en-GB"/>
              </w:rPr>
              <w:t>0,078217</w:t>
            </w:r>
          </w:p>
        </w:tc>
      </w:tr>
      <w:tr w:rsidR="00AF4216" w:rsidRPr="00133133" w14:paraId="4FF578D6" w14:textId="77777777" w:rsidTr="00B513A7">
        <w:trPr>
          <w:tblHeader/>
        </w:trPr>
        <w:tc>
          <w:tcPr>
            <w:tcW w:w="3681" w:type="dxa"/>
            <w:noWrap/>
            <w:vAlign w:val="center"/>
            <w:hideMark/>
          </w:tcPr>
          <w:p w14:paraId="16077F0F" w14:textId="77777777" w:rsidR="00AF4216" w:rsidRPr="00133133" w:rsidRDefault="00AF4216" w:rsidP="00B513A7">
            <w:pPr>
              <w:rPr>
                <w:lang w:val="en-GB"/>
              </w:rPr>
            </w:pPr>
            <w:r w:rsidRPr="00133133">
              <w:rPr>
                <w:lang w:val="en-GB"/>
              </w:rPr>
              <w:t>scale(Offline):</w:t>
            </w:r>
          </w:p>
          <w:p w14:paraId="38A21BFF" w14:textId="77777777" w:rsidR="00AF4216" w:rsidRPr="00133133" w:rsidRDefault="00AF4216" w:rsidP="00B513A7">
            <w:pPr>
              <w:rPr>
                <w:lang w:val="en-GB"/>
              </w:rPr>
            </w:pPr>
            <w:r w:rsidRPr="00133133">
              <w:rPr>
                <w:lang w:val="en-GB"/>
              </w:rPr>
              <w:t>scale(Quantitative.computers)</w:t>
            </w:r>
          </w:p>
        </w:tc>
        <w:tc>
          <w:tcPr>
            <w:tcW w:w="1559" w:type="dxa"/>
            <w:noWrap/>
            <w:vAlign w:val="center"/>
            <w:hideMark/>
          </w:tcPr>
          <w:p w14:paraId="3E18CC4B" w14:textId="77777777" w:rsidR="00AF4216" w:rsidRPr="00133133" w:rsidRDefault="00AF4216" w:rsidP="00B513A7">
            <w:pPr>
              <w:rPr>
                <w:lang w:val="en-GB"/>
              </w:rPr>
            </w:pPr>
            <w:r w:rsidRPr="00133133">
              <w:rPr>
                <w:lang w:val="en-GB"/>
              </w:rPr>
              <w:t>0,0210305</w:t>
            </w:r>
          </w:p>
        </w:tc>
        <w:tc>
          <w:tcPr>
            <w:tcW w:w="1462" w:type="dxa"/>
            <w:noWrap/>
            <w:vAlign w:val="center"/>
            <w:hideMark/>
          </w:tcPr>
          <w:p w14:paraId="58623E19" w14:textId="77777777" w:rsidR="00AF4216" w:rsidRPr="00133133" w:rsidRDefault="00AF4216" w:rsidP="00B513A7">
            <w:pPr>
              <w:rPr>
                <w:lang w:val="en-GB"/>
              </w:rPr>
            </w:pPr>
            <w:r w:rsidRPr="00133133">
              <w:rPr>
                <w:lang w:val="en-GB"/>
              </w:rPr>
              <w:t>0,0587196</w:t>
            </w:r>
          </w:p>
        </w:tc>
        <w:tc>
          <w:tcPr>
            <w:tcW w:w="948" w:type="dxa"/>
            <w:noWrap/>
            <w:vAlign w:val="center"/>
            <w:hideMark/>
          </w:tcPr>
          <w:p w14:paraId="4BF531A7" w14:textId="77777777" w:rsidR="00AF4216" w:rsidRPr="00133133" w:rsidRDefault="00AF4216" w:rsidP="00B513A7">
            <w:pPr>
              <w:rPr>
                <w:lang w:val="en-GB"/>
              </w:rPr>
            </w:pPr>
            <w:r w:rsidRPr="00133133">
              <w:rPr>
                <w:lang w:val="en-GB"/>
              </w:rPr>
              <w:t>0,358</w:t>
            </w:r>
          </w:p>
        </w:tc>
        <w:tc>
          <w:tcPr>
            <w:tcW w:w="1360" w:type="dxa"/>
            <w:noWrap/>
            <w:vAlign w:val="center"/>
            <w:hideMark/>
          </w:tcPr>
          <w:p w14:paraId="187EB514" w14:textId="77777777" w:rsidR="00AF4216" w:rsidRPr="00133133" w:rsidRDefault="00AF4216" w:rsidP="00B513A7">
            <w:pPr>
              <w:rPr>
                <w:lang w:val="en-GB"/>
              </w:rPr>
            </w:pPr>
            <w:r w:rsidRPr="00133133">
              <w:rPr>
                <w:lang w:val="en-GB"/>
              </w:rPr>
              <w:t>0,720669</w:t>
            </w:r>
          </w:p>
        </w:tc>
      </w:tr>
      <w:tr w:rsidR="00AF4216" w:rsidRPr="00133133" w14:paraId="240EC04E" w14:textId="77777777" w:rsidTr="00B513A7">
        <w:trPr>
          <w:tblHeader/>
        </w:trPr>
        <w:tc>
          <w:tcPr>
            <w:tcW w:w="3681" w:type="dxa"/>
            <w:noWrap/>
            <w:vAlign w:val="center"/>
            <w:hideMark/>
          </w:tcPr>
          <w:p w14:paraId="172988E7" w14:textId="77777777" w:rsidR="00AF4216" w:rsidRPr="00133133" w:rsidRDefault="00AF4216" w:rsidP="00B513A7">
            <w:pPr>
              <w:rPr>
                <w:lang w:val="en-GB"/>
              </w:rPr>
            </w:pPr>
            <w:r w:rsidRPr="00133133">
              <w:rPr>
                <w:lang w:val="en-GB"/>
              </w:rPr>
              <w:t>scale(Offline):scale(Age1)</w:t>
            </w:r>
          </w:p>
        </w:tc>
        <w:tc>
          <w:tcPr>
            <w:tcW w:w="1559" w:type="dxa"/>
            <w:noWrap/>
            <w:vAlign w:val="center"/>
            <w:hideMark/>
          </w:tcPr>
          <w:p w14:paraId="2F75D39F" w14:textId="77777777" w:rsidR="00AF4216" w:rsidRPr="00133133" w:rsidRDefault="00AF4216" w:rsidP="00B513A7">
            <w:pPr>
              <w:rPr>
                <w:lang w:val="en-GB"/>
              </w:rPr>
            </w:pPr>
            <w:r w:rsidRPr="00133133">
              <w:rPr>
                <w:lang w:val="en-GB"/>
              </w:rPr>
              <w:t>-0,7827064</w:t>
            </w:r>
          </w:p>
        </w:tc>
        <w:tc>
          <w:tcPr>
            <w:tcW w:w="1462" w:type="dxa"/>
            <w:noWrap/>
            <w:vAlign w:val="center"/>
            <w:hideMark/>
          </w:tcPr>
          <w:p w14:paraId="56443C19" w14:textId="77777777" w:rsidR="00AF4216" w:rsidRPr="00133133" w:rsidRDefault="00AF4216" w:rsidP="00B513A7">
            <w:pPr>
              <w:rPr>
                <w:lang w:val="en-GB"/>
              </w:rPr>
            </w:pPr>
            <w:r w:rsidRPr="00133133">
              <w:rPr>
                <w:lang w:val="en-GB"/>
              </w:rPr>
              <w:t>2,3090344</w:t>
            </w:r>
          </w:p>
        </w:tc>
        <w:tc>
          <w:tcPr>
            <w:tcW w:w="948" w:type="dxa"/>
            <w:noWrap/>
            <w:vAlign w:val="center"/>
            <w:hideMark/>
          </w:tcPr>
          <w:p w14:paraId="12C273E9" w14:textId="77777777" w:rsidR="00AF4216" w:rsidRPr="00133133" w:rsidRDefault="00AF4216" w:rsidP="00B513A7">
            <w:pPr>
              <w:rPr>
                <w:lang w:val="en-GB"/>
              </w:rPr>
            </w:pPr>
            <w:r w:rsidRPr="00133133">
              <w:rPr>
                <w:lang w:val="en-GB"/>
              </w:rPr>
              <w:t>-0,339</w:t>
            </w:r>
          </w:p>
        </w:tc>
        <w:tc>
          <w:tcPr>
            <w:tcW w:w="1360" w:type="dxa"/>
            <w:noWrap/>
            <w:vAlign w:val="center"/>
            <w:hideMark/>
          </w:tcPr>
          <w:p w14:paraId="48E5698A" w14:textId="77777777" w:rsidR="00AF4216" w:rsidRPr="00133133" w:rsidRDefault="00AF4216" w:rsidP="00B513A7">
            <w:pPr>
              <w:rPr>
                <w:lang w:val="en-GB"/>
              </w:rPr>
            </w:pPr>
            <w:r w:rsidRPr="00133133">
              <w:rPr>
                <w:lang w:val="en-GB"/>
              </w:rPr>
              <w:t>0,735042</w:t>
            </w:r>
          </w:p>
        </w:tc>
      </w:tr>
      <w:tr w:rsidR="00AF4216" w:rsidRPr="00133133" w14:paraId="7212E469" w14:textId="77777777" w:rsidTr="00B513A7">
        <w:trPr>
          <w:tblHeader/>
        </w:trPr>
        <w:tc>
          <w:tcPr>
            <w:tcW w:w="3681" w:type="dxa"/>
            <w:noWrap/>
            <w:vAlign w:val="center"/>
            <w:hideMark/>
          </w:tcPr>
          <w:p w14:paraId="64F43CC3" w14:textId="77777777" w:rsidR="00AF4216" w:rsidRPr="00133133" w:rsidRDefault="00AF4216" w:rsidP="00B513A7">
            <w:pPr>
              <w:rPr>
                <w:lang w:val="en-GB"/>
              </w:rPr>
            </w:pPr>
            <w:r w:rsidRPr="00133133">
              <w:rPr>
                <w:lang w:val="en-GB"/>
              </w:rPr>
              <w:t>scale(Offline):scale(Age2)</w:t>
            </w:r>
          </w:p>
        </w:tc>
        <w:tc>
          <w:tcPr>
            <w:tcW w:w="1559" w:type="dxa"/>
            <w:noWrap/>
            <w:vAlign w:val="center"/>
            <w:hideMark/>
          </w:tcPr>
          <w:p w14:paraId="08CBE92C" w14:textId="77777777" w:rsidR="00AF4216" w:rsidRPr="00133133" w:rsidRDefault="00AF4216" w:rsidP="00B513A7">
            <w:pPr>
              <w:rPr>
                <w:lang w:val="en-GB"/>
              </w:rPr>
            </w:pPr>
            <w:r w:rsidRPr="00133133">
              <w:rPr>
                <w:lang w:val="en-GB"/>
              </w:rPr>
              <w:t>-1,7856698</w:t>
            </w:r>
          </w:p>
        </w:tc>
        <w:tc>
          <w:tcPr>
            <w:tcW w:w="1462" w:type="dxa"/>
            <w:noWrap/>
            <w:vAlign w:val="center"/>
            <w:hideMark/>
          </w:tcPr>
          <w:p w14:paraId="11BCF8C8" w14:textId="77777777" w:rsidR="00AF4216" w:rsidRPr="00133133" w:rsidRDefault="00AF4216" w:rsidP="00B513A7">
            <w:pPr>
              <w:rPr>
                <w:lang w:val="en-GB"/>
              </w:rPr>
            </w:pPr>
            <w:r w:rsidRPr="00133133">
              <w:rPr>
                <w:lang w:val="en-GB"/>
              </w:rPr>
              <w:t>5,6838395</w:t>
            </w:r>
          </w:p>
        </w:tc>
        <w:tc>
          <w:tcPr>
            <w:tcW w:w="948" w:type="dxa"/>
            <w:noWrap/>
            <w:vAlign w:val="center"/>
            <w:hideMark/>
          </w:tcPr>
          <w:p w14:paraId="19A0C230" w14:textId="77777777" w:rsidR="00AF4216" w:rsidRPr="00133133" w:rsidRDefault="00AF4216" w:rsidP="00B513A7">
            <w:pPr>
              <w:rPr>
                <w:lang w:val="en-GB"/>
              </w:rPr>
            </w:pPr>
            <w:r w:rsidRPr="00133133">
              <w:rPr>
                <w:lang w:val="en-GB"/>
              </w:rPr>
              <w:t>-0,314</w:t>
            </w:r>
          </w:p>
        </w:tc>
        <w:tc>
          <w:tcPr>
            <w:tcW w:w="1360" w:type="dxa"/>
            <w:noWrap/>
            <w:vAlign w:val="center"/>
            <w:hideMark/>
          </w:tcPr>
          <w:p w14:paraId="47466163" w14:textId="77777777" w:rsidR="00AF4216" w:rsidRPr="00133133" w:rsidRDefault="00AF4216" w:rsidP="00B513A7">
            <w:pPr>
              <w:rPr>
                <w:lang w:val="en-GB"/>
              </w:rPr>
            </w:pPr>
            <w:r w:rsidRPr="00133133">
              <w:rPr>
                <w:lang w:val="en-GB"/>
              </w:rPr>
              <w:t>0,753776</w:t>
            </w:r>
          </w:p>
        </w:tc>
      </w:tr>
      <w:tr w:rsidR="00AF4216" w:rsidRPr="00133133" w14:paraId="134725CE" w14:textId="77777777" w:rsidTr="00B513A7">
        <w:trPr>
          <w:tblHeader/>
        </w:trPr>
        <w:tc>
          <w:tcPr>
            <w:tcW w:w="3681" w:type="dxa"/>
            <w:noWrap/>
            <w:vAlign w:val="center"/>
            <w:hideMark/>
          </w:tcPr>
          <w:p w14:paraId="59D17AFE" w14:textId="77777777" w:rsidR="00AF4216" w:rsidRPr="00133133" w:rsidRDefault="00AF4216" w:rsidP="00B513A7">
            <w:pPr>
              <w:rPr>
                <w:lang w:val="en-GB"/>
              </w:rPr>
            </w:pPr>
            <w:r w:rsidRPr="00133133">
              <w:rPr>
                <w:lang w:val="en-GB"/>
              </w:rPr>
              <w:t>scale(Offline):scale(Age3)</w:t>
            </w:r>
          </w:p>
        </w:tc>
        <w:tc>
          <w:tcPr>
            <w:tcW w:w="1559" w:type="dxa"/>
            <w:noWrap/>
            <w:vAlign w:val="center"/>
            <w:hideMark/>
          </w:tcPr>
          <w:p w14:paraId="54683D03" w14:textId="77777777" w:rsidR="00AF4216" w:rsidRPr="00133133" w:rsidRDefault="00AF4216" w:rsidP="00B513A7">
            <w:pPr>
              <w:rPr>
                <w:lang w:val="en-GB"/>
              </w:rPr>
            </w:pPr>
            <w:r w:rsidRPr="00133133">
              <w:rPr>
                <w:lang w:val="en-GB"/>
              </w:rPr>
              <w:t>-1,6599642</w:t>
            </w:r>
          </w:p>
        </w:tc>
        <w:tc>
          <w:tcPr>
            <w:tcW w:w="1462" w:type="dxa"/>
            <w:noWrap/>
            <w:vAlign w:val="center"/>
            <w:hideMark/>
          </w:tcPr>
          <w:p w14:paraId="3DF974A8" w14:textId="77777777" w:rsidR="00AF4216" w:rsidRPr="00133133" w:rsidRDefault="00AF4216" w:rsidP="00B513A7">
            <w:pPr>
              <w:rPr>
                <w:lang w:val="en-GB"/>
              </w:rPr>
            </w:pPr>
            <w:r w:rsidRPr="00133133">
              <w:rPr>
                <w:lang w:val="en-GB"/>
              </w:rPr>
              <w:t>5,1968761</w:t>
            </w:r>
          </w:p>
        </w:tc>
        <w:tc>
          <w:tcPr>
            <w:tcW w:w="948" w:type="dxa"/>
            <w:noWrap/>
            <w:vAlign w:val="center"/>
            <w:hideMark/>
          </w:tcPr>
          <w:p w14:paraId="25FD1F55" w14:textId="77777777" w:rsidR="00AF4216" w:rsidRPr="00133133" w:rsidRDefault="00AF4216" w:rsidP="00B513A7">
            <w:pPr>
              <w:rPr>
                <w:lang w:val="en-GB"/>
              </w:rPr>
            </w:pPr>
            <w:r w:rsidRPr="00133133">
              <w:rPr>
                <w:lang w:val="en-GB"/>
              </w:rPr>
              <w:t>-0,319</w:t>
            </w:r>
          </w:p>
        </w:tc>
        <w:tc>
          <w:tcPr>
            <w:tcW w:w="1360" w:type="dxa"/>
            <w:noWrap/>
            <w:vAlign w:val="center"/>
            <w:hideMark/>
          </w:tcPr>
          <w:p w14:paraId="7AA7D299" w14:textId="77777777" w:rsidR="00AF4216" w:rsidRPr="00133133" w:rsidRDefault="00AF4216" w:rsidP="00B513A7">
            <w:pPr>
              <w:rPr>
                <w:lang w:val="en-GB"/>
              </w:rPr>
            </w:pPr>
            <w:r w:rsidRPr="00133133">
              <w:rPr>
                <w:lang w:val="en-GB"/>
              </w:rPr>
              <w:t>0,749799</w:t>
            </w:r>
          </w:p>
        </w:tc>
      </w:tr>
      <w:tr w:rsidR="00AF4216" w:rsidRPr="00133133" w14:paraId="7779E8B5" w14:textId="77777777" w:rsidTr="00B513A7">
        <w:trPr>
          <w:tblHeader/>
        </w:trPr>
        <w:tc>
          <w:tcPr>
            <w:tcW w:w="3681" w:type="dxa"/>
            <w:noWrap/>
            <w:vAlign w:val="center"/>
            <w:hideMark/>
          </w:tcPr>
          <w:p w14:paraId="2B820ACE" w14:textId="77777777" w:rsidR="00AF4216" w:rsidRPr="00133133" w:rsidRDefault="00AF4216" w:rsidP="00B513A7">
            <w:pPr>
              <w:rPr>
                <w:lang w:val="en-GB"/>
              </w:rPr>
            </w:pPr>
            <w:r w:rsidRPr="00133133">
              <w:rPr>
                <w:lang w:val="en-GB"/>
              </w:rPr>
              <w:t>scale(Offline):scale(Age4)</w:t>
            </w:r>
          </w:p>
        </w:tc>
        <w:tc>
          <w:tcPr>
            <w:tcW w:w="1559" w:type="dxa"/>
            <w:noWrap/>
            <w:vAlign w:val="center"/>
            <w:hideMark/>
          </w:tcPr>
          <w:p w14:paraId="36E558CD" w14:textId="77777777" w:rsidR="00AF4216" w:rsidRPr="00133133" w:rsidRDefault="00AF4216" w:rsidP="00B513A7">
            <w:pPr>
              <w:rPr>
                <w:lang w:val="en-GB"/>
              </w:rPr>
            </w:pPr>
            <w:r w:rsidRPr="00133133">
              <w:rPr>
                <w:lang w:val="en-GB"/>
              </w:rPr>
              <w:t>-1,2394258</w:t>
            </w:r>
          </w:p>
        </w:tc>
        <w:tc>
          <w:tcPr>
            <w:tcW w:w="1462" w:type="dxa"/>
            <w:noWrap/>
            <w:vAlign w:val="center"/>
            <w:hideMark/>
          </w:tcPr>
          <w:p w14:paraId="178C93C1" w14:textId="77777777" w:rsidR="00AF4216" w:rsidRPr="00133133" w:rsidRDefault="00AF4216" w:rsidP="00B513A7">
            <w:pPr>
              <w:rPr>
                <w:lang w:val="en-GB"/>
              </w:rPr>
            </w:pPr>
            <w:r w:rsidRPr="00133133">
              <w:rPr>
                <w:lang w:val="en-GB"/>
              </w:rPr>
              <w:t>4,0452363</w:t>
            </w:r>
          </w:p>
        </w:tc>
        <w:tc>
          <w:tcPr>
            <w:tcW w:w="948" w:type="dxa"/>
            <w:noWrap/>
            <w:vAlign w:val="center"/>
            <w:hideMark/>
          </w:tcPr>
          <w:p w14:paraId="070D2071" w14:textId="77777777" w:rsidR="00AF4216" w:rsidRPr="00133133" w:rsidRDefault="00AF4216" w:rsidP="00B513A7">
            <w:pPr>
              <w:rPr>
                <w:lang w:val="en-GB"/>
              </w:rPr>
            </w:pPr>
            <w:r w:rsidRPr="00133133">
              <w:rPr>
                <w:lang w:val="en-GB"/>
              </w:rPr>
              <w:t>-0,306</w:t>
            </w:r>
          </w:p>
        </w:tc>
        <w:tc>
          <w:tcPr>
            <w:tcW w:w="1360" w:type="dxa"/>
            <w:noWrap/>
            <w:vAlign w:val="center"/>
            <w:hideMark/>
          </w:tcPr>
          <w:p w14:paraId="1DA253EA" w14:textId="77777777" w:rsidR="00AF4216" w:rsidRPr="00133133" w:rsidRDefault="00AF4216" w:rsidP="00B513A7">
            <w:pPr>
              <w:rPr>
                <w:lang w:val="en-GB"/>
              </w:rPr>
            </w:pPr>
            <w:r w:rsidRPr="00133133">
              <w:rPr>
                <w:lang w:val="en-GB"/>
              </w:rPr>
              <w:t>0,759677</w:t>
            </w:r>
          </w:p>
        </w:tc>
      </w:tr>
      <w:tr w:rsidR="00AF4216" w:rsidRPr="00133133" w14:paraId="4A1CD929" w14:textId="77777777" w:rsidTr="00B513A7">
        <w:trPr>
          <w:tblHeader/>
        </w:trPr>
        <w:tc>
          <w:tcPr>
            <w:tcW w:w="3681" w:type="dxa"/>
            <w:noWrap/>
            <w:vAlign w:val="center"/>
            <w:hideMark/>
          </w:tcPr>
          <w:p w14:paraId="1AE16A82" w14:textId="77777777" w:rsidR="00AF4216" w:rsidRPr="00133133" w:rsidRDefault="00AF4216" w:rsidP="00B513A7">
            <w:pPr>
              <w:rPr>
                <w:lang w:val="en-GB"/>
              </w:rPr>
            </w:pPr>
            <w:r w:rsidRPr="00133133">
              <w:rPr>
                <w:lang w:val="en-GB"/>
              </w:rPr>
              <w:t>scale(Offline):scale(Age5)</w:t>
            </w:r>
          </w:p>
        </w:tc>
        <w:tc>
          <w:tcPr>
            <w:tcW w:w="1559" w:type="dxa"/>
            <w:noWrap/>
            <w:vAlign w:val="center"/>
            <w:hideMark/>
          </w:tcPr>
          <w:p w14:paraId="54BFAF5A" w14:textId="77777777" w:rsidR="00AF4216" w:rsidRPr="00133133" w:rsidRDefault="00AF4216" w:rsidP="00B513A7">
            <w:pPr>
              <w:rPr>
                <w:lang w:val="en-GB"/>
              </w:rPr>
            </w:pPr>
            <w:r w:rsidRPr="00133133">
              <w:rPr>
                <w:lang w:val="en-GB"/>
              </w:rPr>
              <w:t>-0,9782435</w:t>
            </w:r>
          </w:p>
        </w:tc>
        <w:tc>
          <w:tcPr>
            <w:tcW w:w="1462" w:type="dxa"/>
            <w:noWrap/>
            <w:vAlign w:val="center"/>
            <w:hideMark/>
          </w:tcPr>
          <w:p w14:paraId="58B6FD64" w14:textId="77777777" w:rsidR="00AF4216" w:rsidRPr="00133133" w:rsidRDefault="00AF4216" w:rsidP="00B513A7">
            <w:pPr>
              <w:rPr>
                <w:lang w:val="en-GB"/>
              </w:rPr>
            </w:pPr>
            <w:r w:rsidRPr="00133133">
              <w:rPr>
                <w:lang w:val="en-GB"/>
              </w:rPr>
              <w:t>3,017007</w:t>
            </w:r>
          </w:p>
        </w:tc>
        <w:tc>
          <w:tcPr>
            <w:tcW w:w="948" w:type="dxa"/>
            <w:noWrap/>
            <w:vAlign w:val="center"/>
            <w:hideMark/>
          </w:tcPr>
          <w:p w14:paraId="7F23BC2B" w14:textId="77777777" w:rsidR="00AF4216" w:rsidRPr="00133133" w:rsidRDefault="00AF4216" w:rsidP="00B513A7">
            <w:pPr>
              <w:rPr>
                <w:lang w:val="en-GB"/>
              </w:rPr>
            </w:pPr>
            <w:r w:rsidRPr="00133133">
              <w:rPr>
                <w:lang w:val="en-GB"/>
              </w:rPr>
              <w:t>-0,324</w:t>
            </w:r>
          </w:p>
        </w:tc>
        <w:tc>
          <w:tcPr>
            <w:tcW w:w="1360" w:type="dxa"/>
            <w:noWrap/>
            <w:vAlign w:val="center"/>
            <w:hideMark/>
          </w:tcPr>
          <w:p w14:paraId="18F6AB78" w14:textId="77777777" w:rsidR="00AF4216" w:rsidRPr="00133133" w:rsidRDefault="00AF4216" w:rsidP="00B513A7">
            <w:pPr>
              <w:rPr>
                <w:lang w:val="en-GB"/>
              </w:rPr>
            </w:pPr>
            <w:r w:rsidRPr="00133133">
              <w:rPr>
                <w:lang w:val="en-GB"/>
              </w:rPr>
              <w:t>0,746148</w:t>
            </w:r>
          </w:p>
        </w:tc>
      </w:tr>
      <w:tr w:rsidR="00AF4216" w:rsidRPr="00133133" w14:paraId="5F6ADEDD" w14:textId="77777777" w:rsidTr="00B513A7">
        <w:trPr>
          <w:tblHeader/>
        </w:trPr>
        <w:tc>
          <w:tcPr>
            <w:tcW w:w="3681" w:type="dxa"/>
            <w:noWrap/>
            <w:vAlign w:val="center"/>
            <w:hideMark/>
          </w:tcPr>
          <w:p w14:paraId="4FC3C712" w14:textId="77777777" w:rsidR="00AF4216" w:rsidRPr="00133133" w:rsidRDefault="00AF4216" w:rsidP="00B513A7">
            <w:pPr>
              <w:rPr>
                <w:lang w:val="en-GB"/>
              </w:rPr>
            </w:pPr>
            <w:r w:rsidRPr="00133133">
              <w:rPr>
                <w:lang w:val="en-GB"/>
              </w:rPr>
              <w:t>scale(Offline):scale(Age6)</w:t>
            </w:r>
          </w:p>
        </w:tc>
        <w:tc>
          <w:tcPr>
            <w:tcW w:w="1559" w:type="dxa"/>
            <w:noWrap/>
            <w:vAlign w:val="center"/>
            <w:hideMark/>
          </w:tcPr>
          <w:p w14:paraId="24B8DAD4" w14:textId="77777777" w:rsidR="00AF4216" w:rsidRPr="00133133" w:rsidRDefault="00AF4216" w:rsidP="00B513A7">
            <w:pPr>
              <w:rPr>
                <w:lang w:val="en-GB"/>
              </w:rPr>
            </w:pPr>
            <w:r w:rsidRPr="00133133">
              <w:rPr>
                <w:lang w:val="en-GB"/>
              </w:rPr>
              <w:t>-0,6757431</w:t>
            </w:r>
          </w:p>
        </w:tc>
        <w:tc>
          <w:tcPr>
            <w:tcW w:w="1462" w:type="dxa"/>
            <w:noWrap/>
            <w:vAlign w:val="center"/>
            <w:hideMark/>
          </w:tcPr>
          <w:p w14:paraId="62AFAFF6" w14:textId="77777777" w:rsidR="00AF4216" w:rsidRPr="00133133" w:rsidRDefault="00AF4216" w:rsidP="00B513A7">
            <w:pPr>
              <w:rPr>
                <w:lang w:val="en-GB"/>
              </w:rPr>
            </w:pPr>
            <w:r w:rsidRPr="00133133">
              <w:rPr>
                <w:lang w:val="en-GB"/>
              </w:rPr>
              <w:t>2,6502004</w:t>
            </w:r>
          </w:p>
        </w:tc>
        <w:tc>
          <w:tcPr>
            <w:tcW w:w="948" w:type="dxa"/>
            <w:noWrap/>
            <w:vAlign w:val="center"/>
            <w:hideMark/>
          </w:tcPr>
          <w:p w14:paraId="08FE4C02" w14:textId="77777777" w:rsidR="00AF4216" w:rsidRPr="00133133" w:rsidRDefault="00AF4216" w:rsidP="00B513A7">
            <w:pPr>
              <w:rPr>
                <w:lang w:val="en-GB"/>
              </w:rPr>
            </w:pPr>
            <w:r w:rsidRPr="00133133">
              <w:rPr>
                <w:lang w:val="en-GB"/>
              </w:rPr>
              <w:t>-0,255</w:t>
            </w:r>
          </w:p>
        </w:tc>
        <w:tc>
          <w:tcPr>
            <w:tcW w:w="1360" w:type="dxa"/>
            <w:noWrap/>
            <w:vAlign w:val="center"/>
            <w:hideMark/>
          </w:tcPr>
          <w:p w14:paraId="1EB6A1D3" w14:textId="77777777" w:rsidR="00AF4216" w:rsidRPr="00133133" w:rsidRDefault="00AF4216" w:rsidP="00B513A7">
            <w:pPr>
              <w:rPr>
                <w:lang w:val="en-GB"/>
              </w:rPr>
            </w:pPr>
            <w:r w:rsidRPr="00133133">
              <w:rPr>
                <w:lang w:val="en-GB"/>
              </w:rPr>
              <w:t>0,799045</w:t>
            </w:r>
          </w:p>
        </w:tc>
      </w:tr>
      <w:tr w:rsidR="00AF4216" w:rsidRPr="00133133" w14:paraId="24B6B2E8" w14:textId="77777777" w:rsidTr="00B513A7">
        <w:trPr>
          <w:tblHeader/>
        </w:trPr>
        <w:tc>
          <w:tcPr>
            <w:tcW w:w="3681" w:type="dxa"/>
            <w:noWrap/>
            <w:vAlign w:val="center"/>
            <w:hideMark/>
          </w:tcPr>
          <w:p w14:paraId="21F49B81" w14:textId="77777777" w:rsidR="00AF4216" w:rsidRPr="00133133" w:rsidRDefault="00AF4216" w:rsidP="00B513A7">
            <w:pPr>
              <w:rPr>
                <w:lang w:val="en-GB"/>
              </w:rPr>
            </w:pPr>
            <w:r w:rsidRPr="00133133">
              <w:rPr>
                <w:lang w:val="en-GB"/>
              </w:rPr>
              <w:t>scale(Offline):scale(Age7)</w:t>
            </w:r>
          </w:p>
        </w:tc>
        <w:tc>
          <w:tcPr>
            <w:tcW w:w="1559" w:type="dxa"/>
            <w:noWrap/>
            <w:vAlign w:val="center"/>
            <w:hideMark/>
          </w:tcPr>
          <w:p w14:paraId="3FFE67D3" w14:textId="77777777" w:rsidR="00AF4216" w:rsidRPr="00133133" w:rsidRDefault="00AF4216" w:rsidP="00B513A7">
            <w:pPr>
              <w:rPr>
                <w:lang w:val="en-GB"/>
              </w:rPr>
            </w:pPr>
            <w:r w:rsidRPr="00133133">
              <w:rPr>
                <w:lang w:val="en-GB"/>
              </w:rPr>
              <w:t>NA</w:t>
            </w:r>
          </w:p>
        </w:tc>
        <w:tc>
          <w:tcPr>
            <w:tcW w:w="1462" w:type="dxa"/>
            <w:noWrap/>
            <w:vAlign w:val="center"/>
            <w:hideMark/>
          </w:tcPr>
          <w:p w14:paraId="1DE1D9D4" w14:textId="77777777" w:rsidR="00AF4216" w:rsidRPr="00133133" w:rsidRDefault="00AF4216" w:rsidP="00B513A7">
            <w:pPr>
              <w:rPr>
                <w:lang w:val="en-GB"/>
              </w:rPr>
            </w:pPr>
            <w:r w:rsidRPr="00133133">
              <w:rPr>
                <w:lang w:val="en-GB"/>
              </w:rPr>
              <w:t>NA</w:t>
            </w:r>
          </w:p>
        </w:tc>
        <w:tc>
          <w:tcPr>
            <w:tcW w:w="948" w:type="dxa"/>
            <w:noWrap/>
            <w:vAlign w:val="center"/>
            <w:hideMark/>
          </w:tcPr>
          <w:p w14:paraId="7C6E5B20" w14:textId="77777777" w:rsidR="00AF4216" w:rsidRPr="00133133" w:rsidRDefault="00AF4216" w:rsidP="00B513A7">
            <w:pPr>
              <w:rPr>
                <w:lang w:val="en-GB"/>
              </w:rPr>
            </w:pPr>
            <w:r w:rsidRPr="00133133">
              <w:rPr>
                <w:lang w:val="en-GB"/>
              </w:rPr>
              <w:t>NA</w:t>
            </w:r>
          </w:p>
        </w:tc>
        <w:tc>
          <w:tcPr>
            <w:tcW w:w="1360" w:type="dxa"/>
            <w:noWrap/>
            <w:vAlign w:val="center"/>
            <w:hideMark/>
          </w:tcPr>
          <w:p w14:paraId="30AAD4E9" w14:textId="77777777" w:rsidR="00AF4216" w:rsidRPr="00133133" w:rsidRDefault="00AF4216" w:rsidP="00B513A7">
            <w:pPr>
              <w:rPr>
                <w:lang w:val="en-GB"/>
              </w:rPr>
            </w:pPr>
            <w:r w:rsidRPr="00133133">
              <w:rPr>
                <w:lang w:val="en-GB"/>
              </w:rPr>
              <w:t>NA</w:t>
            </w:r>
          </w:p>
        </w:tc>
      </w:tr>
      <w:tr w:rsidR="00AF4216" w:rsidRPr="00133133" w14:paraId="45A52FDF" w14:textId="77777777" w:rsidTr="00B513A7">
        <w:trPr>
          <w:tblHeader/>
        </w:trPr>
        <w:tc>
          <w:tcPr>
            <w:tcW w:w="3681" w:type="dxa"/>
            <w:noWrap/>
            <w:vAlign w:val="center"/>
            <w:hideMark/>
          </w:tcPr>
          <w:p w14:paraId="0FFA33F8" w14:textId="77777777" w:rsidR="00AF4216" w:rsidRPr="00133133" w:rsidRDefault="00AF4216" w:rsidP="00B513A7">
            <w:pPr>
              <w:rPr>
                <w:lang w:val="en-GB"/>
              </w:rPr>
            </w:pPr>
            <w:r w:rsidRPr="00133133">
              <w:rPr>
                <w:lang w:val="en-GB"/>
              </w:rPr>
              <w:t>scale(Offline):scale(GenderMale)</w:t>
            </w:r>
          </w:p>
        </w:tc>
        <w:tc>
          <w:tcPr>
            <w:tcW w:w="1559" w:type="dxa"/>
            <w:noWrap/>
            <w:vAlign w:val="center"/>
            <w:hideMark/>
          </w:tcPr>
          <w:p w14:paraId="0CA861BA" w14:textId="77777777" w:rsidR="00AF4216" w:rsidRPr="00133133" w:rsidRDefault="00AF4216" w:rsidP="00B513A7">
            <w:pPr>
              <w:rPr>
                <w:lang w:val="en-GB"/>
              </w:rPr>
            </w:pPr>
            <w:r w:rsidRPr="00133133">
              <w:rPr>
                <w:lang w:val="en-GB"/>
              </w:rPr>
              <w:t>0,1354603</w:t>
            </w:r>
          </w:p>
        </w:tc>
        <w:tc>
          <w:tcPr>
            <w:tcW w:w="1462" w:type="dxa"/>
            <w:noWrap/>
            <w:vAlign w:val="center"/>
            <w:hideMark/>
          </w:tcPr>
          <w:p w14:paraId="32B9CBA0" w14:textId="77777777" w:rsidR="00AF4216" w:rsidRPr="00133133" w:rsidRDefault="00AF4216" w:rsidP="00B513A7">
            <w:pPr>
              <w:rPr>
                <w:lang w:val="en-GB"/>
              </w:rPr>
            </w:pPr>
            <w:r w:rsidRPr="00133133">
              <w:rPr>
                <w:lang w:val="en-GB"/>
              </w:rPr>
              <w:t>0,0570415</w:t>
            </w:r>
          </w:p>
        </w:tc>
        <w:tc>
          <w:tcPr>
            <w:tcW w:w="948" w:type="dxa"/>
            <w:noWrap/>
            <w:vAlign w:val="center"/>
            <w:hideMark/>
          </w:tcPr>
          <w:p w14:paraId="1CC595AA" w14:textId="77777777" w:rsidR="00AF4216" w:rsidRPr="00133133" w:rsidRDefault="00AF4216" w:rsidP="00B513A7">
            <w:pPr>
              <w:rPr>
                <w:lang w:val="en-GB"/>
              </w:rPr>
            </w:pPr>
            <w:r w:rsidRPr="00133133">
              <w:rPr>
                <w:lang w:val="en-GB"/>
              </w:rPr>
              <w:t>2,375</w:t>
            </w:r>
          </w:p>
        </w:tc>
        <w:tc>
          <w:tcPr>
            <w:tcW w:w="1360" w:type="dxa"/>
            <w:noWrap/>
            <w:vAlign w:val="center"/>
            <w:hideMark/>
          </w:tcPr>
          <w:p w14:paraId="630B5ABF" w14:textId="77777777" w:rsidR="00AF4216" w:rsidRPr="00133133" w:rsidRDefault="00AF4216" w:rsidP="00B513A7">
            <w:pPr>
              <w:rPr>
                <w:lang w:val="en-GB"/>
              </w:rPr>
            </w:pPr>
            <w:r w:rsidRPr="00133133">
              <w:rPr>
                <w:lang w:val="en-GB"/>
              </w:rPr>
              <w:t>0,018661</w:t>
            </w:r>
          </w:p>
        </w:tc>
      </w:tr>
      <w:tr w:rsidR="00AF4216" w:rsidRPr="00133133" w14:paraId="244337A3" w14:textId="77777777" w:rsidTr="00B513A7">
        <w:trPr>
          <w:tblHeader/>
        </w:trPr>
        <w:tc>
          <w:tcPr>
            <w:tcW w:w="3681" w:type="dxa"/>
            <w:noWrap/>
            <w:vAlign w:val="center"/>
            <w:hideMark/>
          </w:tcPr>
          <w:p w14:paraId="6D2A59B9" w14:textId="77777777" w:rsidR="00AF4216" w:rsidRPr="00133133" w:rsidRDefault="00AF4216" w:rsidP="00B513A7">
            <w:pPr>
              <w:rPr>
                <w:lang w:val="en-GB"/>
              </w:rPr>
            </w:pPr>
            <w:r w:rsidRPr="00133133">
              <w:rPr>
                <w:lang w:val="en-GB"/>
              </w:rPr>
              <w:t>scale(Offline):</w:t>
            </w:r>
          </w:p>
          <w:p w14:paraId="0CC0F4A3" w14:textId="77777777" w:rsidR="00AF4216" w:rsidRPr="00133133" w:rsidRDefault="00AF4216" w:rsidP="00B513A7">
            <w:pPr>
              <w:rPr>
                <w:lang w:val="en-GB"/>
              </w:rPr>
            </w:pPr>
            <w:r w:rsidRPr="00133133">
              <w:rPr>
                <w:lang w:val="en-GB"/>
              </w:rPr>
              <w:t>scale(GenderPreferNotToSay)</w:t>
            </w:r>
          </w:p>
        </w:tc>
        <w:tc>
          <w:tcPr>
            <w:tcW w:w="1559" w:type="dxa"/>
            <w:noWrap/>
            <w:vAlign w:val="center"/>
            <w:hideMark/>
          </w:tcPr>
          <w:p w14:paraId="6175D061" w14:textId="77777777" w:rsidR="00AF4216" w:rsidRPr="00133133" w:rsidRDefault="00AF4216" w:rsidP="00B513A7">
            <w:pPr>
              <w:rPr>
                <w:lang w:val="en-GB"/>
              </w:rPr>
            </w:pPr>
            <w:r w:rsidRPr="00133133">
              <w:rPr>
                <w:lang w:val="en-GB"/>
              </w:rPr>
              <w:t>-0,0126516</w:t>
            </w:r>
          </w:p>
        </w:tc>
        <w:tc>
          <w:tcPr>
            <w:tcW w:w="1462" w:type="dxa"/>
            <w:noWrap/>
            <w:vAlign w:val="center"/>
            <w:hideMark/>
          </w:tcPr>
          <w:p w14:paraId="7FC7F7CB" w14:textId="77777777" w:rsidR="00AF4216" w:rsidRPr="00133133" w:rsidRDefault="00AF4216" w:rsidP="00B513A7">
            <w:pPr>
              <w:rPr>
                <w:lang w:val="en-GB"/>
              </w:rPr>
            </w:pPr>
            <w:r w:rsidRPr="00133133">
              <w:rPr>
                <w:lang w:val="en-GB"/>
              </w:rPr>
              <w:t>0,0546979</w:t>
            </w:r>
          </w:p>
        </w:tc>
        <w:tc>
          <w:tcPr>
            <w:tcW w:w="948" w:type="dxa"/>
            <w:noWrap/>
            <w:vAlign w:val="center"/>
            <w:hideMark/>
          </w:tcPr>
          <w:p w14:paraId="357A2FCA" w14:textId="77777777" w:rsidR="00AF4216" w:rsidRPr="00133133" w:rsidRDefault="00AF4216" w:rsidP="00B513A7">
            <w:pPr>
              <w:rPr>
                <w:lang w:val="en-GB"/>
              </w:rPr>
            </w:pPr>
            <w:r w:rsidRPr="00133133">
              <w:rPr>
                <w:lang w:val="en-GB"/>
              </w:rPr>
              <w:t>-0,231</w:t>
            </w:r>
          </w:p>
        </w:tc>
        <w:tc>
          <w:tcPr>
            <w:tcW w:w="1360" w:type="dxa"/>
            <w:noWrap/>
            <w:vAlign w:val="center"/>
            <w:hideMark/>
          </w:tcPr>
          <w:p w14:paraId="2B883AC4" w14:textId="77777777" w:rsidR="00AF4216" w:rsidRPr="00133133" w:rsidRDefault="00AF4216" w:rsidP="00B513A7">
            <w:pPr>
              <w:rPr>
                <w:lang w:val="en-GB"/>
              </w:rPr>
            </w:pPr>
            <w:r w:rsidRPr="00133133">
              <w:rPr>
                <w:lang w:val="en-GB"/>
              </w:rPr>
              <w:t>0,817358</w:t>
            </w:r>
          </w:p>
        </w:tc>
      </w:tr>
      <w:tr w:rsidR="00AF4216" w:rsidRPr="00133133" w14:paraId="6F41C739" w14:textId="77777777" w:rsidTr="00B513A7">
        <w:trPr>
          <w:tblHeader/>
        </w:trPr>
        <w:tc>
          <w:tcPr>
            <w:tcW w:w="3681" w:type="dxa"/>
            <w:noWrap/>
            <w:vAlign w:val="center"/>
            <w:hideMark/>
          </w:tcPr>
          <w:p w14:paraId="41BA382A" w14:textId="77777777" w:rsidR="00AF4216" w:rsidRPr="00133133" w:rsidRDefault="00AF4216" w:rsidP="00B513A7">
            <w:pPr>
              <w:rPr>
                <w:lang w:val="en-GB"/>
              </w:rPr>
            </w:pPr>
            <w:r w:rsidRPr="00133133">
              <w:rPr>
                <w:lang w:val="en-GB"/>
              </w:rPr>
              <w:lastRenderedPageBreak/>
              <w:t>scale(Offline):</w:t>
            </w:r>
          </w:p>
          <w:p w14:paraId="200975D5" w14:textId="77777777" w:rsidR="00AF4216" w:rsidRPr="00133133" w:rsidRDefault="00AF4216" w:rsidP="00B513A7">
            <w:pPr>
              <w:rPr>
                <w:lang w:val="en-GB"/>
              </w:rPr>
            </w:pPr>
            <w:r w:rsidRPr="00133133">
              <w:rPr>
                <w:lang w:val="en-GB"/>
              </w:rPr>
              <w:t>scale(EducationBachelor)</w:t>
            </w:r>
          </w:p>
        </w:tc>
        <w:tc>
          <w:tcPr>
            <w:tcW w:w="1559" w:type="dxa"/>
            <w:noWrap/>
            <w:vAlign w:val="center"/>
            <w:hideMark/>
          </w:tcPr>
          <w:p w14:paraId="25FA264D" w14:textId="77777777" w:rsidR="00AF4216" w:rsidRPr="00133133" w:rsidRDefault="00AF4216" w:rsidP="00B513A7">
            <w:pPr>
              <w:rPr>
                <w:lang w:val="en-GB"/>
              </w:rPr>
            </w:pPr>
            <w:r w:rsidRPr="00133133">
              <w:rPr>
                <w:lang w:val="en-GB"/>
              </w:rPr>
              <w:t>0,0184988</w:t>
            </w:r>
          </w:p>
        </w:tc>
        <w:tc>
          <w:tcPr>
            <w:tcW w:w="1462" w:type="dxa"/>
            <w:noWrap/>
            <w:vAlign w:val="center"/>
            <w:hideMark/>
          </w:tcPr>
          <w:p w14:paraId="089C1B1D" w14:textId="77777777" w:rsidR="00AF4216" w:rsidRPr="00133133" w:rsidRDefault="00AF4216" w:rsidP="00B513A7">
            <w:pPr>
              <w:rPr>
                <w:lang w:val="en-GB"/>
              </w:rPr>
            </w:pPr>
            <w:r w:rsidRPr="00133133">
              <w:rPr>
                <w:lang w:val="en-GB"/>
              </w:rPr>
              <w:t>0,0721218</w:t>
            </w:r>
          </w:p>
        </w:tc>
        <w:tc>
          <w:tcPr>
            <w:tcW w:w="948" w:type="dxa"/>
            <w:noWrap/>
            <w:vAlign w:val="center"/>
            <w:hideMark/>
          </w:tcPr>
          <w:p w14:paraId="67C8D16B" w14:textId="77777777" w:rsidR="00AF4216" w:rsidRPr="00133133" w:rsidRDefault="00AF4216" w:rsidP="00B513A7">
            <w:pPr>
              <w:rPr>
                <w:lang w:val="en-GB"/>
              </w:rPr>
            </w:pPr>
            <w:r w:rsidRPr="00133133">
              <w:rPr>
                <w:lang w:val="en-GB"/>
              </w:rPr>
              <w:t>0,256</w:t>
            </w:r>
          </w:p>
        </w:tc>
        <w:tc>
          <w:tcPr>
            <w:tcW w:w="1360" w:type="dxa"/>
            <w:noWrap/>
            <w:vAlign w:val="center"/>
            <w:hideMark/>
          </w:tcPr>
          <w:p w14:paraId="1E16E451" w14:textId="77777777" w:rsidR="00AF4216" w:rsidRPr="00133133" w:rsidRDefault="00AF4216" w:rsidP="00B513A7">
            <w:pPr>
              <w:rPr>
                <w:lang w:val="en-GB"/>
              </w:rPr>
            </w:pPr>
            <w:r w:rsidRPr="00133133">
              <w:rPr>
                <w:lang w:val="en-GB"/>
              </w:rPr>
              <w:t>0,797876</w:t>
            </w:r>
          </w:p>
        </w:tc>
      </w:tr>
      <w:tr w:rsidR="00AF4216" w:rsidRPr="00133133" w14:paraId="05B5D04B" w14:textId="77777777" w:rsidTr="00B513A7">
        <w:trPr>
          <w:tblHeader/>
        </w:trPr>
        <w:tc>
          <w:tcPr>
            <w:tcW w:w="3681" w:type="dxa"/>
            <w:noWrap/>
            <w:vAlign w:val="center"/>
            <w:hideMark/>
          </w:tcPr>
          <w:p w14:paraId="4984C0B4" w14:textId="77777777" w:rsidR="00AF4216" w:rsidRPr="00133133" w:rsidRDefault="00AF4216" w:rsidP="00B513A7">
            <w:pPr>
              <w:rPr>
                <w:lang w:val="en-GB"/>
              </w:rPr>
            </w:pPr>
            <w:r w:rsidRPr="00133133">
              <w:rPr>
                <w:lang w:val="en-GB"/>
              </w:rPr>
              <w:t>scale(Offline):</w:t>
            </w:r>
          </w:p>
          <w:p w14:paraId="04E1A1EB" w14:textId="77777777" w:rsidR="00AF4216" w:rsidRPr="00133133" w:rsidRDefault="00AF4216" w:rsidP="00B513A7">
            <w:pPr>
              <w:rPr>
                <w:lang w:val="en-GB"/>
              </w:rPr>
            </w:pPr>
            <w:r w:rsidRPr="00133133">
              <w:rPr>
                <w:lang w:val="en-GB"/>
              </w:rPr>
              <w:t>scale(EducationDoctorate)</w:t>
            </w:r>
          </w:p>
        </w:tc>
        <w:tc>
          <w:tcPr>
            <w:tcW w:w="1559" w:type="dxa"/>
            <w:noWrap/>
            <w:vAlign w:val="center"/>
            <w:hideMark/>
          </w:tcPr>
          <w:p w14:paraId="5F0D76C2" w14:textId="77777777" w:rsidR="00AF4216" w:rsidRPr="00133133" w:rsidRDefault="00AF4216" w:rsidP="00B513A7">
            <w:pPr>
              <w:rPr>
                <w:lang w:val="en-GB"/>
              </w:rPr>
            </w:pPr>
            <w:r w:rsidRPr="00133133">
              <w:rPr>
                <w:lang w:val="en-GB"/>
              </w:rPr>
              <w:t>-0,0578154</w:t>
            </w:r>
          </w:p>
        </w:tc>
        <w:tc>
          <w:tcPr>
            <w:tcW w:w="1462" w:type="dxa"/>
            <w:noWrap/>
            <w:vAlign w:val="center"/>
            <w:hideMark/>
          </w:tcPr>
          <w:p w14:paraId="2291C7C5" w14:textId="77777777" w:rsidR="00AF4216" w:rsidRPr="00133133" w:rsidRDefault="00AF4216" w:rsidP="00B513A7">
            <w:pPr>
              <w:rPr>
                <w:lang w:val="en-GB"/>
              </w:rPr>
            </w:pPr>
            <w:r w:rsidRPr="00133133">
              <w:rPr>
                <w:lang w:val="en-GB"/>
              </w:rPr>
              <w:t>0,0758335</w:t>
            </w:r>
          </w:p>
        </w:tc>
        <w:tc>
          <w:tcPr>
            <w:tcW w:w="948" w:type="dxa"/>
            <w:noWrap/>
            <w:vAlign w:val="center"/>
            <w:hideMark/>
          </w:tcPr>
          <w:p w14:paraId="4DA99B7F" w14:textId="77777777" w:rsidR="00AF4216" w:rsidRPr="00133133" w:rsidRDefault="00AF4216" w:rsidP="00B513A7">
            <w:pPr>
              <w:rPr>
                <w:lang w:val="en-GB"/>
              </w:rPr>
            </w:pPr>
            <w:r w:rsidRPr="00133133">
              <w:rPr>
                <w:lang w:val="en-GB"/>
              </w:rPr>
              <w:t>-0,762</w:t>
            </w:r>
          </w:p>
        </w:tc>
        <w:tc>
          <w:tcPr>
            <w:tcW w:w="1360" w:type="dxa"/>
            <w:noWrap/>
            <w:vAlign w:val="center"/>
            <w:hideMark/>
          </w:tcPr>
          <w:p w14:paraId="7EBF232F" w14:textId="77777777" w:rsidR="00AF4216" w:rsidRPr="00133133" w:rsidRDefault="00AF4216" w:rsidP="00B513A7">
            <w:pPr>
              <w:rPr>
                <w:lang w:val="en-GB"/>
              </w:rPr>
            </w:pPr>
            <w:r w:rsidRPr="00133133">
              <w:rPr>
                <w:lang w:val="en-GB"/>
              </w:rPr>
              <w:t>0,446866</w:t>
            </w:r>
          </w:p>
        </w:tc>
      </w:tr>
      <w:tr w:rsidR="00AF4216" w:rsidRPr="00133133" w14:paraId="35E9D729" w14:textId="77777777" w:rsidTr="00B513A7">
        <w:trPr>
          <w:tblHeader/>
        </w:trPr>
        <w:tc>
          <w:tcPr>
            <w:tcW w:w="3681" w:type="dxa"/>
            <w:noWrap/>
            <w:vAlign w:val="center"/>
            <w:hideMark/>
          </w:tcPr>
          <w:p w14:paraId="2B04776F" w14:textId="77777777" w:rsidR="00AF4216" w:rsidRPr="00133133" w:rsidRDefault="00AF4216" w:rsidP="00B513A7">
            <w:pPr>
              <w:rPr>
                <w:lang w:val="en-GB"/>
              </w:rPr>
            </w:pPr>
            <w:r w:rsidRPr="00133133">
              <w:rPr>
                <w:lang w:val="en-GB"/>
              </w:rPr>
              <w:t>scale(Offline):</w:t>
            </w:r>
          </w:p>
          <w:p w14:paraId="65669AEA" w14:textId="77777777" w:rsidR="00AF4216" w:rsidRPr="00133133" w:rsidRDefault="00AF4216" w:rsidP="00B513A7">
            <w:pPr>
              <w:rPr>
                <w:lang w:val="en-GB"/>
              </w:rPr>
            </w:pPr>
            <w:r w:rsidRPr="00133133">
              <w:rPr>
                <w:lang w:val="en-GB"/>
              </w:rPr>
              <w:t>scale(EducationMaster)</w:t>
            </w:r>
          </w:p>
        </w:tc>
        <w:tc>
          <w:tcPr>
            <w:tcW w:w="1559" w:type="dxa"/>
            <w:noWrap/>
            <w:vAlign w:val="center"/>
            <w:hideMark/>
          </w:tcPr>
          <w:p w14:paraId="2C51E8B0" w14:textId="77777777" w:rsidR="00AF4216" w:rsidRPr="00133133" w:rsidRDefault="00AF4216" w:rsidP="00B513A7">
            <w:pPr>
              <w:rPr>
                <w:lang w:val="en-GB"/>
              </w:rPr>
            </w:pPr>
            <w:r w:rsidRPr="00133133">
              <w:rPr>
                <w:lang w:val="en-GB"/>
              </w:rPr>
              <w:t>0,0231051</w:t>
            </w:r>
          </w:p>
        </w:tc>
        <w:tc>
          <w:tcPr>
            <w:tcW w:w="1462" w:type="dxa"/>
            <w:noWrap/>
            <w:vAlign w:val="center"/>
            <w:hideMark/>
          </w:tcPr>
          <w:p w14:paraId="5D586E12" w14:textId="77777777" w:rsidR="00AF4216" w:rsidRPr="00133133" w:rsidRDefault="00AF4216" w:rsidP="00B513A7">
            <w:pPr>
              <w:rPr>
                <w:lang w:val="en-GB"/>
              </w:rPr>
            </w:pPr>
            <w:r w:rsidRPr="00133133">
              <w:rPr>
                <w:lang w:val="en-GB"/>
              </w:rPr>
              <w:t>0,0696295</w:t>
            </w:r>
          </w:p>
        </w:tc>
        <w:tc>
          <w:tcPr>
            <w:tcW w:w="948" w:type="dxa"/>
            <w:noWrap/>
            <w:vAlign w:val="center"/>
            <w:hideMark/>
          </w:tcPr>
          <w:p w14:paraId="248382FB" w14:textId="77777777" w:rsidR="00AF4216" w:rsidRPr="00133133" w:rsidRDefault="00AF4216" w:rsidP="00B513A7">
            <w:pPr>
              <w:rPr>
                <w:lang w:val="en-GB"/>
              </w:rPr>
            </w:pPr>
            <w:r w:rsidRPr="00133133">
              <w:rPr>
                <w:lang w:val="en-GB"/>
              </w:rPr>
              <w:t>0,332</w:t>
            </w:r>
          </w:p>
        </w:tc>
        <w:tc>
          <w:tcPr>
            <w:tcW w:w="1360" w:type="dxa"/>
            <w:noWrap/>
            <w:vAlign w:val="center"/>
            <w:hideMark/>
          </w:tcPr>
          <w:p w14:paraId="644493E0" w14:textId="77777777" w:rsidR="00AF4216" w:rsidRPr="00133133" w:rsidRDefault="00AF4216" w:rsidP="00B513A7">
            <w:pPr>
              <w:rPr>
                <w:lang w:val="en-GB"/>
              </w:rPr>
            </w:pPr>
            <w:r w:rsidRPr="00133133">
              <w:rPr>
                <w:lang w:val="en-GB"/>
              </w:rPr>
              <w:t>0,740422</w:t>
            </w:r>
          </w:p>
        </w:tc>
      </w:tr>
      <w:tr w:rsidR="00AF4216" w:rsidRPr="00133133" w14:paraId="3287F9EB" w14:textId="77777777" w:rsidTr="00B513A7">
        <w:trPr>
          <w:tblHeader/>
        </w:trPr>
        <w:tc>
          <w:tcPr>
            <w:tcW w:w="3681" w:type="dxa"/>
            <w:noWrap/>
            <w:vAlign w:val="center"/>
            <w:hideMark/>
          </w:tcPr>
          <w:p w14:paraId="66F0111D" w14:textId="77777777" w:rsidR="00AF4216" w:rsidRPr="00133133" w:rsidRDefault="00AF4216" w:rsidP="00B513A7">
            <w:pPr>
              <w:rPr>
                <w:lang w:val="en-GB"/>
              </w:rPr>
            </w:pPr>
            <w:r w:rsidRPr="00133133">
              <w:rPr>
                <w:lang w:val="en-GB"/>
              </w:rPr>
              <w:t>scale(Offline):</w:t>
            </w:r>
          </w:p>
          <w:p w14:paraId="22CD81D8" w14:textId="77777777" w:rsidR="00AF4216" w:rsidRPr="00133133" w:rsidRDefault="00AF4216" w:rsidP="00B513A7">
            <w:pPr>
              <w:rPr>
                <w:lang w:val="en-GB"/>
              </w:rPr>
            </w:pPr>
            <w:r w:rsidRPr="00133133">
              <w:rPr>
                <w:lang w:val="en-GB"/>
              </w:rPr>
              <w:t>scale(EducationHighSchool)</w:t>
            </w:r>
          </w:p>
        </w:tc>
        <w:tc>
          <w:tcPr>
            <w:tcW w:w="1559" w:type="dxa"/>
            <w:noWrap/>
            <w:vAlign w:val="center"/>
            <w:hideMark/>
          </w:tcPr>
          <w:p w14:paraId="40FAFC0F" w14:textId="77777777" w:rsidR="00AF4216" w:rsidRPr="00133133" w:rsidRDefault="00AF4216" w:rsidP="00B513A7">
            <w:pPr>
              <w:rPr>
                <w:lang w:val="en-GB"/>
              </w:rPr>
            </w:pPr>
            <w:r w:rsidRPr="00133133">
              <w:rPr>
                <w:lang w:val="en-GB"/>
              </w:rPr>
              <w:t>NA</w:t>
            </w:r>
          </w:p>
        </w:tc>
        <w:tc>
          <w:tcPr>
            <w:tcW w:w="1462" w:type="dxa"/>
            <w:noWrap/>
            <w:vAlign w:val="center"/>
            <w:hideMark/>
          </w:tcPr>
          <w:p w14:paraId="77A494F3" w14:textId="77777777" w:rsidR="00AF4216" w:rsidRPr="00133133" w:rsidRDefault="00AF4216" w:rsidP="00B513A7">
            <w:pPr>
              <w:rPr>
                <w:lang w:val="en-GB"/>
              </w:rPr>
            </w:pPr>
            <w:r w:rsidRPr="00133133">
              <w:rPr>
                <w:lang w:val="en-GB"/>
              </w:rPr>
              <w:t>NA</w:t>
            </w:r>
          </w:p>
        </w:tc>
        <w:tc>
          <w:tcPr>
            <w:tcW w:w="948" w:type="dxa"/>
            <w:noWrap/>
            <w:vAlign w:val="center"/>
            <w:hideMark/>
          </w:tcPr>
          <w:p w14:paraId="7FF335BE" w14:textId="77777777" w:rsidR="00AF4216" w:rsidRPr="00133133" w:rsidRDefault="00AF4216" w:rsidP="00B513A7">
            <w:pPr>
              <w:rPr>
                <w:lang w:val="en-GB"/>
              </w:rPr>
            </w:pPr>
            <w:r w:rsidRPr="00133133">
              <w:rPr>
                <w:lang w:val="en-GB"/>
              </w:rPr>
              <w:t>NA</w:t>
            </w:r>
          </w:p>
        </w:tc>
        <w:tc>
          <w:tcPr>
            <w:tcW w:w="1360" w:type="dxa"/>
            <w:noWrap/>
            <w:vAlign w:val="center"/>
            <w:hideMark/>
          </w:tcPr>
          <w:p w14:paraId="3061C9D0" w14:textId="77777777" w:rsidR="00AF4216" w:rsidRPr="00133133" w:rsidRDefault="00AF4216" w:rsidP="00B513A7">
            <w:pPr>
              <w:rPr>
                <w:lang w:val="en-GB"/>
              </w:rPr>
            </w:pPr>
            <w:r w:rsidRPr="00133133">
              <w:rPr>
                <w:lang w:val="en-GB"/>
              </w:rPr>
              <w:t>NA</w:t>
            </w:r>
          </w:p>
        </w:tc>
      </w:tr>
      <w:tr w:rsidR="00AF4216" w:rsidRPr="00133133" w14:paraId="2B5635C6" w14:textId="77777777" w:rsidTr="00B513A7">
        <w:trPr>
          <w:tblHeader/>
        </w:trPr>
        <w:tc>
          <w:tcPr>
            <w:tcW w:w="3681" w:type="dxa"/>
            <w:noWrap/>
            <w:vAlign w:val="center"/>
            <w:hideMark/>
          </w:tcPr>
          <w:p w14:paraId="258B7F8B" w14:textId="77777777" w:rsidR="00AF4216" w:rsidRPr="00133133" w:rsidRDefault="00AF4216" w:rsidP="00B513A7">
            <w:pPr>
              <w:rPr>
                <w:lang w:val="en-GB"/>
              </w:rPr>
            </w:pPr>
            <w:r w:rsidRPr="00133133">
              <w:rPr>
                <w:lang w:val="en-GB"/>
              </w:rPr>
              <w:t>scale(Offline):</w:t>
            </w:r>
          </w:p>
          <w:p w14:paraId="73A8C2CC" w14:textId="77777777" w:rsidR="00AF4216" w:rsidRPr="00133133" w:rsidRDefault="00AF4216" w:rsidP="00B513A7">
            <w:pPr>
              <w:rPr>
                <w:lang w:val="en-GB"/>
              </w:rPr>
            </w:pPr>
            <w:r w:rsidRPr="00133133">
              <w:rPr>
                <w:lang w:val="en-GB"/>
              </w:rPr>
              <w:t>scale(EmploymentPartTime)</w:t>
            </w:r>
          </w:p>
        </w:tc>
        <w:tc>
          <w:tcPr>
            <w:tcW w:w="1559" w:type="dxa"/>
            <w:noWrap/>
            <w:vAlign w:val="center"/>
            <w:hideMark/>
          </w:tcPr>
          <w:p w14:paraId="2C45FB01" w14:textId="77777777" w:rsidR="00AF4216" w:rsidRPr="00133133" w:rsidRDefault="00AF4216" w:rsidP="00B513A7">
            <w:pPr>
              <w:rPr>
                <w:lang w:val="en-GB"/>
              </w:rPr>
            </w:pPr>
            <w:r w:rsidRPr="00133133">
              <w:rPr>
                <w:lang w:val="en-GB"/>
              </w:rPr>
              <w:t>0,2633112</w:t>
            </w:r>
          </w:p>
        </w:tc>
        <w:tc>
          <w:tcPr>
            <w:tcW w:w="1462" w:type="dxa"/>
            <w:noWrap/>
            <w:vAlign w:val="center"/>
            <w:hideMark/>
          </w:tcPr>
          <w:p w14:paraId="13BB289D" w14:textId="77777777" w:rsidR="00AF4216" w:rsidRPr="00133133" w:rsidRDefault="00AF4216" w:rsidP="00B513A7">
            <w:pPr>
              <w:rPr>
                <w:lang w:val="en-GB"/>
              </w:rPr>
            </w:pPr>
            <w:r w:rsidRPr="00133133">
              <w:rPr>
                <w:lang w:val="en-GB"/>
              </w:rPr>
              <w:t>0,1462108</w:t>
            </w:r>
          </w:p>
        </w:tc>
        <w:tc>
          <w:tcPr>
            <w:tcW w:w="948" w:type="dxa"/>
            <w:noWrap/>
            <w:vAlign w:val="center"/>
            <w:hideMark/>
          </w:tcPr>
          <w:p w14:paraId="0E11BAF2" w14:textId="77777777" w:rsidR="00AF4216" w:rsidRPr="00133133" w:rsidRDefault="00AF4216" w:rsidP="00B513A7">
            <w:pPr>
              <w:rPr>
                <w:lang w:val="en-GB"/>
              </w:rPr>
            </w:pPr>
            <w:r w:rsidRPr="00133133">
              <w:rPr>
                <w:lang w:val="en-GB"/>
              </w:rPr>
              <w:t>1,801</w:t>
            </w:r>
          </w:p>
        </w:tc>
        <w:tc>
          <w:tcPr>
            <w:tcW w:w="1360" w:type="dxa"/>
            <w:noWrap/>
            <w:vAlign w:val="center"/>
            <w:hideMark/>
          </w:tcPr>
          <w:p w14:paraId="593D9A53" w14:textId="77777777" w:rsidR="00AF4216" w:rsidRPr="00133133" w:rsidRDefault="00AF4216" w:rsidP="00B513A7">
            <w:pPr>
              <w:rPr>
                <w:lang w:val="en-GB"/>
              </w:rPr>
            </w:pPr>
            <w:r w:rsidRPr="00133133">
              <w:rPr>
                <w:lang w:val="en-GB"/>
              </w:rPr>
              <w:t>0,07347</w:t>
            </w:r>
          </w:p>
        </w:tc>
      </w:tr>
      <w:tr w:rsidR="00AF4216" w:rsidRPr="00133133" w14:paraId="5EBDBAD3" w14:textId="77777777" w:rsidTr="00B513A7">
        <w:trPr>
          <w:tblHeader/>
        </w:trPr>
        <w:tc>
          <w:tcPr>
            <w:tcW w:w="3681" w:type="dxa"/>
            <w:noWrap/>
            <w:vAlign w:val="center"/>
            <w:hideMark/>
          </w:tcPr>
          <w:p w14:paraId="2559BBAE" w14:textId="77777777" w:rsidR="00AF4216" w:rsidRPr="00133133" w:rsidRDefault="00AF4216" w:rsidP="00B513A7">
            <w:pPr>
              <w:rPr>
                <w:lang w:val="en-GB"/>
              </w:rPr>
            </w:pPr>
            <w:r w:rsidRPr="00133133">
              <w:rPr>
                <w:lang w:val="en-GB"/>
              </w:rPr>
              <w:t>scale(Offline):</w:t>
            </w:r>
          </w:p>
          <w:p w14:paraId="7E81D860" w14:textId="77777777" w:rsidR="00AF4216" w:rsidRPr="00133133" w:rsidRDefault="00AF4216" w:rsidP="00B513A7">
            <w:pPr>
              <w:rPr>
                <w:lang w:val="en-GB"/>
              </w:rPr>
            </w:pPr>
            <w:r w:rsidRPr="00133133">
              <w:rPr>
                <w:lang w:val="en-GB"/>
              </w:rPr>
              <w:t>scale(EmploymentFullTime)</w:t>
            </w:r>
          </w:p>
        </w:tc>
        <w:tc>
          <w:tcPr>
            <w:tcW w:w="1559" w:type="dxa"/>
            <w:noWrap/>
            <w:vAlign w:val="center"/>
            <w:hideMark/>
          </w:tcPr>
          <w:p w14:paraId="5656D6BB" w14:textId="77777777" w:rsidR="00AF4216" w:rsidRPr="00133133" w:rsidRDefault="00AF4216" w:rsidP="00B513A7">
            <w:pPr>
              <w:rPr>
                <w:lang w:val="en-GB"/>
              </w:rPr>
            </w:pPr>
            <w:r w:rsidRPr="00133133">
              <w:rPr>
                <w:lang w:val="en-GB"/>
              </w:rPr>
              <w:t>0,4538295</w:t>
            </w:r>
          </w:p>
        </w:tc>
        <w:tc>
          <w:tcPr>
            <w:tcW w:w="1462" w:type="dxa"/>
            <w:noWrap/>
            <w:vAlign w:val="center"/>
            <w:hideMark/>
          </w:tcPr>
          <w:p w14:paraId="5C78A783" w14:textId="77777777" w:rsidR="00AF4216" w:rsidRPr="00133133" w:rsidRDefault="00AF4216" w:rsidP="00B513A7">
            <w:pPr>
              <w:rPr>
                <w:lang w:val="en-GB"/>
              </w:rPr>
            </w:pPr>
            <w:r w:rsidRPr="00133133">
              <w:rPr>
                <w:lang w:val="en-GB"/>
              </w:rPr>
              <w:t>0,2203583</w:t>
            </w:r>
          </w:p>
        </w:tc>
        <w:tc>
          <w:tcPr>
            <w:tcW w:w="948" w:type="dxa"/>
            <w:noWrap/>
            <w:vAlign w:val="center"/>
            <w:hideMark/>
          </w:tcPr>
          <w:p w14:paraId="1BBF35CB" w14:textId="77777777" w:rsidR="00AF4216" w:rsidRPr="00133133" w:rsidRDefault="00AF4216" w:rsidP="00B513A7">
            <w:pPr>
              <w:rPr>
                <w:lang w:val="en-GB"/>
              </w:rPr>
            </w:pPr>
            <w:r w:rsidRPr="00133133">
              <w:rPr>
                <w:lang w:val="en-GB"/>
              </w:rPr>
              <w:t>2,06</w:t>
            </w:r>
          </w:p>
        </w:tc>
        <w:tc>
          <w:tcPr>
            <w:tcW w:w="1360" w:type="dxa"/>
            <w:noWrap/>
            <w:vAlign w:val="center"/>
            <w:hideMark/>
          </w:tcPr>
          <w:p w14:paraId="117F6120" w14:textId="77777777" w:rsidR="00AF4216" w:rsidRPr="00133133" w:rsidRDefault="00AF4216" w:rsidP="00B513A7">
            <w:pPr>
              <w:rPr>
                <w:lang w:val="en-GB"/>
              </w:rPr>
            </w:pPr>
            <w:r w:rsidRPr="00133133">
              <w:rPr>
                <w:lang w:val="en-GB"/>
              </w:rPr>
              <w:t>0,040953</w:t>
            </w:r>
          </w:p>
        </w:tc>
      </w:tr>
      <w:tr w:rsidR="00AF4216" w:rsidRPr="00133133" w14:paraId="440EF9A1" w14:textId="77777777" w:rsidTr="00B513A7">
        <w:trPr>
          <w:tblHeader/>
        </w:trPr>
        <w:tc>
          <w:tcPr>
            <w:tcW w:w="3681" w:type="dxa"/>
            <w:noWrap/>
            <w:vAlign w:val="center"/>
            <w:hideMark/>
          </w:tcPr>
          <w:p w14:paraId="2FB52551" w14:textId="77777777" w:rsidR="00AF4216" w:rsidRPr="00133133" w:rsidRDefault="00AF4216" w:rsidP="00B513A7">
            <w:pPr>
              <w:rPr>
                <w:lang w:val="en-GB"/>
              </w:rPr>
            </w:pPr>
            <w:r w:rsidRPr="00133133">
              <w:rPr>
                <w:lang w:val="en-GB"/>
              </w:rPr>
              <w:t>scale(Offline):</w:t>
            </w:r>
          </w:p>
          <w:p w14:paraId="53656725" w14:textId="77777777" w:rsidR="00AF4216" w:rsidRPr="00133133" w:rsidRDefault="00AF4216" w:rsidP="00B513A7">
            <w:pPr>
              <w:rPr>
                <w:lang w:val="en-GB"/>
              </w:rPr>
            </w:pPr>
            <w:r w:rsidRPr="00133133">
              <w:rPr>
                <w:lang w:val="en-GB"/>
              </w:rPr>
              <w:t>scale(EmploymentRetired)</w:t>
            </w:r>
          </w:p>
        </w:tc>
        <w:tc>
          <w:tcPr>
            <w:tcW w:w="1559" w:type="dxa"/>
            <w:noWrap/>
            <w:vAlign w:val="center"/>
            <w:hideMark/>
          </w:tcPr>
          <w:p w14:paraId="7432E4A8" w14:textId="77777777" w:rsidR="00AF4216" w:rsidRPr="00133133" w:rsidRDefault="00AF4216" w:rsidP="00B513A7">
            <w:pPr>
              <w:rPr>
                <w:lang w:val="en-GB"/>
              </w:rPr>
            </w:pPr>
            <w:r w:rsidRPr="00133133">
              <w:rPr>
                <w:lang w:val="en-GB"/>
              </w:rPr>
              <w:t>0,0376792</w:t>
            </w:r>
          </w:p>
        </w:tc>
        <w:tc>
          <w:tcPr>
            <w:tcW w:w="1462" w:type="dxa"/>
            <w:noWrap/>
            <w:vAlign w:val="center"/>
            <w:hideMark/>
          </w:tcPr>
          <w:p w14:paraId="5F7B08A6" w14:textId="77777777" w:rsidR="00AF4216" w:rsidRPr="00133133" w:rsidRDefault="00AF4216" w:rsidP="00B513A7">
            <w:pPr>
              <w:rPr>
                <w:lang w:val="en-GB"/>
              </w:rPr>
            </w:pPr>
            <w:r w:rsidRPr="00133133">
              <w:rPr>
                <w:lang w:val="en-GB"/>
              </w:rPr>
              <w:t>0,1253459</w:t>
            </w:r>
          </w:p>
        </w:tc>
        <w:tc>
          <w:tcPr>
            <w:tcW w:w="948" w:type="dxa"/>
            <w:noWrap/>
            <w:vAlign w:val="center"/>
            <w:hideMark/>
          </w:tcPr>
          <w:p w14:paraId="0E07BFD2" w14:textId="77777777" w:rsidR="00AF4216" w:rsidRPr="00133133" w:rsidRDefault="00AF4216" w:rsidP="00B513A7">
            <w:pPr>
              <w:rPr>
                <w:lang w:val="en-GB"/>
              </w:rPr>
            </w:pPr>
            <w:r w:rsidRPr="00133133">
              <w:rPr>
                <w:lang w:val="en-GB"/>
              </w:rPr>
              <w:t>0,301</w:t>
            </w:r>
          </w:p>
        </w:tc>
        <w:tc>
          <w:tcPr>
            <w:tcW w:w="1360" w:type="dxa"/>
            <w:noWrap/>
            <w:vAlign w:val="center"/>
            <w:hideMark/>
          </w:tcPr>
          <w:p w14:paraId="5A5683E6" w14:textId="77777777" w:rsidR="00AF4216" w:rsidRPr="00133133" w:rsidRDefault="00AF4216" w:rsidP="00B513A7">
            <w:pPr>
              <w:rPr>
                <w:lang w:val="en-GB"/>
              </w:rPr>
            </w:pPr>
            <w:r w:rsidRPr="00133133">
              <w:rPr>
                <w:lang w:val="en-GB"/>
              </w:rPr>
              <w:t>0,764081</w:t>
            </w:r>
          </w:p>
        </w:tc>
      </w:tr>
      <w:tr w:rsidR="00AF4216" w:rsidRPr="00133133" w14:paraId="5875C514" w14:textId="77777777" w:rsidTr="00B513A7">
        <w:trPr>
          <w:tblHeader/>
        </w:trPr>
        <w:tc>
          <w:tcPr>
            <w:tcW w:w="3681" w:type="dxa"/>
            <w:noWrap/>
            <w:vAlign w:val="center"/>
            <w:hideMark/>
          </w:tcPr>
          <w:p w14:paraId="0D8B5E9F" w14:textId="77777777" w:rsidR="00AF4216" w:rsidRPr="00133133" w:rsidRDefault="00AF4216" w:rsidP="00B513A7">
            <w:pPr>
              <w:rPr>
                <w:lang w:val="en-GB"/>
              </w:rPr>
            </w:pPr>
            <w:r w:rsidRPr="00133133">
              <w:rPr>
                <w:lang w:val="en-GB"/>
              </w:rPr>
              <w:t>scale(Offline):</w:t>
            </w:r>
          </w:p>
          <w:p w14:paraId="36B9B807" w14:textId="77777777" w:rsidR="00AF4216" w:rsidRPr="00133133" w:rsidRDefault="00AF4216" w:rsidP="00B513A7">
            <w:pPr>
              <w:rPr>
                <w:lang w:val="en-GB"/>
              </w:rPr>
            </w:pPr>
            <w:r w:rsidRPr="00133133">
              <w:rPr>
                <w:lang w:val="en-GB"/>
              </w:rPr>
              <w:t>scale(EmploymentSelfEmployed)</w:t>
            </w:r>
          </w:p>
        </w:tc>
        <w:tc>
          <w:tcPr>
            <w:tcW w:w="1559" w:type="dxa"/>
            <w:noWrap/>
            <w:vAlign w:val="center"/>
            <w:hideMark/>
          </w:tcPr>
          <w:p w14:paraId="0DD5BC36" w14:textId="77777777" w:rsidR="00AF4216" w:rsidRPr="00133133" w:rsidRDefault="00AF4216" w:rsidP="00B513A7">
            <w:pPr>
              <w:rPr>
                <w:lang w:val="en-GB"/>
              </w:rPr>
            </w:pPr>
            <w:r w:rsidRPr="00133133">
              <w:rPr>
                <w:lang w:val="en-GB"/>
              </w:rPr>
              <w:t>0,2190661</w:t>
            </w:r>
          </w:p>
        </w:tc>
        <w:tc>
          <w:tcPr>
            <w:tcW w:w="1462" w:type="dxa"/>
            <w:noWrap/>
            <w:vAlign w:val="center"/>
            <w:hideMark/>
          </w:tcPr>
          <w:p w14:paraId="5BA22B06" w14:textId="77777777" w:rsidR="00AF4216" w:rsidRPr="00133133" w:rsidRDefault="00AF4216" w:rsidP="00B513A7">
            <w:pPr>
              <w:rPr>
                <w:lang w:val="en-GB"/>
              </w:rPr>
            </w:pPr>
            <w:r w:rsidRPr="00133133">
              <w:rPr>
                <w:lang w:val="en-GB"/>
              </w:rPr>
              <w:t>0,1551234</w:t>
            </w:r>
          </w:p>
        </w:tc>
        <w:tc>
          <w:tcPr>
            <w:tcW w:w="948" w:type="dxa"/>
            <w:noWrap/>
            <w:vAlign w:val="center"/>
            <w:hideMark/>
          </w:tcPr>
          <w:p w14:paraId="775962FD" w14:textId="77777777" w:rsidR="00AF4216" w:rsidRPr="00133133" w:rsidRDefault="00AF4216" w:rsidP="00B513A7">
            <w:pPr>
              <w:rPr>
                <w:lang w:val="en-GB"/>
              </w:rPr>
            </w:pPr>
            <w:r w:rsidRPr="00133133">
              <w:rPr>
                <w:lang w:val="en-GB"/>
              </w:rPr>
              <w:t>1,412</w:t>
            </w:r>
          </w:p>
        </w:tc>
        <w:tc>
          <w:tcPr>
            <w:tcW w:w="1360" w:type="dxa"/>
            <w:noWrap/>
            <w:vAlign w:val="center"/>
            <w:hideMark/>
          </w:tcPr>
          <w:p w14:paraId="3B376DA2" w14:textId="77777777" w:rsidR="00AF4216" w:rsidRPr="00133133" w:rsidRDefault="00AF4216" w:rsidP="00B513A7">
            <w:pPr>
              <w:rPr>
                <w:lang w:val="en-GB"/>
              </w:rPr>
            </w:pPr>
            <w:r w:rsidRPr="00133133">
              <w:rPr>
                <w:lang w:val="en-GB"/>
              </w:rPr>
              <w:t>0,159696</w:t>
            </w:r>
          </w:p>
        </w:tc>
      </w:tr>
      <w:tr w:rsidR="00AF4216" w:rsidRPr="00133133" w14:paraId="32B4B43D" w14:textId="77777777" w:rsidTr="00B513A7">
        <w:trPr>
          <w:tblHeader/>
        </w:trPr>
        <w:tc>
          <w:tcPr>
            <w:tcW w:w="3681" w:type="dxa"/>
            <w:noWrap/>
            <w:vAlign w:val="center"/>
            <w:hideMark/>
          </w:tcPr>
          <w:p w14:paraId="39167951" w14:textId="77777777" w:rsidR="00AF4216" w:rsidRPr="00133133" w:rsidRDefault="00AF4216" w:rsidP="00B513A7">
            <w:pPr>
              <w:rPr>
                <w:lang w:val="en-GB"/>
              </w:rPr>
            </w:pPr>
            <w:r w:rsidRPr="00133133">
              <w:rPr>
                <w:lang w:val="en-GB"/>
              </w:rPr>
              <w:t>scale(Offline):</w:t>
            </w:r>
          </w:p>
          <w:p w14:paraId="2E38E53B" w14:textId="77777777" w:rsidR="00AF4216" w:rsidRPr="00133133" w:rsidRDefault="00AF4216" w:rsidP="00B513A7">
            <w:pPr>
              <w:rPr>
                <w:lang w:val="en-GB"/>
              </w:rPr>
            </w:pPr>
            <w:r w:rsidRPr="00133133">
              <w:rPr>
                <w:lang w:val="en-GB"/>
              </w:rPr>
              <w:t>scale(EmploymentStudent)</w:t>
            </w:r>
          </w:p>
        </w:tc>
        <w:tc>
          <w:tcPr>
            <w:tcW w:w="1559" w:type="dxa"/>
            <w:noWrap/>
            <w:vAlign w:val="center"/>
            <w:hideMark/>
          </w:tcPr>
          <w:p w14:paraId="57BEC2E0" w14:textId="77777777" w:rsidR="00AF4216" w:rsidRPr="00133133" w:rsidRDefault="00AF4216" w:rsidP="00B513A7">
            <w:pPr>
              <w:rPr>
                <w:lang w:val="en-GB"/>
              </w:rPr>
            </w:pPr>
            <w:r w:rsidRPr="00133133">
              <w:rPr>
                <w:lang w:val="en-GB"/>
              </w:rPr>
              <w:t>0,2999938</w:t>
            </w:r>
          </w:p>
        </w:tc>
        <w:tc>
          <w:tcPr>
            <w:tcW w:w="1462" w:type="dxa"/>
            <w:noWrap/>
            <w:vAlign w:val="center"/>
            <w:hideMark/>
          </w:tcPr>
          <w:p w14:paraId="4C46FF4A" w14:textId="77777777" w:rsidR="00AF4216" w:rsidRPr="00133133" w:rsidRDefault="00AF4216" w:rsidP="00B513A7">
            <w:pPr>
              <w:rPr>
                <w:lang w:val="en-GB"/>
              </w:rPr>
            </w:pPr>
            <w:r w:rsidRPr="00133133">
              <w:rPr>
                <w:lang w:val="en-GB"/>
              </w:rPr>
              <w:t>0,1910386</w:t>
            </w:r>
          </w:p>
        </w:tc>
        <w:tc>
          <w:tcPr>
            <w:tcW w:w="948" w:type="dxa"/>
            <w:noWrap/>
            <w:vAlign w:val="center"/>
            <w:hideMark/>
          </w:tcPr>
          <w:p w14:paraId="5ABC93A5" w14:textId="77777777" w:rsidR="00AF4216" w:rsidRPr="00133133" w:rsidRDefault="00AF4216" w:rsidP="00B513A7">
            <w:pPr>
              <w:rPr>
                <w:lang w:val="en-GB"/>
              </w:rPr>
            </w:pPr>
            <w:r w:rsidRPr="00133133">
              <w:rPr>
                <w:lang w:val="en-GB"/>
              </w:rPr>
              <w:t>1,57</w:t>
            </w:r>
          </w:p>
        </w:tc>
        <w:tc>
          <w:tcPr>
            <w:tcW w:w="1360" w:type="dxa"/>
            <w:noWrap/>
            <w:vAlign w:val="center"/>
            <w:hideMark/>
          </w:tcPr>
          <w:p w14:paraId="0F791203" w14:textId="77777777" w:rsidR="00AF4216" w:rsidRPr="00133133" w:rsidRDefault="00AF4216" w:rsidP="00B513A7">
            <w:pPr>
              <w:rPr>
                <w:lang w:val="en-GB"/>
              </w:rPr>
            </w:pPr>
            <w:r w:rsidRPr="00133133">
              <w:rPr>
                <w:lang w:val="en-GB"/>
              </w:rPr>
              <w:t>0,118176</w:t>
            </w:r>
          </w:p>
        </w:tc>
      </w:tr>
      <w:tr w:rsidR="00AF4216" w:rsidRPr="00133133" w14:paraId="24C26168" w14:textId="77777777" w:rsidTr="00B513A7">
        <w:trPr>
          <w:tblHeader/>
        </w:trPr>
        <w:tc>
          <w:tcPr>
            <w:tcW w:w="3681" w:type="dxa"/>
            <w:noWrap/>
            <w:vAlign w:val="center"/>
            <w:hideMark/>
          </w:tcPr>
          <w:p w14:paraId="59735602" w14:textId="77777777" w:rsidR="00AF4216" w:rsidRPr="00133133" w:rsidRDefault="00AF4216" w:rsidP="00B513A7">
            <w:pPr>
              <w:rPr>
                <w:lang w:val="en-GB"/>
              </w:rPr>
            </w:pPr>
            <w:r w:rsidRPr="00133133">
              <w:rPr>
                <w:lang w:val="en-GB"/>
              </w:rPr>
              <w:t>scale(Offline):</w:t>
            </w:r>
          </w:p>
          <w:p w14:paraId="38B7805D" w14:textId="77777777" w:rsidR="00AF4216" w:rsidRPr="00133133" w:rsidRDefault="00AF4216" w:rsidP="00B513A7">
            <w:pPr>
              <w:rPr>
                <w:lang w:val="en-GB"/>
              </w:rPr>
            </w:pPr>
            <w:r w:rsidRPr="00133133">
              <w:rPr>
                <w:lang w:val="en-GB"/>
              </w:rPr>
              <w:t>scale(EmploymentUnableToWork)</w:t>
            </w:r>
          </w:p>
        </w:tc>
        <w:tc>
          <w:tcPr>
            <w:tcW w:w="1559" w:type="dxa"/>
            <w:noWrap/>
            <w:vAlign w:val="center"/>
            <w:hideMark/>
          </w:tcPr>
          <w:p w14:paraId="72C4505D" w14:textId="77777777" w:rsidR="00AF4216" w:rsidRPr="00133133" w:rsidRDefault="00AF4216" w:rsidP="00B513A7">
            <w:pPr>
              <w:rPr>
                <w:lang w:val="en-GB"/>
              </w:rPr>
            </w:pPr>
            <w:r w:rsidRPr="00133133">
              <w:rPr>
                <w:lang w:val="en-GB"/>
              </w:rPr>
              <w:t>-0,0262764</w:t>
            </w:r>
          </w:p>
        </w:tc>
        <w:tc>
          <w:tcPr>
            <w:tcW w:w="1462" w:type="dxa"/>
            <w:noWrap/>
            <w:vAlign w:val="center"/>
            <w:hideMark/>
          </w:tcPr>
          <w:p w14:paraId="704C0528" w14:textId="77777777" w:rsidR="00AF4216" w:rsidRPr="00133133" w:rsidRDefault="00AF4216" w:rsidP="00B513A7">
            <w:pPr>
              <w:rPr>
                <w:lang w:val="en-GB"/>
              </w:rPr>
            </w:pPr>
            <w:r w:rsidRPr="00133133">
              <w:rPr>
                <w:lang w:val="en-GB"/>
              </w:rPr>
              <w:t>0,0782197</w:t>
            </w:r>
          </w:p>
        </w:tc>
        <w:tc>
          <w:tcPr>
            <w:tcW w:w="948" w:type="dxa"/>
            <w:noWrap/>
            <w:vAlign w:val="center"/>
            <w:hideMark/>
          </w:tcPr>
          <w:p w14:paraId="2F6EB5A9" w14:textId="77777777" w:rsidR="00AF4216" w:rsidRPr="00133133" w:rsidRDefault="00AF4216" w:rsidP="00B513A7">
            <w:pPr>
              <w:rPr>
                <w:lang w:val="en-GB"/>
              </w:rPr>
            </w:pPr>
            <w:r w:rsidRPr="00133133">
              <w:rPr>
                <w:lang w:val="en-GB"/>
              </w:rPr>
              <w:t>-0,336</w:t>
            </w:r>
          </w:p>
        </w:tc>
        <w:tc>
          <w:tcPr>
            <w:tcW w:w="1360" w:type="dxa"/>
            <w:noWrap/>
            <w:vAlign w:val="center"/>
            <w:hideMark/>
          </w:tcPr>
          <w:p w14:paraId="453BDE0D" w14:textId="77777777" w:rsidR="00AF4216" w:rsidRPr="00133133" w:rsidRDefault="00AF4216" w:rsidP="00B513A7">
            <w:pPr>
              <w:rPr>
                <w:lang w:val="en-GB"/>
              </w:rPr>
            </w:pPr>
            <w:r w:rsidRPr="00133133">
              <w:rPr>
                <w:lang w:val="en-GB"/>
              </w:rPr>
              <w:t>0,737332</w:t>
            </w:r>
          </w:p>
        </w:tc>
      </w:tr>
      <w:tr w:rsidR="00AF4216" w:rsidRPr="00133133" w14:paraId="123853D5" w14:textId="77777777" w:rsidTr="00B513A7">
        <w:trPr>
          <w:tblHeader/>
        </w:trPr>
        <w:tc>
          <w:tcPr>
            <w:tcW w:w="3681" w:type="dxa"/>
            <w:noWrap/>
            <w:vAlign w:val="center"/>
            <w:hideMark/>
          </w:tcPr>
          <w:p w14:paraId="501F8D99" w14:textId="77777777" w:rsidR="00AF4216" w:rsidRPr="00133133" w:rsidRDefault="00AF4216" w:rsidP="00B513A7">
            <w:pPr>
              <w:rPr>
                <w:lang w:val="en-GB"/>
              </w:rPr>
            </w:pPr>
            <w:r w:rsidRPr="00133133">
              <w:rPr>
                <w:lang w:val="en-GB"/>
              </w:rPr>
              <w:t>scale(Offline):</w:t>
            </w:r>
          </w:p>
          <w:p w14:paraId="658816F9" w14:textId="77777777" w:rsidR="00AF4216" w:rsidRPr="00133133" w:rsidRDefault="00AF4216" w:rsidP="00B513A7">
            <w:pPr>
              <w:rPr>
                <w:lang w:val="en-GB"/>
              </w:rPr>
            </w:pPr>
            <w:r w:rsidRPr="00133133">
              <w:rPr>
                <w:lang w:val="en-GB"/>
              </w:rPr>
              <w:t>scale(EmploymentUnemployedLooking)</w:t>
            </w:r>
          </w:p>
        </w:tc>
        <w:tc>
          <w:tcPr>
            <w:tcW w:w="1559" w:type="dxa"/>
            <w:noWrap/>
            <w:vAlign w:val="center"/>
            <w:hideMark/>
          </w:tcPr>
          <w:p w14:paraId="30E639FB" w14:textId="77777777" w:rsidR="00AF4216" w:rsidRPr="00133133" w:rsidRDefault="00AF4216" w:rsidP="00B513A7">
            <w:pPr>
              <w:rPr>
                <w:lang w:val="en-GB"/>
              </w:rPr>
            </w:pPr>
            <w:r w:rsidRPr="00133133">
              <w:rPr>
                <w:lang w:val="en-GB"/>
              </w:rPr>
              <w:t>0,184548</w:t>
            </w:r>
          </w:p>
        </w:tc>
        <w:tc>
          <w:tcPr>
            <w:tcW w:w="1462" w:type="dxa"/>
            <w:noWrap/>
            <w:vAlign w:val="center"/>
            <w:hideMark/>
          </w:tcPr>
          <w:p w14:paraId="0B4B1EC4" w14:textId="77777777" w:rsidR="00AF4216" w:rsidRPr="00133133" w:rsidRDefault="00AF4216" w:rsidP="00B513A7">
            <w:pPr>
              <w:rPr>
                <w:lang w:val="en-GB"/>
              </w:rPr>
            </w:pPr>
            <w:r w:rsidRPr="00133133">
              <w:rPr>
                <w:lang w:val="en-GB"/>
              </w:rPr>
              <w:t>0,116152</w:t>
            </w:r>
          </w:p>
        </w:tc>
        <w:tc>
          <w:tcPr>
            <w:tcW w:w="948" w:type="dxa"/>
            <w:noWrap/>
            <w:vAlign w:val="center"/>
            <w:hideMark/>
          </w:tcPr>
          <w:p w14:paraId="5BE7EABE" w14:textId="77777777" w:rsidR="00AF4216" w:rsidRPr="00133133" w:rsidRDefault="00AF4216" w:rsidP="00B513A7">
            <w:pPr>
              <w:rPr>
                <w:lang w:val="en-GB"/>
              </w:rPr>
            </w:pPr>
            <w:r w:rsidRPr="00133133">
              <w:rPr>
                <w:lang w:val="en-GB"/>
              </w:rPr>
              <w:t>1,589</w:t>
            </w:r>
          </w:p>
        </w:tc>
        <w:tc>
          <w:tcPr>
            <w:tcW w:w="1360" w:type="dxa"/>
            <w:noWrap/>
            <w:vAlign w:val="center"/>
            <w:hideMark/>
          </w:tcPr>
          <w:p w14:paraId="6B2554EF" w14:textId="77777777" w:rsidR="00AF4216" w:rsidRPr="00133133" w:rsidRDefault="00AF4216" w:rsidP="00B513A7">
            <w:pPr>
              <w:rPr>
                <w:lang w:val="en-GB"/>
              </w:rPr>
            </w:pPr>
            <w:r w:rsidRPr="00133133">
              <w:rPr>
                <w:lang w:val="en-GB"/>
              </w:rPr>
              <w:t>0,113931</w:t>
            </w:r>
          </w:p>
        </w:tc>
      </w:tr>
      <w:tr w:rsidR="00AF4216" w:rsidRPr="00133133" w14:paraId="2766415E" w14:textId="77777777" w:rsidTr="00B513A7">
        <w:trPr>
          <w:tblHeader/>
        </w:trPr>
        <w:tc>
          <w:tcPr>
            <w:tcW w:w="3681" w:type="dxa"/>
            <w:noWrap/>
            <w:vAlign w:val="center"/>
            <w:hideMark/>
          </w:tcPr>
          <w:p w14:paraId="15F4C15D" w14:textId="77777777" w:rsidR="00AF4216" w:rsidRPr="00133133" w:rsidRDefault="00AF4216" w:rsidP="00B513A7">
            <w:pPr>
              <w:rPr>
                <w:lang w:val="en-GB"/>
              </w:rPr>
            </w:pPr>
            <w:r w:rsidRPr="00133133">
              <w:rPr>
                <w:lang w:val="en-GB"/>
              </w:rPr>
              <w:t>scale(Offline):</w:t>
            </w:r>
          </w:p>
          <w:p w14:paraId="69AABBFD" w14:textId="77777777" w:rsidR="00AF4216" w:rsidRPr="00133133" w:rsidRDefault="00AF4216" w:rsidP="00B513A7">
            <w:pPr>
              <w:rPr>
                <w:lang w:val="en-GB"/>
              </w:rPr>
            </w:pPr>
            <w:r w:rsidRPr="00133133">
              <w:rPr>
                <w:lang w:val="en-GB"/>
              </w:rPr>
              <w:lastRenderedPageBreak/>
              <w:t>scale(EmploymentUnemployednotlooking)</w:t>
            </w:r>
          </w:p>
        </w:tc>
        <w:tc>
          <w:tcPr>
            <w:tcW w:w="1559" w:type="dxa"/>
            <w:noWrap/>
            <w:vAlign w:val="center"/>
            <w:hideMark/>
          </w:tcPr>
          <w:p w14:paraId="55FAC362" w14:textId="77777777" w:rsidR="00AF4216" w:rsidRPr="00133133" w:rsidRDefault="00AF4216" w:rsidP="00B513A7">
            <w:pPr>
              <w:rPr>
                <w:lang w:val="en-GB"/>
              </w:rPr>
            </w:pPr>
            <w:r w:rsidRPr="00133133">
              <w:rPr>
                <w:lang w:val="en-GB"/>
              </w:rPr>
              <w:lastRenderedPageBreak/>
              <w:t>NA</w:t>
            </w:r>
          </w:p>
        </w:tc>
        <w:tc>
          <w:tcPr>
            <w:tcW w:w="1462" w:type="dxa"/>
            <w:noWrap/>
            <w:vAlign w:val="center"/>
            <w:hideMark/>
          </w:tcPr>
          <w:p w14:paraId="102664B7" w14:textId="77777777" w:rsidR="00AF4216" w:rsidRPr="00133133" w:rsidRDefault="00AF4216" w:rsidP="00B513A7">
            <w:pPr>
              <w:rPr>
                <w:lang w:val="en-GB"/>
              </w:rPr>
            </w:pPr>
            <w:r w:rsidRPr="00133133">
              <w:rPr>
                <w:lang w:val="en-GB"/>
              </w:rPr>
              <w:t>NA</w:t>
            </w:r>
          </w:p>
        </w:tc>
        <w:tc>
          <w:tcPr>
            <w:tcW w:w="948" w:type="dxa"/>
            <w:noWrap/>
            <w:vAlign w:val="center"/>
            <w:hideMark/>
          </w:tcPr>
          <w:p w14:paraId="2BF2795A" w14:textId="77777777" w:rsidR="00AF4216" w:rsidRPr="00133133" w:rsidRDefault="00AF4216" w:rsidP="00B513A7">
            <w:pPr>
              <w:rPr>
                <w:lang w:val="en-GB"/>
              </w:rPr>
            </w:pPr>
            <w:r w:rsidRPr="00133133">
              <w:rPr>
                <w:lang w:val="en-GB"/>
              </w:rPr>
              <w:t>NA</w:t>
            </w:r>
          </w:p>
        </w:tc>
        <w:tc>
          <w:tcPr>
            <w:tcW w:w="1360" w:type="dxa"/>
            <w:noWrap/>
            <w:vAlign w:val="center"/>
            <w:hideMark/>
          </w:tcPr>
          <w:p w14:paraId="1026465E" w14:textId="77777777" w:rsidR="00AF4216" w:rsidRPr="00133133" w:rsidRDefault="00AF4216" w:rsidP="00B513A7">
            <w:pPr>
              <w:rPr>
                <w:lang w:val="en-GB"/>
              </w:rPr>
            </w:pPr>
            <w:r w:rsidRPr="00133133">
              <w:rPr>
                <w:lang w:val="en-GB"/>
              </w:rPr>
              <w:t>NA</w:t>
            </w:r>
          </w:p>
        </w:tc>
      </w:tr>
    </w:tbl>
    <w:p w14:paraId="3298B346" w14:textId="5B011863" w:rsidR="00BF51C0" w:rsidRPr="00133133" w:rsidRDefault="00BF51C0" w:rsidP="00D86B44">
      <w:pPr>
        <w:rPr>
          <w:lang w:val="en-GB"/>
        </w:rPr>
      </w:pPr>
      <w:r w:rsidRPr="00133133">
        <w:rPr>
          <w:lang w:val="en-GB"/>
        </w:rPr>
        <w:br w:type="page"/>
      </w:r>
    </w:p>
    <w:p w14:paraId="27225CD9" w14:textId="77777777" w:rsidR="00A331D7" w:rsidRPr="00734B4C" w:rsidRDefault="00A331D7" w:rsidP="00D86B44">
      <w:pPr>
        <w:pStyle w:val="Heading1"/>
        <w:rPr>
          <w:rFonts w:eastAsia="Calibri"/>
          <w:b w:val="0"/>
          <w:lang w:val="en-GB"/>
        </w:rPr>
      </w:pPr>
      <w:bookmarkStart w:id="2106" w:name="_Toc42335573"/>
      <w:r w:rsidRPr="00133133">
        <w:rPr>
          <w:lang w:val="en-GB"/>
        </w:rPr>
        <w:lastRenderedPageBreak/>
        <w:t xml:space="preserve">Appendix </w:t>
      </w:r>
      <w:r w:rsidR="00BF51C0" w:rsidRPr="00133133">
        <w:rPr>
          <w:lang w:val="en-GB"/>
        </w:rPr>
        <w:t>5</w:t>
      </w:r>
      <w:r w:rsidR="00482F64">
        <w:rPr>
          <w:lang w:val="en-GB"/>
        </w:rPr>
        <w:t>:</w:t>
      </w:r>
      <w:r w:rsidRPr="00133133">
        <w:rPr>
          <w:lang w:val="en-GB"/>
        </w:rPr>
        <w:t xml:space="preserve"> Articles</w:t>
      </w:r>
      <w:bookmarkEnd w:id="2106"/>
    </w:p>
    <w:p w14:paraId="6C50B131" w14:textId="77777777" w:rsidR="00C92D3C" w:rsidRPr="00133133" w:rsidRDefault="00C92D3C" w:rsidP="00D86B44">
      <w:pPr>
        <w:rPr>
          <w:lang w:val="en-GB"/>
        </w:rPr>
      </w:pPr>
    </w:p>
    <w:p w14:paraId="6EAAA620" w14:textId="77777777" w:rsidR="00A331D7" w:rsidRPr="009F71C5" w:rsidRDefault="00A331D7" w:rsidP="009F71C5">
      <w:pPr>
        <w:rPr>
          <w:u w:val="single"/>
          <w:lang w:val="en-GB"/>
        </w:rPr>
      </w:pPr>
      <w:r w:rsidRPr="009F71C5">
        <w:rPr>
          <w:u w:val="single"/>
          <w:lang w:val="en-GB"/>
        </w:rPr>
        <w:t xml:space="preserve">Online and Offline interactions in online communities (McCully, Lampe, Sarkar, Velasquez &amp; Sreevinasan, 2011) </w:t>
      </w:r>
    </w:p>
    <w:p w14:paraId="23B4073F" w14:textId="77777777" w:rsidR="00A331D7" w:rsidRPr="00133133" w:rsidRDefault="00A331D7" w:rsidP="00D86B44">
      <w:pPr>
        <w:rPr>
          <w:lang w:val="en-GB"/>
        </w:rPr>
      </w:pPr>
    </w:p>
    <w:p w14:paraId="4C86CBD6" w14:textId="77777777" w:rsidR="00A331D7" w:rsidRPr="00133133" w:rsidRDefault="00A331D7" w:rsidP="00D86B44">
      <w:pPr>
        <w:rPr>
          <w:lang w:val="en-GB"/>
        </w:rPr>
      </w:pPr>
      <w:r w:rsidRPr="00133133">
        <w:rPr>
          <w:lang w:val="en-GB"/>
        </w:rPr>
        <w:t xml:space="preserve">The study by McCully et al. (2011) focuses on the relationship between offline and online interactions between members of a community, Everything2.com. The article is a proceeding from an international symposium in 2011 and is not published in a journal. However, the article is cited by 27 other sources and is therefore considered to be of a high standard. The article starts with a literature review, in which several benefits and downsides of offline gatherings on online communities are addressed. The researchers use a multi-method analysis technique using the analysis of content, quantitative data obtained from the server and qualitative interviews to conclude several things about relationships between offline and online interactions. One of them is that offline interactions between members of a community have a negative impact on online participation of these members. Members’ contribution to the online community (measured as the number of contributions (write-ups) made) is taken as the dependent variable. The independent variable is dichotomous and is whether members of the community who did or did not attend an offline gathering called Nodermeet. In proving this hypothesis, community members are taken as a focal unit. This corresponds with the unit of analysis, as the data used are contributions made per member (individual level). </w:t>
      </w:r>
    </w:p>
    <w:p w14:paraId="6A46A350" w14:textId="77777777" w:rsidR="00A331D7" w:rsidRPr="00133133" w:rsidRDefault="00A331D7" w:rsidP="00D86B44">
      <w:pPr>
        <w:rPr>
          <w:lang w:val="en-GB"/>
        </w:rPr>
      </w:pPr>
    </w:p>
    <w:p w14:paraId="32F41459" w14:textId="77777777" w:rsidR="00A331D7" w:rsidRPr="00133133" w:rsidRDefault="00A331D7" w:rsidP="00D86B44">
      <w:pPr>
        <w:rPr>
          <w:lang w:val="en-GB"/>
        </w:rPr>
      </w:pPr>
      <w:r w:rsidRPr="00133133">
        <w:rPr>
          <w:lang w:val="en-GB"/>
        </w:rPr>
        <w:t xml:space="preserve">In this article, the dependent variable is individual member contribution and not individual member participation which is used in our hypothesis. One could question whether these constructs are the same. However, as we define participation as the number of contributions </w:t>
      </w:r>
      <w:r w:rsidRPr="00133133">
        <w:rPr>
          <w:lang w:val="en-GB"/>
        </w:rPr>
        <w:lastRenderedPageBreak/>
        <w:t>made by a member, we use the same unit of analysis to measure the change in the dependent variable and we can, therefore, assume that they are the same in this case.</w:t>
      </w:r>
    </w:p>
    <w:p w14:paraId="58BD5D77" w14:textId="77777777" w:rsidR="00A331D7" w:rsidRPr="00133133" w:rsidRDefault="00A331D7" w:rsidP="00D86B44">
      <w:pPr>
        <w:rPr>
          <w:lang w:val="en-GB"/>
        </w:rPr>
      </w:pPr>
    </w:p>
    <w:p w14:paraId="73B794D7" w14:textId="77777777" w:rsidR="00A331D7" w:rsidRPr="00133133" w:rsidRDefault="00A331D7" w:rsidP="00D86B44">
      <w:pPr>
        <w:rPr>
          <w:lang w:val="en-GB"/>
        </w:rPr>
      </w:pPr>
      <w:r w:rsidRPr="00133133">
        <w:rPr>
          <w:lang w:val="en-GB"/>
        </w:rPr>
        <w:t>Even though the hypothesis is not explicitly named in the report, a paragraph in the result section is about the described effect. Therefore, we assume this is the hypothesis.</w:t>
      </w:r>
    </w:p>
    <w:p w14:paraId="64D5EA8C" w14:textId="77777777" w:rsidR="00A331D7" w:rsidRPr="00133133" w:rsidRDefault="00A331D7" w:rsidP="00D86B44">
      <w:pPr>
        <w:rPr>
          <w:lang w:val="en-GB"/>
        </w:rPr>
      </w:pPr>
    </w:p>
    <w:p w14:paraId="7D93F32B" w14:textId="25F44BE6" w:rsidR="00A331D7" w:rsidRPr="00133133" w:rsidRDefault="00A331D7" w:rsidP="00D86B44">
      <w:pPr>
        <w:rPr>
          <w:lang w:val="en-GB"/>
        </w:rPr>
      </w:pPr>
      <w:r w:rsidRPr="00133133">
        <w:rPr>
          <w:lang w:val="en-GB"/>
        </w:rPr>
        <w:t xml:space="preserve">The study was done twice on different Nodermeet events. Results for both instances are similar. Therefore, the reliability is high. Two weeks after the meeting, there is no significant difference in contributions made by members of the community who attended the meeting, and a matched sample of similar users who did not. However, after six weeks, in both cases the difference is significant. After Nodermeet1, attendees of the offline event posted on average 2.79 fewer write-ups than the people in the matched sample who did not attend the event (p = 0.029) (see </w:t>
      </w:r>
      <w:del w:id="2107" w:author="Guus van den Akker" w:date="2020-05-31T13:03:00Z">
        <w:r w:rsidRPr="00133133">
          <w:rPr>
            <w:lang w:val="en-GB"/>
          </w:rPr>
          <w:delText xml:space="preserve">figure </w:delText>
        </w:r>
      </w:del>
      <w:ins w:id="2108" w:author="Guus van den Akker" w:date="2020-05-31T13:03:00Z">
        <w:r w:rsidR="007E3546">
          <w:rPr>
            <w:lang w:val="en-GB"/>
          </w:rPr>
          <w:t xml:space="preserve">table </w:t>
        </w:r>
      </w:ins>
      <w:del w:id="2109" w:author="Guus van den Akker" w:date="2020-05-31T13:03:00Z">
        <w:r w:rsidRPr="00133133" w:rsidDel="007E3546">
          <w:rPr>
            <w:lang w:val="en-GB"/>
          </w:rPr>
          <w:delText>2</w:delText>
        </w:r>
      </w:del>
      <w:ins w:id="2110" w:author="Guus van den Akker" w:date="2020-05-31T13:03:00Z">
        <w:r w:rsidR="007E3546">
          <w:rPr>
            <w:lang w:val="en-GB"/>
          </w:rPr>
          <w:t>1</w:t>
        </w:r>
      </w:ins>
      <w:r w:rsidRPr="00133133">
        <w:rPr>
          <w:lang w:val="en-GB"/>
        </w:rPr>
        <w:t xml:space="preserve">). After Nodermeet2, attendees posted on average 4.328 fewer write-ups (p = 0.049) (see </w:t>
      </w:r>
      <w:ins w:id="2111" w:author="Guus van den Akker" w:date="2020-05-31T13:03:00Z">
        <w:r w:rsidR="007E3546">
          <w:rPr>
            <w:lang w:val="en-GB"/>
          </w:rPr>
          <w:t>table 1</w:t>
        </w:r>
      </w:ins>
      <w:del w:id="2112" w:author="Guus van den Akker" w:date="2020-05-31T13:03:00Z">
        <w:r w:rsidRPr="00133133">
          <w:rPr>
            <w:lang w:val="en-GB"/>
          </w:rPr>
          <w:delText>figure 2</w:delText>
        </w:r>
      </w:del>
      <w:r w:rsidRPr="00133133">
        <w:rPr>
          <w:lang w:val="en-GB"/>
        </w:rPr>
        <w:t xml:space="preserve">). These effect sizes are measures of difference and are unstandardized as they are expressed in the original units of the variables (number of contributions made). As no standard deviations are mentioned in the article, it is impossible to standardize the effect sizes. </w:t>
      </w:r>
    </w:p>
    <w:p w14:paraId="2FE4B18F" w14:textId="77777777" w:rsidR="00A331D7" w:rsidRPr="00133133" w:rsidRDefault="00A331D7" w:rsidP="00D86B44">
      <w:pPr>
        <w:rPr>
          <w:lang w:val="en-GB"/>
        </w:rPr>
      </w:pPr>
      <w:r w:rsidRPr="00133133">
        <w:rPr>
          <w:lang w:val="en-GB"/>
        </w:rPr>
        <w:t xml:space="preserve"> </w:t>
      </w:r>
    </w:p>
    <w:p w14:paraId="737C7504" w14:textId="77777777" w:rsidR="00A331D7" w:rsidRPr="00133133" w:rsidRDefault="00A331D7" w:rsidP="00D86B44">
      <w:pPr>
        <w:rPr>
          <w:lang w:val="en-GB"/>
        </w:rPr>
      </w:pPr>
      <w:r w:rsidRPr="00133133">
        <w:rPr>
          <w:lang w:val="en-GB"/>
        </w:rPr>
        <w:t xml:space="preserve">The researchers suggest that attendance to an offline event is related to a decrease in participation in the online community. This is not in line with the hypothesis of our research. However, this is not exactly what is measured by this research design. The fact that the attendees of the offline event contributed less than non-attendees does not directly mean that attendees posted less than they did before. The found differences could, for example, also be explained when non-attendance to an offline event would increase the number of contributions made by members. Therefore, the described relationship can only be implied and is not directly proven by the study. Nevertheless, solely based on the conclusion made by the researchers, </w:t>
      </w:r>
      <w:r w:rsidRPr="00133133">
        <w:rPr>
          <w:lang w:val="en-GB"/>
        </w:rPr>
        <w:lastRenderedPageBreak/>
        <w:t xml:space="preserve">brand community managers should be careful with initiating offline gatherings between among members of the online community. If their goal is to stimulate the participation online, </w:t>
      </w:r>
      <w:r w:rsidR="00BA7257" w:rsidRPr="00133133">
        <w:rPr>
          <w:lang w:val="en-GB"/>
        </w:rPr>
        <w:t>organizing</w:t>
      </w:r>
      <w:r w:rsidRPr="00133133">
        <w:rPr>
          <w:lang w:val="en-GB"/>
        </w:rPr>
        <w:t xml:space="preserve"> such events might result in a counterproductive effect. As the article does not focus on brand communities, no implications on managerial relevance are made by the authors. However, the view of brand managers who think that online activity of community members can be stimulated by organizing offline events is questioned after </w:t>
      </w:r>
      <w:r w:rsidR="001C1987" w:rsidRPr="00133133">
        <w:rPr>
          <w:lang w:val="en-GB"/>
        </w:rPr>
        <w:t>analysing</w:t>
      </w:r>
      <w:r w:rsidRPr="00133133">
        <w:rPr>
          <w:lang w:val="en-GB"/>
        </w:rPr>
        <w:t xml:space="preserve"> the results presented in the article. If a manager wants to improve offline activity, they might have to take a different strategy.</w:t>
      </w:r>
    </w:p>
    <w:p w14:paraId="08A211E4" w14:textId="77777777" w:rsidR="00A331D7" w:rsidRPr="00133133" w:rsidRDefault="00A331D7" w:rsidP="00D86B44">
      <w:pPr>
        <w:rPr>
          <w:lang w:val="en-GB"/>
        </w:rPr>
      </w:pPr>
    </w:p>
    <w:p w14:paraId="4C951FFC" w14:textId="77777777" w:rsidR="00A331D7" w:rsidRPr="00133133" w:rsidRDefault="00A331D7" w:rsidP="00D86B44">
      <w:pPr>
        <w:rPr>
          <w:lang w:val="en-GB"/>
        </w:rPr>
      </w:pPr>
      <w:r w:rsidRPr="00133133">
        <w:rPr>
          <w:lang w:val="en-GB"/>
        </w:rPr>
        <w:t xml:space="preserve">As no hypothesis is mentioned in the article, it is hard to determine whether the authors assume causality. In the Discussion part, they make a statement that ‘there are several possible interpretations for the decrease in contribution following attendance at a Nodermeet’. In light of the other sections in the article, the claim made by the authors is not regarded as a causal relationship. </w:t>
      </w:r>
    </w:p>
    <w:p w14:paraId="0FF8DD51" w14:textId="77777777" w:rsidR="00A331D7" w:rsidRPr="00133133" w:rsidRDefault="00A331D7" w:rsidP="00D86B44">
      <w:pPr>
        <w:rPr>
          <w:lang w:val="en-GB"/>
        </w:rPr>
      </w:pPr>
    </w:p>
    <w:p w14:paraId="594F2CF0" w14:textId="77777777" w:rsidR="00A331D7" w:rsidRPr="00133133" w:rsidRDefault="00A331D7" w:rsidP="00D86B44">
      <w:pPr>
        <w:rPr>
          <w:lang w:val="en-GB"/>
        </w:rPr>
      </w:pPr>
      <w:r w:rsidRPr="00133133">
        <w:rPr>
          <w:lang w:val="en-GB"/>
        </w:rPr>
        <w:t xml:space="preserve">The study contains different research strategies, but for the assumed hypothesis that is relevant for our research, the article uses a quasi-experiment as a research design. Specifically, the study can be characterized as an event study in which the attendance to an offline Nodermeet event can be seen as the event. With this research strategy, the study does not generate evidence which can support a causal claim as the possibility cannot be excluded that both the independent variable (event) and the dependent variable are influenced by an unobserved third variable (Course Book - Research Training &amp; Bachelor Thesis Course, n.d.). In other words, other potential causes which might cause the effect are not controlled. The effect size parameter is consistent with the research strategy, as a mean of differences between people who attended Nodermeet and similar people who did not is reported as the effect size. </w:t>
      </w:r>
    </w:p>
    <w:p w14:paraId="4D7BDC16" w14:textId="77777777" w:rsidR="00A331D7" w:rsidRPr="00133133" w:rsidRDefault="00A331D7" w:rsidP="00D86B44">
      <w:pPr>
        <w:rPr>
          <w:lang w:val="en-GB"/>
        </w:rPr>
      </w:pPr>
    </w:p>
    <w:p w14:paraId="23B71D39" w14:textId="77777777" w:rsidR="00A331D7" w:rsidRPr="00133133" w:rsidRDefault="00A331D7" w:rsidP="00D86B44">
      <w:pPr>
        <w:rPr>
          <w:lang w:val="en-GB"/>
        </w:rPr>
      </w:pPr>
      <w:r w:rsidRPr="00133133">
        <w:rPr>
          <w:lang w:val="en-GB"/>
        </w:rPr>
        <w:t xml:space="preserve">The theoretical domain in this study is all people participating in online communities. The population is the members of the online community Everything2.com. The population is exactly defined because a list of all members of the community exists. The population is also part of the theoretical domain. The article describes the studied population as the users of a ‘wiki-like user-generated content site’. </w:t>
      </w:r>
    </w:p>
    <w:p w14:paraId="42E8D665" w14:textId="77777777" w:rsidR="00A331D7" w:rsidRPr="00133133" w:rsidRDefault="00A331D7" w:rsidP="00D86B44">
      <w:pPr>
        <w:rPr>
          <w:lang w:val="en-GB"/>
        </w:rPr>
      </w:pPr>
    </w:p>
    <w:p w14:paraId="7975AD7D" w14:textId="77777777" w:rsidR="00A331D7" w:rsidRPr="00133133" w:rsidRDefault="00A331D7" w:rsidP="00D86B44">
      <w:pPr>
        <w:rPr>
          <w:lang w:val="en-GB"/>
        </w:rPr>
      </w:pPr>
      <w:r w:rsidRPr="00133133">
        <w:rPr>
          <w:lang w:val="en-GB"/>
        </w:rPr>
        <w:t xml:space="preserve">The relevant hypothesis for our research report compares users who attended an offline event to similar users who did not. Measurements are made by examining historical data and rely on ‘subjects’ rather than informants or respondents. Not all cases in the population are studied but a sample is taken instead. This sample cannot be seen as a probability sample but is not decided upon by the researchers themselves either. The people attending the offline events selected 'themselves', without knowing that they took part in the research. This self-selection causes biased estimation results, and therefore reduces trustworthiness. The fact that a control-group was created indirectly enhances the internal validity of the model. However, the self-selection of subjects diminishes this enhancement. According to the researchers, a Durbin-Watson test is conducted to ensure internal validity, but this test is only conducted for the relationship between the variables ‘Write-ups before’ and ‘Write-ups after’. </w:t>
      </w:r>
    </w:p>
    <w:p w14:paraId="328D9B95" w14:textId="77777777" w:rsidR="00A331D7" w:rsidRPr="00133133" w:rsidRDefault="00A331D7" w:rsidP="00D86B44">
      <w:pPr>
        <w:rPr>
          <w:lang w:val="en-GB"/>
        </w:rPr>
      </w:pPr>
    </w:p>
    <w:p w14:paraId="7D9670AD" w14:textId="77777777" w:rsidR="00A331D7" w:rsidRPr="00133133" w:rsidRDefault="00A331D7" w:rsidP="00D86B44">
      <w:pPr>
        <w:rPr>
          <w:lang w:val="en-GB"/>
        </w:rPr>
      </w:pPr>
      <w:r w:rsidRPr="00133133">
        <w:rPr>
          <w:lang w:val="en-GB"/>
        </w:rPr>
        <w:t xml:space="preserve">The independent variable, defined as whether someone attended an offline (Nodermeet) event, is measured based on attendance lists. This captures the definition of attendance of an offline event and is therefore considered to be a valid measurement. However, only data from large Nodermeet events are taken into account. This decreases the measurement validity as the characteristics and outcomes of small events could potentially be very different from those of large events. To </w:t>
      </w:r>
      <w:r w:rsidR="00C92D3C" w:rsidRPr="00133133">
        <w:rPr>
          <w:lang w:val="en-GB"/>
        </w:rPr>
        <w:t>generalize</w:t>
      </w:r>
      <w:r w:rsidRPr="00133133">
        <w:rPr>
          <w:lang w:val="en-GB"/>
        </w:rPr>
        <w:t xml:space="preserve"> the findings to the selected theoretical domain, small meetups </w:t>
      </w:r>
      <w:r w:rsidRPr="00133133">
        <w:rPr>
          <w:lang w:val="en-GB"/>
        </w:rPr>
        <w:lastRenderedPageBreak/>
        <w:t xml:space="preserve">should be taken into account as well. The evaluation of attendance lists is not prone to interpretation and is therefore considered to be a reliable measurement of the independent variable. However, it is not stated in the article whether the attendance lists were created in advance or on the event itself. In the case that attendance lists are based on people who said that they were going to attend the event in advance, one could question whether this resembles the real attendance to the event. In that case, to ensure measurement reliability, the researchers should find a way to check whether people who said that they were going to an event did also attend. A possible way to do so is described in the article of Sessions (2010), who compared the attendance lists to pictures made on the event. </w:t>
      </w:r>
    </w:p>
    <w:p w14:paraId="0F6D9CFA" w14:textId="77777777" w:rsidR="00A331D7" w:rsidRPr="00133133" w:rsidRDefault="00A331D7" w:rsidP="00D86B44">
      <w:pPr>
        <w:rPr>
          <w:lang w:val="en-GB"/>
        </w:rPr>
      </w:pPr>
    </w:p>
    <w:p w14:paraId="7B2BEDAC" w14:textId="77777777" w:rsidR="00A331D7" w:rsidRPr="00133133" w:rsidRDefault="00A331D7" w:rsidP="00D86B44">
      <w:pPr>
        <w:rPr>
          <w:lang w:val="en-GB"/>
        </w:rPr>
      </w:pPr>
      <w:r w:rsidRPr="00133133">
        <w:rPr>
          <w:lang w:val="en-GB"/>
        </w:rPr>
        <w:t xml:space="preserve">The dependent variable is measured by the total number of contributions (write-ups) before and after the event. Whether the number of contributions made completely captures the definition of participation is already discussed in other articles. However, the study uses server logs which is an objective way of examining the total number of contributions. The measurement is therefore considered to be valid and reliable. For the validity, one could have similar concerns as in the article of Sessions (2010). As only the number of contributions is measured and not, for example, the length, one could question the coverage of the concept of participation. </w:t>
      </w:r>
    </w:p>
    <w:p w14:paraId="5F49CAEE" w14:textId="77777777" w:rsidR="00A331D7" w:rsidRPr="00133133" w:rsidRDefault="00A331D7" w:rsidP="00D86B44">
      <w:pPr>
        <w:rPr>
          <w:lang w:val="en-GB"/>
        </w:rPr>
      </w:pPr>
    </w:p>
    <w:p w14:paraId="2CFAF895" w14:textId="293AB5CD" w:rsidR="00A331D7" w:rsidRDefault="00A331D7" w:rsidP="00D86B44">
      <w:pPr>
        <w:rPr>
          <w:ins w:id="2113" w:author="Guus van den Akker" w:date="2020-05-31T13:03:00Z"/>
          <w:lang w:val="en-GB"/>
        </w:rPr>
      </w:pPr>
      <w:r w:rsidRPr="00133133">
        <w:rPr>
          <w:lang w:val="en-GB"/>
        </w:rPr>
        <w:t>The reliability of the measurements is considered to be sufficient as it is based on quantitative output from the servers and therefore not prone to interpretation by the researchers.</w:t>
      </w:r>
    </w:p>
    <w:p w14:paraId="75922FFB" w14:textId="7D3DF20E" w:rsidR="00D862DB" w:rsidRPr="00B9690F" w:rsidRDefault="00D862DB" w:rsidP="00D862DB">
      <w:pPr>
        <w:pStyle w:val="Caption"/>
        <w:rPr>
          <w:ins w:id="2114" w:author="Guus van den Akker" w:date="2020-05-31T13:03:00Z"/>
          <w:rFonts w:ascii="Times New Roman" w:eastAsia="Calibri" w:hAnsi="Times New Roman" w:cs="Times New Roman"/>
          <w:color w:val="000000" w:themeColor="text1"/>
          <w:lang w:val="en-GB"/>
        </w:rPr>
      </w:pPr>
      <w:r w:rsidRPr="00133133">
        <w:rPr>
          <w:noProof/>
          <w:lang w:val="en-GB"/>
        </w:rPr>
        <w:lastRenderedPageBreak/>
        <w:drawing>
          <wp:anchor distT="0" distB="0" distL="114300" distR="114300" simplePos="0" relativeHeight="251658271" behindDoc="1" locked="0" layoutInCell="1" allowOverlap="1" wp14:anchorId="718CDB86" wp14:editId="6625B636">
            <wp:simplePos x="0" y="0"/>
            <wp:positionH relativeFrom="column">
              <wp:posOffset>-170180</wp:posOffset>
            </wp:positionH>
            <wp:positionV relativeFrom="paragraph">
              <wp:posOffset>671830</wp:posOffset>
            </wp:positionV>
            <wp:extent cx="3035300" cy="3977005"/>
            <wp:effectExtent l="0" t="0" r="0" b="0"/>
            <wp:wrapTight wrapText="bothSides">
              <wp:wrapPolygon edited="0">
                <wp:start x="0" y="0"/>
                <wp:lineTo x="0" y="21521"/>
                <wp:lineTo x="21510" y="21521"/>
                <wp:lineTo x="21510" y="0"/>
                <wp:lineTo x="0" y="0"/>
              </wp:wrapPolygon>
            </wp:wrapTight>
            <wp:docPr id="1277049809" name="Picture 127704980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98479" name="Screenshot 2020-01-21 at 10.38.03.png"/>
                    <pic:cNvPicPr/>
                  </pic:nvPicPr>
                  <pic:blipFill>
                    <a:blip r:embed="rId46" cstate="print">
                      <a:extLst>
                        <a:ext uri="{28A0092B-C50C-407E-A947-70E740481C1C}">
                          <a14:useLocalDpi xmlns:a14="http://schemas.microsoft.com/office/drawing/2010/main" val="0"/>
                        </a:ext>
                      </a:extLst>
                    </a:blip>
                    <a:srcRect b="14546"/>
                    <a:stretch>
                      <a:fillRect/>
                    </a:stretch>
                  </pic:blipFill>
                  <pic:spPr bwMode="auto">
                    <a:xfrm>
                      <a:off x="0" y="0"/>
                      <a:ext cx="3035300" cy="3977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id="2115" w:author="Guus van den Akker" w:date="2020-05-31T13:03:00Z">
        <w:r>
          <w:rPr>
            <w:rFonts w:ascii="Times New Roman" w:hAnsi="Times New Roman" w:cs="Times New Roman"/>
            <w:lang w:val="en-GB"/>
          </w:rPr>
          <w:t>Table 1</w:t>
        </w:r>
        <w:r w:rsidRPr="00B9690F">
          <w:rPr>
            <w:rFonts w:ascii="Times New Roman" w:hAnsi="Times New Roman" w:cs="Times New Roman"/>
            <w:lang w:val="en-GB"/>
          </w:rPr>
          <w:t xml:space="preserve"> - Ordinary least squares regression predicting attendees' Write-ups after 2 and 6 weeks from Nodermeet1 and Nodermeet2 (D.V. = WU after). Nodermeet attendants are the reference group. </w:t>
        </w:r>
        <w:r w:rsidRPr="00B9690F">
          <w:rPr>
            <w:rFonts w:ascii="Times New Roman" w:eastAsia="Calibri" w:hAnsi="Times New Roman" w:cs="Times New Roman"/>
            <w:color w:val="000000" w:themeColor="text1"/>
            <w:lang w:val="en-GB"/>
          </w:rPr>
          <w:t>(</w:t>
        </w:r>
        <w:r w:rsidRPr="00B9690F">
          <w:rPr>
            <w:rFonts w:ascii="Times New Roman" w:hAnsi="Times New Roman" w:cs="Times New Roman"/>
            <w:lang w:val="en-GB"/>
          </w:rPr>
          <w:t>McCully, Lampe, Sarkar, Velasquez &amp; Sreevinasan, 2011)</w:t>
        </w:r>
      </w:ins>
    </w:p>
    <w:p w14:paraId="4C5D4D78" w14:textId="38AA864A" w:rsidR="00D862DB" w:rsidRPr="00133133" w:rsidRDefault="00D862DB" w:rsidP="00D86B44">
      <w:pPr>
        <w:rPr>
          <w:color w:val="FF0000"/>
          <w:lang w:val="en-GB"/>
        </w:rPr>
      </w:pPr>
    </w:p>
    <w:p w14:paraId="331F4A17" w14:textId="32CCFE20" w:rsidR="00A331D7" w:rsidRPr="00133133" w:rsidRDefault="00A331D7" w:rsidP="00D86B44">
      <w:pPr>
        <w:rPr>
          <w:lang w:val="en-GB"/>
        </w:rPr>
      </w:pPr>
    </w:p>
    <w:p w14:paraId="526A25A7" w14:textId="77777777" w:rsidR="00A331D7" w:rsidRPr="00133133" w:rsidRDefault="00A331D7" w:rsidP="00D86B44">
      <w:pPr>
        <w:pStyle w:val="Caption"/>
        <w:rPr>
          <w:lang w:val="en-GB"/>
        </w:rPr>
      </w:pPr>
    </w:p>
    <w:p w14:paraId="4D335494" w14:textId="77777777" w:rsidR="00A331D7" w:rsidRPr="00133133" w:rsidRDefault="00A331D7" w:rsidP="00D86B44">
      <w:pPr>
        <w:pStyle w:val="Caption"/>
        <w:rPr>
          <w:lang w:val="en-GB"/>
        </w:rPr>
      </w:pPr>
    </w:p>
    <w:p w14:paraId="45409499" w14:textId="77777777" w:rsidR="00A331D7" w:rsidRPr="00133133" w:rsidRDefault="00A331D7" w:rsidP="00D86B44">
      <w:pPr>
        <w:pStyle w:val="Caption"/>
        <w:rPr>
          <w:lang w:val="en-GB"/>
        </w:rPr>
      </w:pPr>
    </w:p>
    <w:p w14:paraId="59917B76" w14:textId="77777777" w:rsidR="00A331D7" w:rsidRPr="00133133" w:rsidRDefault="00A331D7" w:rsidP="00D86B44">
      <w:pPr>
        <w:pStyle w:val="Caption"/>
        <w:rPr>
          <w:lang w:val="en-GB"/>
        </w:rPr>
      </w:pPr>
    </w:p>
    <w:p w14:paraId="3D3A3B74" w14:textId="77777777" w:rsidR="00A331D7" w:rsidRPr="00133133" w:rsidRDefault="00A331D7" w:rsidP="00D86B44">
      <w:pPr>
        <w:pStyle w:val="Caption"/>
        <w:rPr>
          <w:lang w:val="en-GB"/>
        </w:rPr>
      </w:pPr>
    </w:p>
    <w:p w14:paraId="7E07A5F5" w14:textId="77777777" w:rsidR="00A331D7" w:rsidRPr="00133133" w:rsidRDefault="00A331D7" w:rsidP="00D86B44">
      <w:pPr>
        <w:pStyle w:val="Caption"/>
        <w:rPr>
          <w:lang w:val="en-GB"/>
        </w:rPr>
      </w:pPr>
    </w:p>
    <w:p w14:paraId="06769986" w14:textId="77777777" w:rsidR="00A331D7" w:rsidRPr="00133133" w:rsidRDefault="00A331D7" w:rsidP="00D86B44">
      <w:pPr>
        <w:pStyle w:val="Caption"/>
        <w:rPr>
          <w:lang w:val="en-GB"/>
        </w:rPr>
      </w:pPr>
    </w:p>
    <w:p w14:paraId="0EEC645A" w14:textId="77777777" w:rsidR="00A331D7" w:rsidRPr="00133133" w:rsidRDefault="00A331D7" w:rsidP="00D86B44">
      <w:pPr>
        <w:pStyle w:val="Caption"/>
        <w:rPr>
          <w:del w:id="2116" w:author="Guus van den Akker" w:date="2020-05-31T13:03:00Z"/>
          <w:lang w:val="en-GB"/>
        </w:rPr>
      </w:pPr>
    </w:p>
    <w:p w14:paraId="1DD28CCA" w14:textId="77777777" w:rsidR="00A331D7" w:rsidRPr="00133133" w:rsidRDefault="00A331D7" w:rsidP="00D86B44">
      <w:pPr>
        <w:pStyle w:val="Caption"/>
        <w:rPr>
          <w:del w:id="2117" w:author="Guus van den Akker" w:date="2020-05-31T13:03:00Z"/>
          <w:lang w:val="en-GB"/>
        </w:rPr>
      </w:pPr>
    </w:p>
    <w:p w14:paraId="2E2860D9" w14:textId="1197BF11" w:rsidR="00A331D7" w:rsidRPr="00B9690F" w:rsidRDefault="00A331D7" w:rsidP="00D86B44">
      <w:pPr>
        <w:pStyle w:val="Caption"/>
        <w:rPr>
          <w:del w:id="2118" w:author="Guus van den Akker" w:date="2020-05-31T13:03:00Z"/>
          <w:rFonts w:ascii="Times New Roman" w:eastAsia="Calibri" w:hAnsi="Times New Roman" w:cs="Times New Roman"/>
          <w:color w:val="000000" w:themeColor="text1"/>
          <w:lang w:val="en-GB"/>
        </w:rPr>
      </w:pPr>
      <w:del w:id="2119" w:author="Guus van den Akker" w:date="2020-05-31T13:03:00Z">
        <w:r w:rsidRPr="00B9690F">
          <w:rPr>
            <w:rFonts w:ascii="Times New Roman" w:hAnsi="Times New Roman" w:cs="Times New Roman"/>
            <w:lang w:val="en-GB"/>
          </w:rPr>
          <w:delText xml:space="preserve">Figure </w:delText>
        </w:r>
        <w:r w:rsidRPr="00B9690F">
          <w:rPr>
            <w:lang w:val="en-GB"/>
          </w:rPr>
          <w:fldChar w:fldCharType="begin"/>
        </w:r>
        <w:r w:rsidRPr="00B9690F">
          <w:rPr>
            <w:rFonts w:ascii="Times New Roman" w:hAnsi="Times New Roman" w:cs="Times New Roman"/>
          </w:rPr>
          <w:delInstrText xml:space="preserve"> SEQ Figure \* ARABIC </w:delInstrText>
        </w:r>
        <w:r w:rsidRPr="00B9690F">
          <w:rPr>
            <w:lang w:val="en-GB"/>
          </w:rPr>
          <w:fldChar w:fldCharType="separate"/>
        </w:r>
        <w:r w:rsidR="005E457A" w:rsidRPr="00B9690F">
          <w:rPr>
            <w:rFonts w:ascii="Times New Roman" w:hAnsi="Times New Roman" w:cs="Times New Roman"/>
          </w:rPr>
          <w:delText>3</w:delText>
        </w:r>
        <w:r w:rsidRPr="00B9690F">
          <w:rPr>
            <w:lang w:val="en-GB"/>
          </w:rPr>
          <w:fldChar w:fldCharType="end"/>
        </w:r>
        <w:r w:rsidRPr="00B9690F">
          <w:rPr>
            <w:rFonts w:ascii="Times New Roman" w:hAnsi="Times New Roman" w:cs="Times New Roman"/>
            <w:lang w:val="en-GB"/>
          </w:rPr>
          <w:delText xml:space="preserve"> - Ordinary least squares regression predicting attendees' Write-ups after 2 and 6 weeks from Nodermeet1 and Nodermeet2 (D.V. = WU after). Nodermeet attendants are the reference group. </w:delText>
        </w:r>
        <w:r w:rsidRPr="00B9690F">
          <w:rPr>
            <w:rFonts w:ascii="Times New Roman" w:eastAsia="Calibri" w:hAnsi="Times New Roman" w:cs="Times New Roman"/>
            <w:color w:val="000000" w:themeColor="text1"/>
            <w:lang w:val="en-GB"/>
          </w:rPr>
          <w:delText>(</w:delText>
        </w:r>
        <w:r w:rsidRPr="00B9690F">
          <w:rPr>
            <w:rFonts w:ascii="Times New Roman" w:hAnsi="Times New Roman" w:cs="Times New Roman"/>
            <w:lang w:val="en-GB"/>
          </w:rPr>
          <w:delText>McCully, Lampe, Sarkar, Velasquez &amp; Sreevinasan, 2011)</w:delText>
        </w:r>
      </w:del>
    </w:p>
    <w:p w14:paraId="5E1837C7" w14:textId="77777777" w:rsidR="00A331D7" w:rsidRPr="00133133" w:rsidRDefault="00A331D7" w:rsidP="00D86B44">
      <w:pPr>
        <w:rPr>
          <w:lang w:val="en-GB"/>
        </w:rPr>
      </w:pPr>
      <w:r w:rsidRPr="00133133">
        <w:rPr>
          <w:lang w:val="en-GB"/>
        </w:rPr>
        <w:br w:type="page"/>
      </w:r>
    </w:p>
    <w:p w14:paraId="6220AA0D" w14:textId="77777777" w:rsidR="00A331D7" w:rsidRPr="009F71C5" w:rsidRDefault="00A331D7" w:rsidP="00D86B44">
      <w:pPr>
        <w:rPr>
          <w:u w:val="single"/>
          <w:lang w:val="en-GB"/>
        </w:rPr>
      </w:pPr>
      <w:r w:rsidRPr="009F71C5">
        <w:rPr>
          <w:u w:val="single"/>
          <w:lang w:val="en-GB"/>
        </w:rPr>
        <w:lastRenderedPageBreak/>
        <w:t xml:space="preserve">Encouraging Participation in Virtual Communities – (Koh, Kim, Butler &amp; Bock, 2007) </w:t>
      </w:r>
    </w:p>
    <w:p w14:paraId="1A28AFFB" w14:textId="77777777" w:rsidR="00A331D7" w:rsidRPr="00133133" w:rsidRDefault="00A331D7" w:rsidP="00D86B44">
      <w:pPr>
        <w:rPr>
          <w:lang w:val="en-GB"/>
        </w:rPr>
      </w:pPr>
    </w:p>
    <w:p w14:paraId="25F4024F" w14:textId="5DB52C61" w:rsidR="00A331D7" w:rsidRPr="00133133" w:rsidRDefault="00A331D7" w:rsidP="00D86B44">
      <w:pPr>
        <w:rPr>
          <w:lang w:val="en-GB"/>
        </w:rPr>
      </w:pPr>
      <w:r w:rsidRPr="00133133">
        <w:rPr>
          <w:lang w:val="en-GB"/>
        </w:rPr>
        <w:t xml:space="preserve">The study of Koh et al. (2007) focuses on the relationship between offline interaction of virtual communities and posting activities. In the paper, no explicit hypothesis is mentioned. From figure </w:t>
      </w:r>
      <w:ins w:id="2120" w:author="Guus van den Akker" w:date="2020-05-31T13:05:00Z">
        <w:r w:rsidR="00640533">
          <w:rPr>
            <w:lang w:val="en-GB"/>
          </w:rPr>
          <w:t>1</w:t>
        </w:r>
      </w:ins>
      <w:del w:id="2121" w:author="Guus van den Akker" w:date="2020-05-31T13:05:00Z">
        <w:r w:rsidRPr="00133133">
          <w:rPr>
            <w:lang w:val="en-GB"/>
          </w:rPr>
          <w:delText>3</w:delText>
        </w:r>
      </w:del>
      <w:r w:rsidRPr="00133133">
        <w:rPr>
          <w:lang w:val="en-GB"/>
        </w:rPr>
        <w:t xml:space="preserve">, one can derive that it is about the relationship between two variables, Offline Interaction and Posting Activity of the community. There is no control group in this study and participants are self-selecting into going to an offline event. This implies that the treatment assignment mechanism is non-random. Besides that, one cannot determine whether the relationship is not due to an omitted factor causing both variables to change. The research is conducted by only one survey, so not two surveys before and after offline interaction. Consequently, this makes it very difficult to determine a causal relationship. Because of the direction of arrows in figure </w:t>
      </w:r>
      <w:ins w:id="2122" w:author="Guus van den Akker" w:date="2020-05-31T13:05:00Z">
        <w:r w:rsidR="00640533">
          <w:rPr>
            <w:lang w:val="en-GB"/>
          </w:rPr>
          <w:t>1</w:t>
        </w:r>
      </w:ins>
      <w:del w:id="2123" w:author="Guus van den Akker" w:date="2020-05-31T13:05:00Z">
        <w:r w:rsidRPr="00133133">
          <w:rPr>
            <w:lang w:val="en-GB"/>
          </w:rPr>
          <w:delText>3</w:delText>
        </w:r>
      </w:del>
      <w:r w:rsidRPr="00133133">
        <w:rPr>
          <w:lang w:val="en-GB"/>
        </w:rPr>
        <w:t>, one can assume that Offline Interaction does precede Posting Activity. There is a logical explanation of why Offline Interaction affects Posting activity. Offline meetings strengthen solidarity and intimacy amongst community members. This stimulates them to be more active in posting content online. Lastly, an association is present because the independent variable increases when offline interaction increases.</w:t>
      </w:r>
    </w:p>
    <w:p w14:paraId="1D09472D" w14:textId="77777777" w:rsidR="00A331D7" w:rsidRPr="00133133" w:rsidRDefault="00A331D7" w:rsidP="00D86B44">
      <w:pPr>
        <w:rPr>
          <w:lang w:val="en-GB"/>
        </w:rPr>
      </w:pPr>
    </w:p>
    <w:p w14:paraId="07FC3EDA" w14:textId="77777777" w:rsidR="00A331D7" w:rsidRPr="00133133" w:rsidRDefault="00D8705E" w:rsidP="00D86B44">
      <w:pPr>
        <w:rPr>
          <w:lang w:val="en-GB"/>
        </w:rPr>
      </w:pPr>
      <w:r>
        <w:rPr>
          <w:noProof/>
        </w:rPr>
        <w:lastRenderedPageBreak/>
        <w:drawing>
          <wp:inline distT="0" distB="0" distL="0" distR="0" wp14:anchorId="670AC286" wp14:editId="00CE6C71">
            <wp:extent cx="4305300" cy="3035300"/>
            <wp:effectExtent l="0" t="0" r="0" b="0"/>
            <wp:docPr id="1920664330" name="Picture 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7">
                      <a:extLst>
                        <a:ext uri="{BEBA8EAE-BF5A-486C-A8C5-ECC9F3942E4B}">
                          <a14:imgProps xmlns:a14="http://schemas.microsoft.com/office/drawing/2010/main">
                            <a14:imgLayer r:embed="rId4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305300" cy="3035300"/>
                    </a:xfrm>
                    <a:prstGeom prst="rect">
                      <a:avLst/>
                    </a:prstGeom>
                  </pic:spPr>
                </pic:pic>
              </a:graphicData>
            </a:graphic>
          </wp:inline>
        </w:drawing>
      </w:r>
    </w:p>
    <w:p w14:paraId="7303D8D4" w14:textId="6379A26D" w:rsidR="00A331D7" w:rsidRPr="00B9690F" w:rsidRDefault="00A331D7" w:rsidP="00D86B44">
      <w:pPr>
        <w:pStyle w:val="Caption"/>
        <w:rPr>
          <w:rFonts w:ascii="Times New Roman" w:hAnsi="Times New Roman" w:cs="Times New Roman"/>
          <w:lang w:val="en-GB"/>
        </w:rPr>
      </w:pPr>
      <w:r w:rsidRPr="00B9690F">
        <w:rPr>
          <w:rFonts w:ascii="Times New Roman" w:hAnsi="Times New Roman" w:cs="Times New Roman"/>
          <w:lang w:val="en-GB"/>
        </w:rPr>
        <w:t xml:space="preserve">Figure </w:t>
      </w:r>
      <w:ins w:id="2124" w:author="Guus van den Akker" w:date="2020-05-31T13:04:00Z">
        <w:r w:rsidR="002C0567">
          <w:rPr>
            <w:rFonts w:ascii="Times New Roman" w:hAnsi="Times New Roman" w:cs="Times New Roman"/>
            <w:lang w:val="en-GB"/>
          </w:rPr>
          <w:t>1</w:t>
        </w:r>
      </w:ins>
      <w:del w:id="2125" w:author="Guus van den Akker" w:date="2020-05-31T13:04:00Z">
        <w:r w:rsidRPr="00B9690F">
          <w:rPr>
            <w:rFonts w:ascii="Times New Roman" w:hAnsi="Times New Roman" w:cs="Times New Roman"/>
            <w:lang w:val="en-GB"/>
          </w:rPr>
          <w:fldChar w:fldCharType="begin"/>
        </w:r>
        <w:r w:rsidRPr="00B9690F">
          <w:rPr>
            <w:rFonts w:ascii="Times New Roman" w:hAnsi="Times New Roman" w:cs="Times New Roman"/>
          </w:rPr>
          <w:delInstrText xml:space="preserve"> SEQ Figure \* ARABIC </w:delInstrText>
        </w:r>
        <w:r w:rsidRPr="00B9690F">
          <w:rPr>
            <w:rFonts w:ascii="Times New Roman" w:hAnsi="Times New Roman" w:cs="Times New Roman"/>
            <w:lang w:val="en-GB"/>
          </w:rPr>
          <w:fldChar w:fldCharType="separate"/>
        </w:r>
        <w:r w:rsidR="005E457A" w:rsidRPr="00B9690F">
          <w:rPr>
            <w:rFonts w:ascii="Times New Roman" w:hAnsi="Times New Roman" w:cs="Times New Roman"/>
          </w:rPr>
          <w:delText>4</w:delText>
        </w:r>
        <w:r w:rsidRPr="00B9690F">
          <w:rPr>
            <w:rFonts w:ascii="Times New Roman" w:hAnsi="Times New Roman" w:cs="Times New Roman"/>
            <w:lang w:val="en-GB"/>
          </w:rPr>
          <w:fldChar w:fldCharType="end"/>
        </w:r>
      </w:del>
      <w:r w:rsidRPr="00B9690F">
        <w:rPr>
          <w:rFonts w:ascii="Times New Roman" w:hAnsi="Times New Roman" w:cs="Times New Roman"/>
          <w:lang w:val="en-GB"/>
        </w:rPr>
        <w:t xml:space="preserve"> - Analysis Results (Koh, Kim, Butler &amp; Bock, 2007)</w:t>
      </w:r>
    </w:p>
    <w:p w14:paraId="75A24096" w14:textId="77777777" w:rsidR="00A331D7" w:rsidRPr="00133133" w:rsidRDefault="00A331D7" w:rsidP="00D86B44">
      <w:pPr>
        <w:rPr>
          <w:lang w:val="en-GB"/>
        </w:rPr>
      </w:pPr>
    </w:p>
    <w:p w14:paraId="6C94B932" w14:textId="77777777" w:rsidR="00A331D7" w:rsidRPr="00133133" w:rsidRDefault="00A331D7" w:rsidP="00D86B44">
      <w:pPr>
        <w:rPr>
          <w:lang w:val="en-GB"/>
        </w:rPr>
      </w:pPr>
      <w:r w:rsidRPr="00133133">
        <w:rPr>
          <w:lang w:val="en-GB"/>
        </w:rPr>
        <w:t>The theoretical domain of this study includes all virtual brand communities that organize offline events in all countries and at all times. A virtual community is defined by Koh et al. (2007) as a group of people interacting predominantly in cyberspace for their common interests, relationship building, transactions and fantasies. This defines and specifies the characteristics of the population as well, which is virtual communities in Korea. The report does not make claims beyond the population.</w:t>
      </w:r>
    </w:p>
    <w:p w14:paraId="20919300" w14:textId="77777777" w:rsidR="00A331D7" w:rsidRPr="00133133" w:rsidRDefault="00A331D7" w:rsidP="00D86B44">
      <w:pPr>
        <w:rPr>
          <w:lang w:val="en-GB"/>
        </w:rPr>
      </w:pPr>
    </w:p>
    <w:p w14:paraId="0BC126C4" w14:textId="77777777" w:rsidR="00A331D7" w:rsidRPr="00133133" w:rsidRDefault="00A331D7" w:rsidP="00D86B44">
      <w:pPr>
        <w:rPr>
          <w:rFonts w:eastAsia="Calibri"/>
          <w:lang w:val="en-GB"/>
        </w:rPr>
      </w:pPr>
      <w:r w:rsidRPr="00133133">
        <w:rPr>
          <w:rFonts w:eastAsia="Calibri"/>
          <w:lang w:val="en-GB"/>
        </w:rPr>
        <w:t>The focal unit of this study are virtual community members, this corresponds with</w:t>
      </w:r>
      <w:r w:rsidRPr="00133133">
        <w:rPr>
          <w:lang w:val="en-GB"/>
        </w:rPr>
        <w:t xml:space="preserve"> the Unit of Analysis. The data used are survey results per member and are therefore on the same level as the focal unit (individuals). </w:t>
      </w:r>
      <w:r w:rsidRPr="00133133">
        <w:rPr>
          <w:rFonts w:eastAsia="Corbel"/>
          <w:lang w:val="en-GB"/>
        </w:rPr>
        <w:t>Only the communities with more than 2 responses and with some inter-rater agreement were considered of the 691 virtual communities in total. The independent variable of the study is Offline Interaction, which is a dichotomous variable. The dependent variable is Posting Activity.</w:t>
      </w:r>
    </w:p>
    <w:p w14:paraId="0BF8F6C9" w14:textId="77777777" w:rsidR="00A331D7" w:rsidRPr="00133133" w:rsidRDefault="00A331D7" w:rsidP="00D86B44">
      <w:pPr>
        <w:pStyle w:val="ListParagraph"/>
        <w:rPr>
          <w:lang w:val="en-GB"/>
        </w:rPr>
      </w:pPr>
    </w:p>
    <w:p w14:paraId="69203EBB" w14:textId="77777777" w:rsidR="00A331D7" w:rsidRPr="00133133" w:rsidRDefault="00A331D7" w:rsidP="00D86B44">
      <w:pPr>
        <w:rPr>
          <w:lang w:val="en-GB"/>
        </w:rPr>
      </w:pPr>
      <w:r w:rsidRPr="00133133">
        <w:rPr>
          <w:lang w:val="en-GB"/>
        </w:rPr>
        <w:t xml:space="preserve">This study is relevant for our literature review since it has a similar focal unit, concepts and proposition as our hypothesis. However, the domain differs, since that is limited to Korea in the study. According to the ERIM Journal List, this article is published in a journal that has a P-rating meaning it is published in one of the best journals in the field of management. </w:t>
      </w:r>
    </w:p>
    <w:p w14:paraId="1513713D" w14:textId="77777777" w:rsidR="00A331D7" w:rsidRPr="00133133" w:rsidRDefault="00A331D7" w:rsidP="00D86B44">
      <w:pPr>
        <w:rPr>
          <w:lang w:val="en-GB"/>
        </w:rPr>
      </w:pPr>
    </w:p>
    <w:p w14:paraId="25EBFAD1" w14:textId="77777777" w:rsidR="00A331D7" w:rsidRPr="00133133" w:rsidRDefault="00A331D7" w:rsidP="00D86B44">
      <w:pPr>
        <w:rPr>
          <w:lang w:val="en-GB"/>
        </w:rPr>
      </w:pPr>
      <w:r w:rsidRPr="00133133">
        <w:rPr>
          <w:lang w:val="en-GB"/>
        </w:rPr>
        <w:t xml:space="preserve">According to the literature review of the article, the social presence of community members increases due to offline interaction. It helps members of virtual community trust, understand and identify with one another. This is consequently providing a stronger base for posting activities. For Koh et al. (2007) to find out whether this is true, they analysed the field survey results of 77 virtual communities in Korea. The measurement relies on respondents since quantitative research is done based on a survey. The population of this research is the total of 500,000 virtual communities in Korea, which is part of the theoretical domain mentioned previously. A non-probability voluntary sample was taken from the entire population, consisting of 691 virtual communities. 77 virtual communities were selected in the end because they had more than 2 responses and some inter-rater agreement was present. Therefore, the total amount of missing cases is 614. This implies that external validity considering the application of results to the theoretical domain is questionable because of cultural dimensions. It might be that the effect of offline interaction is amplified since Korea is known as a collectivist society. The research was conducted through a Web-based questionnaire system. The research strategy is a cross-sectional study with a nominal independent variable. The 77 virtual communities make up the group of cases. This implies that there is no evidence generated in support or against a causal direction. Because only one survey was conducted, it is impossible to claim that the independent variable preceded the dependent variable. No data </w:t>
      </w:r>
      <w:r w:rsidRPr="00133133">
        <w:rPr>
          <w:lang w:val="en-GB"/>
        </w:rPr>
        <w:lastRenderedPageBreak/>
        <w:t>matrix is available for this study, making it impossible to compare the average level of control between communities and the difference between the means. To conclude, the effect size parameter is not consistent with the research strategy.</w:t>
      </w:r>
    </w:p>
    <w:p w14:paraId="6901EC9B" w14:textId="77777777" w:rsidR="00A331D7" w:rsidRPr="00133133" w:rsidRDefault="00A331D7" w:rsidP="00D86B44">
      <w:pPr>
        <w:rPr>
          <w:lang w:val="en-GB"/>
        </w:rPr>
      </w:pPr>
    </w:p>
    <w:p w14:paraId="09DED77F" w14:textId="77777777" w:rsidR="00A331D7" w:rsidRPr="00133133" w:rsidRDefault="00A331D7" w:rsidP="00D86B44">
      <w:pPr>
        <w:rPr>
          <w:lang w:val="en-GB"/>
        </w:rPr>
      </w:pPr>
      <w:r w:rsidRPr="00133133">
        <w:rPr>
          <w:lang w:val="en-GB"/>
        </w:rPr>
        <w:t>The effect size of Offline Interaction on Posting Activity is 0.387, which is assumed to be the standardized regression coefficient. No standard deviation is mentioned in the article making it impossible to calculate the standardized regression coefficient if 0.387 were to be the unstandardized regression coefficient. Although not explicitly stated, it can be assumed that the data means that Posting Activity increases by 0.387 posts when Offline Interaction is present. This is a lack of this article since it is not stated what 0.387 means in the context of the relationship tested. Nonetheless, the effect size is a measure of association. The article states that Offline Interaction increases the Posting Activity, this coincides with our interpretation of the effect size. However, a further comparison is hindered by the lack of explicit statements on the 0.387 in the article.</w:t>
      </w:r>
    </w:p>
    <w:p w14:paraId="44FDC6CD" w14:textId="77777777" w:rsidR="00A331D7" w:rsidRPr="00133133" w:rsidRDefault="00A331D7" w:rsidP="00D86B44">
      <w:pPr>
        <w:rPr>
          <w:lang w:val="en-GB"/>
        </w:rPr>
      </w:pPr>
    </w:p>
    <w:p w14:paraId="56C091FE" w14:textId="2B456946" w:rsidR="00A331D7" w:rsidRPr="00133133" w:rsidRDefault="00A331D7" w:rsidP="00D86B44">
      <w:pPr>
        <w:rPr>
          <w:lang w:val="en-GB"/>
        </w:rPr>
      </w:pPr>
      <w:r w:rsidRPr="00133133">
        <w:rPr>
          <w:lang w:val="en-GB"/>
        </w:rPr>
        <w:t xml:space="preserve">Unfortunately, the confidence interval of the regression coefficient cannot be calculated because no standard error is mentioned in the article. On the contrary, the coefficient of determination is known. 32.6% of the effect of Offline Interaction on Posting Activity can be explained by the model in figure </w:t>
      </w:r>
      <w:ins w:id="2126" w:author="Guus van den Akker" w:date="2020-05-31T13:05:00Z">
        <w:r w:rsidR="00386D4B">
          <w:rPr>
            <w:lang w:val="en-GB"/>
          </w:rPr>
          <w:t>1</w:t>
        </w:r>
      </w:ins>
      <w:del w:id="2127" w:author="Guus van den Akker" w:date="2020-05-31T13:05:00Z">
        <w:r w:rsidRPr="00133133">
          <w:rPr>
            <w:lang w:val="en-GB"/>
          </w:rPr>
          <w:delText>2</w:delText>
        </w:r>
      </w:del>
      <w:r w:rsidRPr="00133133">
        <w:rPr>
          <w:lang w:val="en-GB"/>
        </w:rPr>
        <w:t xml:space="preserve">. This percentage is low causing a lack of internal validity. The extent to which the survey can be considered to meaningfully capture the ideas contained in the concept of which the value is measured is little. Using only an online survey as a research method decreases reliability and internal validity since respondents may not provide honest answers. Therefore, it is questionable whether the sources are trustworthy. An online survey allows for lower costs, convenience and design flexibility but also creates a risk for survey fraud. If respondents do not understand a question, they might give fake answers since they are </w:t>
      </w:r>
      <w:r w:rsidRPr="00133133">
        <w:rPr>
          <w:lang w:val="en-GB"/>
        </w:rPr>
        <w:lastRenderedPageBreak/>
        <w:t>unable to ask an interviewer for any further explanation directly. A lack of accountability might cause people to randomly click buttons to finish quickly.</w:t>
      </w:r>
    </w:p>
    <w:p w14:paraId="34ADB037" w14:textId="77777777" w:rsidR="00A331D7" w:rsidRPr="00133133" w:rsidRDefault="00A331D7" w:rsidP="00D86B44">
      <w:pPr>
        <w:rPr>
          <w:lang w:val="en-GB"/>
        </w:rPr>
      </w:pPr>
    </w:p>
    <w:p w14:paraId="064DF9E3" w14:textId="77777777" w:rsidR="00A331D7" w:rsidRPr="00133133" w:rsidRDefault="00A331D7" w:rsidP="00D86B44">
      <w:pPr>
        <w:rPr>
          <w:lang w:val="en-GB"/>
        </w:rPr>
      </w:pPr>
      <w:r w:rsidRPr="00133133">
        <w:rPr>
          <w:lang w:val="en-GB"/>
        </w:rPr>
        <w:t>Cronbach alpha exceeded 0.8 and inter-rater agreement scores were greater than 0.85. A p-value smaller than 0.01 makes it extremely likely that posting activity is indeed associated with offline interaction.</w:t>
      </w:r>
    </w:p>
    <w:p w14:paraId="78782D03" w14:textId="77777777" w:rsidR="00A331D7" w:rsidRPr="00133133" w:rsidRDefault="00A331D7" w:rsidP="00D86B44">
      <w:pPr>
        <w:rPr>
          <w:lang w:val="en-GB"/>
        </w:rPr>
      </w:pPr>
      <w:r w:rsidRPr="00133133">
        <w:rPr>
          <w:lang w:val="en-GB"/>
        </w:rPr>
        <w:br w:type="page"/>
      </w:r>
    </w:p>
    <w:p w14:paraId="3563CB18" w14:textId="77777777" w:rsidR="00A331D7" w:rsidRPr="009F71C5" w:rsidRDefault="00A331D7" w:rsidP="00D86B44">
      <w:pPr>
        <w:rPr>
          <w:u w:val="single"/>
          <w:lang w:val="en-GB"/>
        </w:rPr>
      </w:pPr>
      <w:r w:rsidRPr="009F71C5">
        <w:rPr>
          <w:u w:val="single"/>
          <w:lang w:val="en-GB"/>
        </w:rPr>
        <w:lastRenderedPageBreak/>
        <w:t>Brand Community - (Muniz &amp; O'Guinn, 2001)</w:t>
      </w:r>
    </w:p>
    <w:p w14:paraId="50732D10" w14:textId="77777777" w:rsidR="00A331D7" w:rsidRPr="00133133" w:rsidRDefault="00A331D7" w:rsidP="00D86B44">
      <w:pPr>
        <w:rPr>
          <w:lang w:val="en-GB"/>
        </w:rPr>
      </w:pPr>
    </w:p>
    <w:p w14:paraId="6D949461" w14:textId="77777777" w:rsidR="00A331D7" w:rsidRPr="00133133" w:rsidRDefault="00A331D7" w:rsidP="00D86B44">
      <w:pPr>
        <w:rPr>
          <w:lang w:val="en-GB"/>
        </w:rPr>
      </w:pPr>
      <w:r w:rsidRPr="00133133">
        <w:rPr>
          <w:lang w:val="en-GB"/>
        </w:rPr>
        <w:t xml:space="preserve">Muniz and O’Guinn (2001) introduce the concept of brand community in the Journal of Consumer Research which has a STAR classification according to ERIM Journals List. This classification implies that this journal belongs to the absolute top in the field. They describe it as ‘a specialized, non-geographically bound community, based on a structured set of social relationships among admirers of a brand’. The paper does not test a hypothesis, a relation between X and Y. It rather advances the theoretical notion of brand community, looks for evidence of its existence, searches manners, mechanisms and particularities of brand communities and situates these findings within a broader context. To check the quality of the data, a checklist from </w:t>
      </w:r>
      <w:r w:rsidRPr="00133133">
        <w:rPr>
          <w:i/>
          <w:lang w:val="en-GB"/>
        </w:rPr>
        <w:t>Qualitative data analysis: A user-friendly guide for social scientists</w:t>
      </w:r>
      <w:r w:rsidRPr="00133133">
        <w:rPr>
          <w:lang w:val="en-GB"/>
        </w:rPr>
        <w:t xml:space="preserve"> by Day (2003) was taken.</w:t>
      </w:r>
    </w:p>
    <w:p w14:paraId="780D37B5" w14:textId="77777777" w:rsidR="00A331D7" w:rsidRPr="00133133" w:rsidRDefault="00A331D7" w:rsidP="00D86B44">
      <w:pPr>
        <w:rPr>
          <w:lang w:val="en-GB"/>
        </w:rPr>
      </w:pPr>
    </w:p>
    <w:p w14:paraId="2E1F1F4E" w14:textId="77777777" w:rsidR="00A331D7" w:rsidRPr="00133133" w:rsidRDefault="00A331D7" w:rsidP="00D86B44">
      <w:pPr>
        <w:rPr>
          <w:lang w:val="en-GB"/>
        </w:rPr>
      </w:pPr>
      <w:r w:rsidRPr="00133133">
        <w:rPr>
          <w:lang w:val="en-GB"/>
        </w:rPr>
        <w:t xml:space="preserve">The study included two </w:t>
      </w:r>
      <w:r w:rsidR="009813DE" w:rsidRPr="00133133">
        <w:rPr>
          <w:lang w:val="en-GB"/>
        </w:rPr>
        <w:t>parts:</w:t>
      </w:r>
      <w:r w:rsidRPr="00133133">
        <w:rPr>
          <w:lang w:val="en-GB"/>
        </w:rPr>
        <w:t xml:space="preserve"> a face-to-face component and a computer-mediated phase. The online and offline observations were gathered by the researchers themselves which means that they used primary data. For the face-to-face phase, an interview protocol was used. Once evidence of a brand community was discovered in the town Fairlawn, the researcher branched outward to individual members of those brand communities who lived outside the Fairlawn </w:t>
      </w:r>
      <w:r w:rsidR="00DF64DB" w:rsidRPr="00133133">
        <w:rPr>
          <w:lang w:val="en-GB"/>
        </w:rPr>
        <w:t>neighbourhood</w:t>
      </w:r>
      <w:r w:rsidRPr="00133133">
        <w:rPr>
          <w:lang w:val="en-GB"/>
        </w:rPr>
        <w:t xml:space="preserve">, including users’ groups and local brand communal sites. </w:t>
      </w:r>
    </w:p>
    <w:p w14:paraId="7B00B33F" w14:textId="77777777" w:rsidR="00A331D7" w:rsidRPr="00133133" w:rsidRDefault="00A331D7" w:rsidP="00D86B44">
      <w:pPr>
        <w:rPr>
          <w:lang w:val="en-GB"/>
        </w:rPr>
      </w:pPr>
    </w:p>
    <w:p w14:paraId="64E975C4" w14:textId="77777777" w:rsidR="00A331D7" w:rsidRPr="00133133" w:rsidRDefault="00A331D7" w:rsidP="00D86B44">
      <w:pPr>
        <w:rPr>
          <w:lang w:val="en-GB"/>
        </w:rPr>
      </w:pPr>
      <w:r w:rsidRPr="00133133">
        <w:rPr>
          <w:lang w:val="en-GB"/>
        </w:rPr>
        <w:t xml:space="preserve">The interviews with the households took over 100 hours. The interviews were recorded and field notes, including observational data, were also typed immediately after the interviews. The researchers gained personal history and background from the informants to allow the findings to be judged in the context of the informant’s life circumstances. After some brand communities were identified, the authors continued by attending meetings to secure interviews </w:t>
      </w:r>
      <w:r w:rsidRPr="00133133">
        <w:rPr>
          <w:lang w:val="en-GB"/>
        </w:rPr>
        <w:lastRenderedPageBreak/>
        <w:t xml:space="preserve">with individuals as well as in a group setting. Muniz and O’Guinn applied a multi-context approach to collect informants with varying community and brand histories. </w:t>
      </w:r>
    </w:p>
    <w:p w14:paraId="6B57C009" w14:textId="77777777" w:rsidR="00A331D7" w:rsidRPr="00133133" w:rsidRDefault="00A331D7" w:rsidP="00D86B44">
      <w:pPr>
        <w:rPr>
          <w:lang w:val="en-GB"/>
        </w:rPr>
      </w:pPr>
    </w:p>
    <w:p w14:paraId="206EFF53" w14:textId="77777777" w:rsidR="00A331D7" w:rsidRPr="00133133" w:rsidRDefault="00A331D7" w:rsidP="00D86B44">
      <w:pPr>
        <w:rPr>
          <w:lang w:val="en-GB"/>
        </w:rPr>
      </w:pPr>
      <w:r w:rsidRPr="00133133">
        <w:rPr>
          <w:lang w:val="en-GB"/>
        </w:rPr>
        <w:t xml:space="preserve">For the computer-mediated phase, websites created by individuals and clubs (rather than commercial websites) related to a brand community were </w:t>
      </w:r>
      <w:r w:rsidR="00F47C7C" w:rsidRPr="00133133">
        <w:rPr>
          <w:lang w:val="en-GB"/>
        </w:rPr>
        <w:t>analysed</w:t>
      </w:r>
      <w:r w:rsidRPr="00133133">
        <w:rPr>
          <w:lang w:val="en-GB"/>
        </w:rPr>
        <w:t xml:space="preserve">. In total 50 websites and 300 pages were </w:t>
      </w:r>
      <w:r w:rsidR="00F47C7C" w:rsidRPr="00133133">
        <w:rPr>
          <w:lang w:val="en-GB"/>
        </w:rPr>
        <w:t>analysed</w:t>
      </w:r>
      <w:r w:rsidRPr="00133133">
        <w:rPr>
          <w:lang w:val="en-GB"/>
        </w:rPr>
        <w:t xml:space="preserve">. All the data collected, interviews and online, was </w:t>
      </w:r>
      <w:r w:rsidR="00F47C7C" w:rsidRPr="00133133">
        <w:rPr>
          <w:lang w:val="en-GB"/>
        </w:rPr>
        <w:t>analysed</w:t>
      </w:r>
      <w:r w:rsidRPr="00133133">
        <w:rPr>
          <w:lang w:val="en-GB"/>
        </w:rPr>
        <w:t xml:space="preserve"> using an iterative process. The authors transcribed, interpreted, challenged, rejected and affirmed recurring themes and codes until the interpretation achieved, according to the researchers, enough interpretive convergence. </w:t>
      </w:r>
    </w:p>
    <w:p w14:paraId="5D45D5E9" w14:textId="77777777" w:rsidR="00A331D7" w:rsidRPr="00133133" w:rsidRDefault="00A331D7" w:rsidP="00D86B44">
      <w:pPr>
        <w:rPr>
          <w:lang w:val="en-GB"/>
        </w:rPr>
      </w:pPr>
    </w:p>
    <w:p w14:paraId="5B2C45C7" w14:textId="77777777" w:rsidR="00A331D7" w:rsidRPr="00133133" w:rsidRDefault="00A331D7" w:rsidP="00D86B44">
      <w:pPr>
        <w:rPr>
          <w:lang w:val="en-GB"/>
        </w:rPr>
      </w:pPr>
      <w:r w:rsidRPr="00133133">
        <w:rPr>
          <w:lang w:val="en-GB"/>
        </w:rPr>
        <w:t>One of the authors was also an informant. According to the paper, this was advantageous. However, as being part of a brand community, you might be biased and unable to critically reflect your position. With qualitative data, it can be challenging to be entirely objective. Therefore, many researchers employ a third party to determine the quality of the evaluation of the data (Turner, 2010). In this paper, the two authors were both actively involved in the interpretation of the data. In the findings section, the researchers provide evidence for their findings by providing quotes directly taken from the interviews. They also motivate their interpretation of the quote.</w:t>
      </w:r>
    </w:p>
    <w:p w14:paraId="4C7DBFFB" w14:textId="77777777" w:rsidR="00A331D7" w:rsidRPr="00133133" w:rsidRDefault="00A331D7" w:rsidP="00D86B44">
      <w:pPr>
        <w:rPr>
          <w:lang w:val="en-GB"/>
        </w:rPr>
      </w:pPr>
    </w:p>
    <w:p w14:paraId="0F3ACE1D" w14:textId="77777777" w:rsidR="00A331D7" w:rsidRPr="00133133" w:rsidRDefault="00A331D7" w:rsidP="00D86B44">
      <w:pPr>
        <w:rPr>
          <w:lang w:val="en-GB"/>
        </w:rPr>
      </w:pPr>
      <w:r w:rsidRPr="00133133">
        <w:rPr>
          <w:lang w:val="en-GB"/>
        </w:rPr>
        <w:t>Moreover, during the interview phase, the owner of a Saab dealer was interviewed. In this case, biases from the dealer may have influenced the observation. To illustrate, the owner may benefit from describing Saab as a brand with a strong brand community. He might be working with the brand the entire day and therefore surrounded by like-minded people. As a result, he might get the wrong picture of the magnitude of the brand community.</w:t>
      </w:r>
    </w:p>
    <w:p w14:paraId="5E01DE6A" w14:textId="77777777" w:rsidR="00A331D7" w:rsidRPr="00133133" w:rsidRDefault="00A331D7" w:rsidP="00D86B44">
      <w:pPr>
        <w:rPr>
          <w:lang w:val="en-GB"/>
        </w:rPr>
      </w:pPr>
      <w:r w:rsidRPr="00133133">
        <w:rPr>
          <w:lang w:val="en-GB"/>
        </w:rPr>
        <w:lastRenderedPageBreak/>
        <w:t>There is no hypothesis in this paper. Hence, the authors make no causal claim. The paper rather examines whether a community around a brand exists.</w:t>
      </w:r>
    </w:p>
    <w:p w14:paraId="08BE64F9" w14:textId="77777777" w:rsidR="00A331D7" w:rsidRPr="00133133" w:rsidRDefault="00A331D7" w:rsidP="00D86B44">
      <w:pPr>
        <w:rPr>
          <w:lang w:val="en-GB"/>
        </w:rPr>
      </w:pPr>
    </w:p>
    <w:p w14:paraId="0B345D7B" w14:textId="77777777" w:rsidR="00A331D7" w:rsidRPr="00133133" w:rsidRDefault="00A331D7" w:rsidP="00D86B44">
      <w:pPr>
        <w:rPr>
          <w:lang w:val="en-GB"/>
        </w:rPr>
      </w:pPr>
      <w:r w:rsidRPr="00133133">
        <w:rPr>
          <w:lang w:val="en-GB"/>
        </w:rPr>
        <w:t>Since the paper tries to establish if there are brand communities among people in the first place, the theoretical domain of the paper is all individuals on earth. The population is not exactly defined, but for the face-to-face component of the study, it can be assumed that all families living in Fairlawn are taken as the population. This town was chosen largely for convenience, so it is a non-probability sample.  From the population, a sample is drawn: four households participated in the data collection. One individual of a household was never interviewed, but this did not affect the results. In the computer-mediated phase, World Wide Web pages from Saab, Bronco and Macintosh, were analysed and downloaded. The population were community members using these webpages. The samples were also not random. However, multiple search engines were used to ensure that a larger variety of themes were captured. Consequently, this study relies both on informants and data analysis.</w:t>
      </w:r>
    </w:p>
    <w:p w14:paraId="72F2F3EC" w14:textId="77777777" w:rsidR="00A331D7" w:rsidRPr="00133133" w:rsidRDefault="00A331D7" w:rsidP="00D86B44">
      <w:pPr>
        <w:rPr>
          <w:lang w:val="en-GB"/>
        </w:rPr>
      </w:pPr>
    </w:p>
    <w:p w14:paraId="6D84A66F" w14:textId="77777777" w:rsidR="00A331D7" w:rsidRPr="00133133" w:rsidRDefault="00A331D7" w:rsidP="00DF02E4">
      <w:pPr>
        <w:rPr>
          <w:lang w:val="en-GB"/>
        </w:rPr>
      </w:pPr>
      <w:r w:rsidRPr="00133133">
        <w:rPr>
          <w:lang w:val="en-GB"/>
        </w:rPr>
        <w:t xml:space="preserve">The paper establishes the concept of brand communities. Based on the authors' definition before the research, it is possible to evaluate the validity. It must be recognized that ethnographic research does not allow for the same amount of generalizability as with probability sampling. As the researchers read and reread their observational notes and challenged their interpretations of their findings, the validity can still be considered high. The combination of ethnographic and data research increases the reliability as both methods found evidence for the existence of brand communities. </w:t>
      </w:r>
    </w:p>
    <w:p w14:paraId="14F1DA5A" w14:textId="77777777" w:rsidR="00A331D7" w:rsidRPr="009F71C5" w:rsidRDefault="00A331D7" w:rsidP="00D86B44">
      <w:pPr>
        <w:rPr>
          <w:u w:val="single"/>
          <w:lang w:val="en-GB"/>
        </w:rPr>
      </w:pPr>
      <w:r w:rsidRPr="009F71C5">
        <w:rPr>
          <w:u w:val="single"/>
          <w:lang w:val="en-GB"/>
        </w:rPr>
        <w:t xml:space="preserve">Conclusion on effect sizes for the first three articles </w:t>
      </w:r>
    </w:p>
    <w:p w14:paraId="1D526313" w14:textId="77777777" w:rsidR="00A331D7" w:rsidRPr="00133133" w:rsidRDefault="00A331D7" w:rsidP="00D86B44">
      <w:pPr>
        <w:rPr>
          <w:lang w:val="en-GB"/>
        </w:rPr>
      </w:pPr>
    </w:p>
    <w:p w14:paraId="7CAF821A" w14:textId="77777777" w:rsidR="00A331D7" w:rsidRPr="00133133" w:rsidRDefault="00A331D7" w:rsidP="00D86B44">
      <w:pPr>
        <w:rPr>
          <w:lang w:val="en-GB"/>
        </w:rPr>
      </w:pPr>
      <w:r w:rsidRPr="00133133">
        <w:rPr>
          <w:lang w:val="en-GB"/>
        </w:rPr>
        <w:lastRenderedPageBreak/>
        <w:t xml:space="preserve">For all three articles, there is an absence of the necessary data to calculate and interpret the standardized effect sizes. For this reason, the procedure to compute these measures are explained below as they were available in the research paper. Often you can derive the </w:t>
      </w:r>
      <w:r w:rsidR="002625AE" w:rsidRPr="00133133">
        <w:rPr>
          <w:lang w:val="en-GB"/>
        </w:rPr>
        <w:t>standardized</w:t>
      </w:r>
      <w:r w:rsidRPr="00133133">
        <w:rPr>
          <w:lang w:val="en-GB"/>
        </w:rPr>
        <w:t xml:space="preserve"> coefficient from the unstandardized measure. For example, if the unstandardized regression coefficient is given (e.g. in summary research article 2), you can multiply this by a ratio of the standard deviations of the independent variable and the standard deviation of the dependent variable (Rooderkerk, n.d.). The computations are often done by software, for instance using an 'Effect Size Calculator'. These calculators can also help you to critically reflect on the effect sizes if other data than the standard deviation is provided (e.g. p-values, sample sizes). Unfortunately, was additional data besides the </w:t>
      </w:r>
      <w:r w:rsidR="002625AE" w:rsidRPr="00133133">
        <w:rPr>
          <w:lang w:val="en-GB"/>
        </w:rPr>
        <w:t>standardized</w:t>
      </w:r>
      <w:r w:rsidRPr="00133133">
        <w:rPr>
          <w:lang w:val="en-GB"/>
        </w:rPr>
        <w:t xml:space="preserve"> effect sizes not available. To obtain these, the researchers should be contacted. It is important to understand the differences between unstandardized and standardized measures since the interpretation is fundamentally different. To illustrate, the unstandardized coefficient shows how much the dependent variable changes if we change the independent variable by one-unit ceteris paribus. On the other hand, the standardized coefficient indicates which of the variables has the largest effect as it represents a measure in standard deviations. </w:t>
      </w:r>
    </w:p>
    <w:p w14:paraId="741F141B" w14:textId="77777777" w:rsidR="00A331D7" w:rsidRPr="00133133" w:rsidRDefault="00A331D7" w:rsidP="00D86B44">
      <w:pPr>
        <w:rPr>
          <w:lang w:val="en-GB"/>
        </w:rPr>
      </w:pPr>
    </w:p>
    <w:p w14:paraId="675348F7" w14:textId="77777777" w:rsidR="00A331D7" w:rsidRPr="00133133" w:rsidRDefault="00A331D7" w:rsidP="00F46943">
      <w:pPr>
        <w:rPr>
          <w:lang w:val="en-GB"/>
        </w:rPr>
      </w:pPr>
      <w:r w:rsidRPr="00133133">
        <w:rPr>
          <w:lang w:val="en-GB"/>
        </w:rPr>
        <w:t xml:space="preserve">Due to the lack of standardized effect sizes, it is recommended for community managers to experiment themselves. It is clear that the effect of offline participation on online participation is too evident to be ignored, but validity is lacking. Brand managers should </w:t>
      </w:r>
      <w:r w:rsidR="002625AE" w:rsidRPr="00133133">
        <w:rPr>
          <w:lang w:val="en-GB"/>
        </w:rPr>
        <w:t>organize</w:t>
      </w:r>
      <w:r w:rsidRPr="00133133">
        <w:rPr>
          <w:lang w:val="en-GB"/>
        </w:rPr>
        <w:t xml:space="preserve"> their offline event to see what impact it has online. This improves relevance and internal and external validity for the experiment of a specific brand.</w:t>
      </w:r>
    </w:p>
    <w:p w14:paraId="012320FF" w14:textId="77777777" w:rsidR="00A331D7" w:rsidRPr="009F71C5" w:rsidRDefault="00A331D7" w:rsidP="00D86B44">
      <w:pPr>
        <w:rPr>
          <w:u w:val="single"/>
          <w:lang w:val="en-GB"/>
        </w:rPr>
      </w:pPr>
      <w:r w:rsidRPr="009F71C5">
        <w:rPr>
          <w:u w:val="single"/>
          <w:lang w:val="en-GB"/>
        </w:rPr>
        <w:t>Can we get from liking to buying? Behavioural differences in hedonic and utilitarian Facebook usage (Pöyry et al., 2013)</w:t>
      </w:r>
    </w:p>
    <w:p w14:paraId="3BB59461" w14:textId="77777777" w:rsidR="00A331D7" w:rsidRPr="00133133" w:rsidRDefault="00A331D7" w:rsidP="00D86B44">
      <w:pPr>
        <w:rPr>
          <w:lang w:val="en-GB"/>
        </w:rPr>
      </w:pPr>
    </w:p>
    <w:p w14:paraId="400A1A7E" w14:textId="77777777" w:rsidR="00A331D7" w:rsidRPr="00133133" w:rsidRDefault="00A331D7" w:rsidP="00D86B44">
      <w:pPr>
        <w:rPr>
          <w:lang w:val="en-GB"/>
        </w:rPr>
      </w:pPr>
      <w:r w:rsidRPr="00133133">
        <w:rPr>
          <w:lang w:val="en-GB"/>
        </w:rPr>
        <w:lastRenderedPageBreak/>
        <w:t xml:space="preserve">The article by Pöyry et al. (2013) relates the different motivations of people to use Facebook pages of companies to community usage </w:t>
      </w:r>
      <w:r w:rsidR="00C45C38" w:rsidRPr="00133133">
        <w:rPr>
          <w:lang w:val="en-GB"/>
        </w:rPr>
        <w:t>behavio</w:t>
      </w:r>
      <w:r w:rsidR="003C2B10">
        <w:rPr>
          <w:lang w:val="en-GB"/>
        </w:rPr>
        <w:t>u</w:t>
      </w:r>
      <w:r w:rsidR="00C45C38" w:rsidRPr="00133133">
        <w:rPr>
          <w:lang w:val="en-GB"/>
        </w:rPr>
        <w:t>r</w:t>
      </w:r>
      <w:r w:rsidRPr="00133133">
        <w:rPr>
          <w:lang w:val="en-GB"/>
        </w:rPr>
        <w:t xml:space="preserve">. The article was published in the journal ‘Electric Commerce Research and Applications’ which is given a ranking ‘S’ in the ERIM Journal list. Furthermore, it is peer-reviewed and has over 240 scientific citations. Therefore, it is considered to be of a high standard.  </w:t>
      </w:r>
    </w:p>
    <w:p w14:paraId="5EA71D20" w14:textId="77777777" w:rsidR="00A331D7" w:rsidRPr="00133133" w:rsidRDefault="00A331D7" w:rsidP="00D86B44">
      <w:pPr>
        <w:rPr>
          <w:lang w:val="en-GB"/>
        </w:rPr>
      </w:pPr>
    </w:p>
    <w:p w14:paraId="4C154E29" w14:textId="77777777" w:rsidR="00A331D7" w:rsidRPr="00133133" w:rsidRDefault="00A331D7" w:rsidP="00D86B44">
      <w:pPr>
        <w:rPr>
          <w:lang w:val="en-GB"/>
        </w:rPr>
      </w:pPr>
      <w:r w:rsidRPr="00133133">
        <w:rPr>
          <w:lang w:val="en-GB"/>
        </w:rPr>
        <w:t xml:space="preserve">Based on a literature review, the authors distinguish two different motivations to participate in online communities. First, hedonic motivations are based on seeking for fun, play and enjoyment. On the other side of the spectrum are utilitarian motivations which are defined as being goal-oriented and rational. Next to the distinction in motivations, the paper divides community usage </w:t>
      </w:r>
      <w:r w:rsidR="00DB13EC" w:rsidRPr="00133133">
        <w:rPr>
          <w:lang w:val="en-GB"/>
        </w:rPr>
        <w:t>behavio</w:t>
      </w:r>
      <w:r w:rsidR="003C2B10">
        <w:rPr>
          <w:lang w:val="en-GB"/>
        </w:rPr>
        <w:t>u</w:t>
      </w:r>
      <w:r w:rsidR="00DB13EC" w:rsidRPr="00133133">
        <w:rPr>
          <w:lang w:val="en-GB"/>
        </w:rPr>
        <w:t>r</w:t>
      </w:r>
      <w:r w:rsidRPr="00133133">
        <w:rPr>
          <w:lang w:val="en-GB"/>
        </w:rPr>
        <w:t xml:space="preserve"> in participation and browsing. This is in accordance with the widely adopted view that distinguishes between posters and lurkers, as described amongst others by Lai and Chen (2014). </w:t>
      </w:r>
    </w:p>
    <w:p w14:paraId="68644632" w14:textId="77777777" w:rsidR="00A331D7" w:rsidRPr="00133133" w:rsidRDefault="00A331D7" w:rsidP="00D86B44">
      <w:pPr>
        <w:rPr>
          <w:lang w:val="en-GB"/>
        </w:rPr>
      </w:pPr>
    </w:p>
    <w:p w14:paraId="69E5DB0E" w14:textId="77777777" w:rsidR="00A331D7" w:rsidRPr="00133133" w:rsidRDefault="00A331D7" w:rsidP="00D86B44">
      <w:pPr>
        <w:rPr>
          <w:lang w:val="en-GB"/>
        </w:rPr>
      </w:pPr>
      <w:r w:rsidRPr="00133133">
        <w:rPr>
          <w:lang w:val="en-GB"/>
        </w:rPr>
        <w:t xml:space="preserve">The article tests eight hypotheses by surveying a Facebook page of a travel agency. Only the hypotheses linking both motivational constructs to participation are relevant in our literature review. Firstly, hypothesis 1 (H1) assumes that hedonic motivations are positively related to participation </w:t>
      </w:r>
      <w:r w:rsidR="00DB13EC" w:rsidRPr="00133133">
        <w:rPr>
          <w:lang w:val="en-GB"/>
        </w:rPr>
        <w:t>behavio</w:t>
      </w:r>
      <w:r w:rsidR="003C2B10">
        <w:rPr>
          <w:lang w:val="en-GB"/>
        </w:rPr>
        <w:t>u</w:t>
      </w:r>
      <w:r w:rsidR="00DB13EC" w:rsidRPr="00133133">
        <w:rPr>
          <w:lang w:val="en-GB"/>
        </w:rPr>
        <w:t>r</w:t>
      </w:r>
      <w:r w:rsidRPr="00133133">
        <w:rPr>
          <w:lang w:val="en-GB"/>
        </w:rPr>
        <w:t xml:space="preserve">. Next to that, hypothesis 3 (H3) assumes that utilitarian motivations are negatively related to participation </w:t>
      </w:r>
      <w:r w:rsidR="00DB13EC" w:rsidRPr="00133133">
        <w:rPr>
          <w:lang w:val="en-GB"/>
        </w:rPr>
        <w:t>behavio</w:t>
      </w:r>
      <w:r w:rsidR="003C2B10">
        <w:rPr>
          <w:lang w:val="en-GB"/>
        </w:rPr>
        <w:t>u</w:t>
      </w:r>
      <w:r w:rsidR="00DB13EC" w:rsidRPr="00133133">
        <w:rPr>
          <w:lang w:val="en-GB"/>
        </w:rPr>
        <w:t>r</w:t>
      </w:r>
      <w:r w:rsidRPr="00133133">
        <w:rPr>
          <w:lang w:val="en-GB"/>
        </w:rPr>
        <w:t xml:space="preserve">. These hypotheses take our moderating variable (hedonic/utilitarian motivation) as an independent variable. The theoretical domain is not specified in the study, but from </w:t>
      </w:r>
      <w:r w:rsidR="003C2B10" w:rsidRPr="00133133">
        <w:rPr>
          <w:lang w:val="en-GB"/>
        </w:rPr>
        <w:t>analysing</w:t>
      </w:r>
      <w:r w:rsidRPr="00133133">
        <w:rPr>
          <w:lang w:val="en-GB"/>
        </w:rPr>
        <w:t xml:space="preserve"> the text it follows that the domain is all users of company-hosted Facebook pages. This is not the same as virtual brand communities as meant in our hypothesis since the possible detraction by the attendance of other brands on the same platform. However, the article is still considered to be relevant to explore the context of our hypothesis.</w:t>
      </w:r>
    </w:p>
    <w:p w14:paraId="3211A1B2" w14:textId="77777777" w:rsidR="00A331D7" w:rsidRPr="00133133" w:rsidRDefault="00A331D7" w:rsidP="00D86B44">
      <w:pPr>
        <w:rPr>
          <w:lang w:val="en-GB"/>
        </w:rPr>
      </w:pPr>
    </w:p>
    <w:p w14:paraId="6974FBEF" w14:textId="77777777" w:rsidR="00A331D7" w:rsidRPr="00133133" w:rsidRDefault="00A331D7" w:rsidP="00D86B44">
      <w:pPr>
        <w:rPr>
          <w:lang w:val="en-GB"/>
        </w:rPr>
      </w:pPr>
      <w:r w:rsidRPr="00133133">
        <w:rPr>
          <w:lang w:val="en-GB"/>
        </w:rPr>
        <w:t xml:space="preserve">The focal units in both hypotheses are community members, which correspond with the unit of analysis of the study. The constructs which are defined as independent variables (hedonic motivations and utilitarian motivations) and dependent variables (participation behaviour) are all linked to multiple questions in the survey which are created based on previous research. To measure participation </w:t>
      </w:r>
      <w:r w:rsidR="006A4E66" w:rsidRPr="00133133">
        <w:rPr>
          <w:lang w:val="en-GB"/>
        </w:rPr>
        <w:t>behavio</w:t>
      </w:r>
      <w:r w:rsidR="003C2B10">
        <w:rPr>
          <w:lang w:val="en-GB"/>
        </w:rPr>
        <w:t>u</w:t>
      </w:r>
      <w:r w:rsidR="006A4E66" w:rsidRPr="00133133">
        <w:rPr>
          <w:lang w:val="en-GB"/>
        </w:rPr>
        <w:t>r</w:t>
      </w:r>
      <w:r w:rsidRPr="00133133">
        <w:rPr>
          <w:lang w:val="en-GB"/>
        </w:rPr>
        <w:t xml:space="preserve">, the survey asks respondents to rate statements like ‘I use to contribute to the community’. It can be questioned whether this gives a representative view of the actual participation of members as a difference exists between how much people think they contribute and their actual participation, as described by McCully et al. (2011). </w:t>
      </w:r>
    </w:p>
    <w:p w14:paraId="47F1EA99" w14:textId="77777777" w:rsidR="00A331D7" w:rsidRPr="00133133" w:rsidRDefault="00A331D7" w:rsidP="00D86B44">
      <w:pPr>
        <w:rPr>
          <w:lang w:val="en-GB"/>
        </w:rPr>
      </w:pPr>
    </w:p>
    <w:p w14:paraId="26C1C334" w14:textId="024B1018" w:rsidR="00A331D7" w:rsidRPr="00133133" w:rsidRDefault="00A331D7" w:rsidP="00D86B44">
      <w:pPr>
        <w:rPr>
          <w:lang w:val="en-GB"/>
        </w:rPr>
      </w:pPr>
      <w:r w:rsidRPr="00133133">
        <w:rPr>
          <w:lang w:val="en-GB"/>
        </w:rPr>
        <w:t xml:space="preserve">The researchers use a structural equation model to test the hypotheses. For H1, a strong positive relationship is identified, with a structural coefficient of 0.51 (see figure </w:t>
      </w:r>
      <w:ins w:id="2128" w:author="Guus van den Akker" w:date="2020-05-31T13:05:00Z">
        <w:r w:rsidR="00AC4893">
          <w:rPr>
            <w:lang w:val="en-GB"/>
          </w:rPr>
          <w:t>2</w:t>
        </w:r>
      </w:ins>
      <w:del w:id="2129" w:author="Guus van den Akker" w:date="2020-05-31T13:05:00Z">
        <w:r w:rsidRPr="00133133">
          <w:rPr>
            <w:lang w:val="en-GB"/>
          </w:rPr>
          <w:delText>4</w:delText>
        </w:r>
      </w:del>
      <w:r w:rsidRPr="00133133">
        <w:rPr>
          <w:lang w:val="en-GB"/>
        </w:rPr>
        <w:t>) as the effect size (p &lt; 0.001). H3 is rejected as no significant relationship is identified. The structural coefficient as used in the article is not explained, but for conservative reasons, we assume that it is an unstandardized path coefficient. It follows that the effect size does not express how many standard deviations the dependent variable is expected to increase when the independent variables increase by one standard deviation (Course Book - Research Training &amp; Bachelor Thesis Course, n.d.).</w:t>
      </w:r>
    </w:p>
    <w:p w14:paraId="726A70A3" w14:textId="77777777" w:rsidR="00F46943" w:rsidRPr="00133133" w:rsidRDefault="00D8705E" w:rsidP="00F46943">
      <w:pPr>
        <w:keepNext/>
        <w:rPr>
          <w:lang w:val="en-GB"/>
        </w:rPr>
      </w:pPr>
      <w:r>
        <w:rPr>
          <w:noProof/>
        </w:rPr>
        <w:lastRenderedPageBreak/>
        <w:drawing>
          <wp:inline distT="0" distB="0" distL="0" distR="0" wp14:anchorId="71005D83" wp14:editId="67A131D0">
            <wp:extent cx="5727701" cy="2691130"/>
            <wp:effectExtent l="0" t="0" r="0" b="1270"/>
            <wp:docPr id="731008495"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9">
                      <a:extLst>
                        <a:ext uri="{28A0092B-C50C-407E-A947-70E740481C1C}">
                          <a14:useLocalDpi xmlns:a14="http://schemas.microsoft.com/office/drawing/2010/main" val="0"/>
                        </a:ext>
                      </a:extLst>
                    </a:blip>
                    <a:stretch>
                      <a:fillRect/>
                    </a:stretch>
                  </pic:blipFill>
                  <pic:spPr>
                    <a:xfrm>
                      <a:off x="0" y="0"/>
                      <a:ext cx="5727701" cy="2691130"/>
                    </a:xfrm>
                    <a:prstGeom prst="rect">
                      <a:avLst/>
                    </a:prstGeom>
                  </pic:spPr>
                </pic:pic>
              </a:graphicData>
            </a:graphic>
          </wp:inline>
        </w:drawing>
      </w:r>
    </w:p>
    <w:p w14:paraId="787019BE" w14:textId="3D2CE3D6" w:rsidR="00A331D7" w:rsidRPr="00B404AD" w:rsidRDefault="00F46943" w:rsidP="00F46943">
      <w:pPr>
        <w:pStyle w:val="Caption"/>
        <w:rPr>
          <w:rFonts w:ascii="Times New Roman" w:hAnsi="Times New Roman" w:cs="Times New Roman"/>
          <w:lang w:val="en-GB"/>
        </w:rPr>
      </w:pPr>
      <w:r w:rsidRPr="00B404AD">
        <w:rPr>
          <w:rFonts w:ascii="Times New Roman" w:hAnsi="Times New Roman" w:cs="Times New Roman"/>
          <w:lang w:val="en-GB"/>
        </w:rPr>
        <w:t xml:space="preserve">Figure </w:t>
      </w:r>
      <w:del w:id="2130" w:author="Guus van den Akker" w:date="2020-05-31T13:05:00Z">
        <w:r w:rsidRPr="00B404AD">
          <w:rPr>
            <w:rFonts w:ascii="Times New Roman" w:hAnsi="Times New Roman" w:cs="Times New Roman"/>
            <w:lang w:val="en-GB"/>
          </w:rPr>
          <w:fldChar w:fldCharType="begin"/>
        </w:r>
        <w:r w:rsidRPr="00B404AD">
          <w:rPr>
            <w:rFonts w:ascii="Times New Roman" w:hAnsi="Times New Roman" w:cs="Times New Roman"/>
            <w:lang w:val="en-GB"/>
          </w:rPr>
          <w:delInstrText xml:space="preserve"> SEQ Figure \* ARABIC </w:delInstrText>
        </w:r>
        <w:r w:rsidRPr="00B404AD">
          <w:rPr>
            <w:rFonts w:ascii="Times New Roman" w:hAnsi="Times New Roman" w:cs="Times New Roman"/>
            <w:lang w:val="en-GB"/>
          </w:rPr>
          <w:fldChar w:fldCharType="separate"/>
        </w:r>
        <w:r w:rsidR="005E457A" w:rsidRPr="00B404AD">
          <w:rPr>
            <w:rFonts w:ascii="Times New Roman" w:hAnsi="Times New Roman" w:cs="Times New Roman"/>
            <w:lang w:val="en-GB"/>
          </w:rPr>
          <w:delText>5</w:delText>
        </w:r>
        <w:r w:rsidRPr="00B404AD">
          <w:rPr>
            <w:rFonts w:ascii="Times New Roman" w:hAnsi="Times New Roman" w:cs="Times New Roman"/>
            <w:lang w:val="en-GB"/>
          </w:rPr>
          <w:fldChar w:fldCharType="end"/>
        </w:r>
        <w:r w:rsidRPr="00B404AD">
          <w:rPr>
            <w:rFonts w:ascii="Times New Roman" w:hAnsi="Times New Roman" w:cs="Times New Roman"/>
            <w:lang w:val="en-GB"/>
          </w:rPr>
          <w:delText xml:space="preserve"> </w:delText>
        </w:r>
      </w:del>
      <w:ins w:id="2131" w:author="Guus van den Akker" w:date="2020-05-31T13:05:00Z">
        <w:r w:rsidR="00386D4B">
          <w:rPr>
            <w:rFonts w:ascii="Times New Roman" w:hAnsi="Times New Roman" w:cs="Times New Roman"/>
            <w:lang w:val="en-GB"/>
          </w:rPr>
          <w:t>2</w:t>
        </w:r>
        <w:r w:rsidR="00386D4B" w:rsidRPr="00B404AD">
          <w:rPr>
            <w:rFonts w:ascii="Times New Roman" w:hAnsi="Times New Roman" w:cs="Times New Roman"/>
            <w:lang w:val="en-GB"/>
          </w:rPr>
          <w:t xml:space="preserve"> </w:t>
        </w:r>
      </w:ins>
      <w:r w:rsidRPr="00B404AD">
        <w:rPr>
          <w:rFonts w:ascii="Times New Roman" w:hAnsi="Times New Roman" w:cs="Times New Roman"/>
          <w:lang w:val="en-GB"/>
        </w:rPr>
        <w:t>- Structural Coefficients (Pöyry, Parvinen &amp; Malmivaara, 2013)</w:t>
      </w:r>
    </w:p>
    <w:p w14:paraId="7F988A07" w14:textId="77777777" w:rsidR="00A331D7" w:rsidRPr="00133133" w:rsidRDefault="00A331D7" w:rsidP="00D86B44">
      <w:pPr>
        <w:rPr>
          <w:lang w:val="en-GB"/>
        </w:rPr>
      </w:pPr>
    </w:p>
    <w:p w14:paraId="19F42010" w14:textId="77777777" w:rsidR="00A331D7" w:rsidRPr="00133133" w:rsidRDefault="00A331D7" w:rsidP="00D86B44">
      <w:pPr>
        <w:rPr>
          <w:lang w:val="en-GB"/>
        </w:rPr>
      </w:pPr>
      <w:r w:rsidRPr="00133133">
        <w:rPr>
          <w:lang w:val="en-GB"/>
        </w:rPr>
        <w:t xml:space="preserve">The hypotheses are not clear about whether they entail a causal claim. A positive relationship between two concepts is assumed, but it is not specified whether a change in the independent variable precedes a change in the dependent variable. However, in the section in which the hypotheses are explained, it is stated that the authors ‘suggest that users’ hedonic/utilitarian motivations determine their usage </w:t>
      </w:r>
      <w:r w:rsidR="0001490F" w:rsidRPr="00133133">
        <w:rPr>
          <w:lang w:val="en-GB"/>
        </w:rPr>
        <w:t>behavio</w:t>
      </w:r>
      <w:r w:rsidR="003C2B10">
        <w:rPr>
          <w:lang w:val="en-GB"/>
        </w:rPr>
        <w:t>u</w:t>
      </w:r>
      <w:r w:rsidR="0001490F" w:rsidRPr="00133133">
        <w:rPr>
          <w:lang w:val="en-GB"/>
        </w:rPr>
        <w:t>rs</w:t>
      </w:r>
      <w:r w:rsidRPr="00133133">
        <w:rPr>
          <w:lang w:val="en-GB"/>
        </w:rPr>
        <w:t xml:space="preserve">’. This, combined with the fact that structural models are traditionally used to measure causal relationships, makes us assume that the researchers expect a causal relationship between the variables. A structural model should include or account for all variables that influence the relationship between de dependent and independent variable. Nevertheless, it is not possible to be entirely sure if all instances and influencing factors are included. As indicated earlier, the researcher uses a survey to gather data. This survey was taken at one point in time (two times, but it is clearly stated that the second time was only a reminder for people who did not respond to the first one) of several respondents which were not manipulated. This makes their design cross-sectional and therefore not able to generate evidence in support of the causal direction that is implied by the hypothesis </w:t>
      </w:r>
      <w:r w:rsidRPr="00133133">
        <w:rPr>
          <w:lang w:val="en-GB"/>
        </w:rPr>
        <w:lastRenderedPageBreak/>
        <w:t xml:space="preserve">(Course Book - Research Training &amp; Bachelor Thesis Course, n.d.). The standardized effect size parameter can be mathematically correct, but it suggests precipitously causality when it is used to confirm the hypothesis with statements as stated above. </w:t>
      </w:r>
    </w:p>
    <w:p w14:paraId="457EC07B" w14:textId="77777777" w:rsidR="00A331D7" w:rsidRPr="00133133" w:rsidRDefault="00A331D7" w:rsidP="00D86B44">
      <w:pPr>
        <w:rPr>
          <w:lang w:val="en-GB"/>
        </w:rPr>
      </w:pPr>
    </w:p>
    <w:p w14:paraId="2AAB1124" w14:textId="77777777" w:rsidR="00A331D7" w:rsidRPr="00133133" w:rsidRDefault="00A331D7" w:rsidP="00D86B44">
      <w:pPr>
        <w:rPr>
          <w:lang w:val="en-GB"/>
        </w:rPr>
      </w:pPr>
      <w:r w:rsidRPr="00133133">
        <w:rPr>
          <w:lang w:val="en-GB"/>
        </w:rPr>
        <w:t xml:space="preserve">The article ends with describing the managerial implications of the findings. Most of these implications are </w:t>
      </w:r>
      <w:r w:rsidR="00146874" w:rsidRPr="00133133">
        <w:rPr>
          <w:lang w:val="en-GB"/>
        </w:rPr>
        <w:t>centred</w:t>
      </w:r>
      <w:r w:rsidRPr="00133133">
        <w:rPr>
          <w:lang w:val="en-GB"/>
        </w:rPr>
        <w:t xml:space="preserve"> around hypotheses which are not relevant for this paper. However, the final implication described is that companies should try to get extremely hedonic consumers to produce exciting content to the community. By doing so, they help the community to stay alive and attract the 'browsers' to stay active. This seems to be a valid argument based on the findings. However, focusing too much on the hedonic part of the community might distract utilitarian motivated people as this impacts their ability to be goal-directed. Managers should always keep in mind that the functionality of the community does not decrease due to the adoption of a more hedonic focus.  </w:t>
      </w:r>
    </w:p>
    <w:p w14:paraId="7FBD5F7A" w14:textId="77777777" w:rsidR="00A331D7" w:rsidRPr="00133133" w:rsidRDefault="00A331D7" w:rsidP="00D86B44">
      <w:pPr>
        <w:rPr>
          <w:lang w:val="en-GB"/>
        </w:rPr>
      </w:pPr>
    </w:p>
    <w:p w14:paraId="1F04BD83" w14:textId="77777777" w:rsidR="00A331D7" w:rsidRPr="00133133" w:rsidRDefault="00A331D7" w:rsidP="00D86B44">
      <w:pPr>
        <w:rPr>
          <w:lang w:val="en-GB"/>
        </w:rPr>
      </w:pPr>
      <w:r w:rsidRPr="00133133">
        <w:rPr>
          <w:lang w:val="en-GB"/>
        </w:rPr>
        <w:t xml:space="preserve">As described earlier, the theoretical domain is the users of the company hosted Facebook pages. The data used in the research comes from members of a travel agency’s Facebook page, which total member base can be specified as the population. Several aspects of the firm owning the Facebook page are described and based on this information the researchers conclude that the research context is appropriate. However, the fact that the travel industry represents a large sector of global e-commerce cannot be considered as enough reason to be able to </w:t>
      </w:r>
      <w:r w:rsidR="00144549" w:rsidRPr="00133133">
        <w:rPr>
          <w:lang w:val="en-GB"/>
        </w:rPr>
        <w:t>generalize</w:t>
      </w:r>
      <w:r w:rsidRPr="00133133">
        <w:rPr>
          <w:lang w:val="en-GB"/>
        </w:rPr>
        <w:t xml:space="preserve"> the findings of the study to members of other industry company Facebook pages. The people who are members of a travel companies page are likely fundamentally different from members of other company-hosted Facebook pages, which can lead to different results when the study is repeated. Nevertheless, the population is a part of the theoretical domain. From the population, a sample is taken through a posted web-survey. This sample can be considered as </w:t>
      </w:r>
      <w:r w:rsidRPr="00133133">
        <w:rPr>
          <w:lang w:val="en-GB"/>
        </w:rPr>
        <w:lastRenderedPageBreak/>
        <w:t xml:space="preserve">a non-probability voluntary sample as the members decided themselves whether they wanted to take part in the research or not. The measurement relies on the respondents to the survey, and they can be considered trustworthy as there are no questions about sensitive topics and they do not seem to have an incentive to maliciously provide faulty answers. </w:t>
      </w:r>
    </w:p>
    <w:p w14:paraId="13E71D8A" w14:textId="77777777" w:rsidR="00A331D7" w:rsidRPr="00133133" w:rsidRDefault="00A331D7" w:rsidP="00D86B44">
      <w:pPr>
        <w:rPr>
          <w:lang w:val="en-GB"/>
        </w:rPr>
      </w:pPr>
    </w:p>
    <w:p w14:paraId="2464ED88" w14:textId="77777777" w:rsidR="00A331D7" w:rsidRPr="00133133" w:rsidRDefault="00A331D7" w:rsidP="00D86B44">
      <w:pPr>
        <w:rPr>
          <w:lang w:val="en-GB"/>
        </w:rPr>
      </w:pPr>
      <w:r w:rsidRPr="00133133">
        <w:rPr>
          <w:lang w:val="en-GB"/>
        </w:rPr>
        <w:t>The questions used in the web survey linked to the independent variables (hedonic and utilitarian motivation) are provided in the article and based on scientific literature. Amos 19 software is used to calculate individual item loadings. All these measures resulted in values above the threshold, thereby indicating high measurement validity. The responses in the first and second group of respondents are compared and no significant differences between answers were found for the questions important for our research. Besides that, composite validity and average variance extracted are calculated for both constructs (hedonic and utilitarian motivation) and result values which are above the threshold, thereby indicating high measurement reliability.</w:t>
      </w:r>
    </w:p>
    <w:p w14:paraId="4EF94F4D" w14:textId="77777777" w:rsidR="00A331D7" w:rsidRPr="00133133" w:rsidRDefault="00A331D7" w:rsidP="00D86B44">
      <w:pPr>
        <w:rPr>
          <w:lang w:val="en-GB"/>
        </w:rPr>
      </w:pPr>
    </w:p>
    <w:p w14:paraId="4D640F18" w14:textId="77777777" w:rsidR="00A331D7" w:rsidRPr="00133133" w:rsidRDefault="00A331D7" w:rsidP="00D86B44">
      <w:pPr>
        <w:rPr>
          <w:lang w:val="en-GB"/>
        </w:rPr>
      </w:pPr>
      <w:r w:rsidRPr="00133133">
        <w:rPr>
          <w:lang w:val="en-GB"/>
        </w:rPr>
        <w:t xml:space="preserve">The dependent variable (participation) is measured by using similar questions in the same survey. All of the above-described criteria return values above the threshold for this construct as well, indicating high measurement validity and reliability. However, in the article discussed above by McCully et al. (2011), a disconnect was described between members' perception of participation and real participation. In their research, participants to offline events showed the perception that they contributed more to the community after attending an event, while the </w:t>
      </w:r>
      <w:r w:rsidR="00F46943" w:rsidRPr="00133133">
        <w:rPr>
          <w:lang w:val="en-GB"/>
        </w:rPr>
        <w:t>behavio</w:t>
      </w:r>
      <w:r w:rsidR="003C2B10">
        <w:rPr>
          <w:lang w:val="en-GB"/>
        </w:rPr>
        <w:t>u</w:t>
      </w:r>
      <w:r w:rsidR="00F46943" w:rsidRPr="00133133">
        <w:rPr>
          <w:lang w:val="en-GB"/>
        </w:rPr>
        <w:t>ral</w:t>
      </w:r>
      <w:r w:rsidRPr="00133133">
        <w:rPr>
          <w:lang w:val="en-GB"/>
        </w:rPr>
        <w:t xml:space="preserve"> data from the server showed an opposite effect. If the same is the case here, the answers to the questions regarding participation in the survey (which are based on members’ perception) could differ from their actual participation, thereby undermining measurement validity of the dependent variable. </w:t>
      </w:r>
    </w:p>
    <w:p w14:paraId="12A3E88F" w14:textId="77777777" w:rsidR="00A331D7" w:rsidRPr="00133133" w:rsidRDefault="00A331D7" w:rsidP="00D86B44">
      <w:pPr>
        <w:rPr>
          <w:lang w:val="en-GB"/>
        </w:rPr>
      </w:pPr>
      <w:r w:rsidRPr="00133133">
        <w:rPr>
          <w:lang w:val="en-GB"/>
        </w:rPr>
        <w:lastRenderedPageBreak/>
        <w:br w:type="page"/>
      </w:r>
    </w:p>
    <w:p w14:paraId="351D6B73" w14:textId="77777777" w:rsidR="00A331D7" w:rsidRPr="009F71C5" w:rsidRDefault="00A331D7" w:rsidP="00D86B44">
      <w:pPr>
        <w:rPr>
          <w:u w:val="single"/>
          <w:lang w:val="en-GB"/>
        </w:rPr>
      </w:pPr>
      <w:r w:rsidRPr="009F71C5">
        <w:rPr>
          <w:u w:val="single"/>
          <w:lang w:val="en-GB"/>
        </w:rPr>
        <w:lastRenderedPageBreak/>
        <w:t>How offline gatherings affect online communities (Sessions, 2010)</w:t>
      </w:r>
    </w:p>
    <w:p w14:paraId="44AFE8C7" w14:textId="77777777" w:rsidR="004D2205" w:rsidRPr="00133133" w:rsidRDefault="004D2205" w:rsidP="00D86B44">
      <w:pPr>
        <w:rPr>
          <w:lang w:val="en-GB"/>
        </w:rPr>
      </w:pPr>
    </w:p>
    <w:p w14:paraId="2B81F781" w14:textId="77777777" w:rsidR="00A331D7" w:rsidRPr="00133133" w:rsidRDefault="00A331D7" w:rsidP="00D86B44">
      <w:pPr>
        <w:rPr>
          <w:lang w:val="en-GB"/>
        </w:rPr>
      </w:pPr>
      <w:r w:rsidRPr="00133133">
        <w:rPr>
          <w:lang w:val="en-GB"/>
        </w:rPr>
        <w:t xml:space="preserve">Sessions (2010) examines the influence of offline gatherings on online communities at large. The article is peer-reviewed and cited by 91 papers and is therefore considered to be of high quality. </w:t>
      </w:r>
    </w:p>
    <w:p w14:paraId="3400E834" w14:textId="77777777" w:rsidR="00A331D7" w:rsidRPr="00133133" w:rsidRDefault="00A331D7" w:rsidP="00D86B44">
      <w:pPr>
        <w:rPr>
          <w:lang w:val="en-GB"/>
        </w:rPr>
      </w:pPr>
    </w:p>
    <w:p w14:paraId="21D8F2A7" w14:textId="77777777" w:rsidR="00A331D7" w:rsidRPr="00133133" w:rsidRDefault="00A331D7" w:rsidP="00D86B44">
      <w:pPr>
        <w:rPr>
          <w:lang w:val="en-GB"/>
        </w:rPr>
      </w:pPr>
      <w:r w:rsidRPr="00133133">
        <w:rPr>
          <w:lang w:val="en-GB"/>
        </w:rPr>
        <w:t xml:space="preserve">In the literature review, the author links virtual communities to the concept of social capital. It is described that virtual environments can enhance social capital by connecting geographically dispersed friends, while it can also diminish it as it detracts from offline interactions. The concept of social capital is divided into two processes: bonding and bridging. Bonding is linked to strong social ties, while bridging is described as the process of forming weaker ties. These processes are used to introduce some merely psychological insights about ways in which face-to-face contact can impact online </w:t>
      </w:r>
      <w:r w:rsidR="00804E5E" w:rsidRPr="00133133">
        <w:rPr>
          <w:lang w:val="en-GB"/>
        </w:rPr>
        <w:t>behavio</w:t>
      </w:r>
      <w:r w:rsidR="003C2B10">
        <w:rPr>
          <w:lang w:val="en-GB"/>
        </w:rPr>
        <w:t>u</w:t>
      </w:r>
      <w:r w:rsidR="00804E5E" w:rsidRPr="00133133">
        <w:rPr>
          <w:lang w:val="en-GB"/>
        </w:rPr>
        <w:t>r</w:t>
      </w:r>
      <w:r w:rsidRPr="00133133">
        <w:rPr>
          <w:lang w:val="en-GB"/>
        </w:rPr>
        <w:t>.</w:t>
      </w:r>
    </w:p>
    <w:p w14:paraId="1AE1A964" w14:textId="77777777" w:rsidR="00A331D7" w:rsidRPr="00133133" w:rsidRDefault="00A331D7" w:rsidP="00D86B44">
      <w:pPr>
        <w:rPr>
          <w:lang w:val="en-GB"/>
        </w:rPr>
      </w:pPr>
    </w:p>
    <w:p w14:paraId="5E2C280F" w14:textId="77777777" w:rsidR="00A331D7" w:rsidRPr="00133133" w:rsidRDefault="00A331D7" w:rsidP="00D86B44">
      <w:pPr>
        <w:rPr>
          <w:lang w:val="en-GB"/>
        </w:rPr>
      </w:pPr>
      <w:r w:rsidRPr="00133133">
        <w:rPr>
          <w:lang w:val="en-GB"/>
        </w:rPr>
        <w:t xml:space="preserve">By the time the article was written, no empirical studies were done on this topic. Therefore, Sessions (2010) created a few hypotheses to test the relationship between face-to-face contact and online </w:t>
      </w:r>
      <w:r w:rsidR="00804E5E" w:rsidRPr="00133133">
        <w:rPr>
          <w:lang w:val="en-GB"/>
        </w:rPr>
        <w:t>behavio</w:t>
      </w:r>
      <w:r w:rsidR="003C2B10">
        <w:rPr>
          <w:lang w:val="en-GB"/>
        </w:rPr>
        <w:t>u</w:t>
      </w:r>
      <w:r w:rsidR="00804E5E" w:rsidRPr="00133133">
        <w:rPr>
          <w:lang w:val="en-GB"/>
        </w:rPr>
        <w:t>r</w:t>
      </w:r>
      <w:r w:rsidRPr="00133133">
        <w:rPr>
          <w:lang w:val="en-GB"/>
        </w:rPr>
        <w:t>. Of these hypotheses, especially hypothesis 3 (H3) is relevant for our research. The hypothesis states that attendees will increase their involvement in the community after attending a meetup for the first time. In this hypothesis, the independent variable is whether a community member attended an offline meetup (dichotomous). The dependent variable is involved in the community, which is in the results section defined as an engagement in the community. This is measured by the number of contributions made by a member. For the hypothesis, individual members are taken as the focal unit, which corresponds with the unit of analysis (contributions made per member).</w:t>
      </w:r>
    </w:p>
    <w:p w14:paraId="5F09B345" w14:textId="77777777" w:rsidR="00A331D7" w:rsidRPr="00133133" w:rsidRDefault="00A331D7" w:rsidP="00D86B44">
      <w:pPr>
        <w:rPr>
          <w:lang w:val="en-GB"/>
        </w:rPr>
      </w:pPr>
    </w:p>
    <w:p w14:paraId="122F4685" w14:textId="77777777" w:rsidR="00A331D7" w:rsidRPr="00133133" w:rsidRDefault="00A331D7" w:rsidP="00D86B44">
      <w:pPr>
        <w:rPr>
          <w:lang w:val="en-GB"/>
        </w:rPr>
      </w:pPr>
      <w:r w:rsidRPr="00133133">
        <w:rPr>
          <w:lang w:val="en-GB"/>
        </w:rPr>
        <w:lastRenderedPageBreak/>
        <w:t>As is seen in earlier articles, this article uses engagement/involvement as a dependent variable, which is not the same as participation. However, as the constructs are measured by the same unit of analysis (number of contributions made), the dependent variables are considered to be the same in this case.</w:t>
      </w:r>
    </w:p>
    <w:p w14:paraId="3AB117BC" w14:textId="77777777" w:rsidR="00A331D7" w:rsidRPr="00133133" w:rsidRDefault="00A331D7" w:rsidP="00D86B44">
      <w:pPr>
        <w:rPr>
          <w:lang w:val="en-GB"/>
        </w:rPr>
      </w:pPr>
    </w:p>
    <w:p w14:paraId="36E862B6" w14:textId="70A1BF7E" w:rsidR="00A331D7" w:rsidRPr="00133133" w:rsidRDefault="00A331D7" w:rsidP="00D86B44">
      <w:pPr>
        <w:rPr>
          <w:lang w:val="en-GB"/>
        </w:rPr>
      </w:pPr>
      <w:r w:rsidRPr="00133133">
        <w:rPr>
          <w:lang w:val="en-GB"/>
        </w:rPr>
        <w:t xml:space="preserve">The study contains data of the online community metafilter.com. Over 8.5 years, 322 offline meetups took place. For members of the community who attended a meetup for the first time, the difference in 'activity' (number of contributions made) before and after the meetup is measured. However, the effect size turns out not to be significantly different from zero (t = 0.01, p = 0.99, see figure </w:t>
      </w:r>
      <w:ins w:id="2132" w:author="Guus van den Akker" w:date="2020-05-31T13:06:00Z">
        <w:r w:rsidR="0006710E">
          <w:rPr>
            <w:lang w:val="en-GB"/>
          </w:rPr>
          <w:t>3</w:t>
        </w:r>
      </w:ins>
      <w:del w:id="2133" w:author="Guus van den Akker" w:date="2020-05-31T13:06:00Z">
        <w:r w:rsidRPr="00133133">
          <w:rPr>
            <w:lang w:val="en-GB"/>
          </w:rPr>
          <w:delText>5</w:delText>
        </w:r>
      </w:del>
      <w:r w:rsidRPr="00133133">
        <w:rPr>
          <w:lang w:val="en-GB"/>
        </w:rPr>
        <w:t>). When using this data to calculate a 95% confidence interval, the population mean ranges from -2.02083 to 2.04083. This confidence interval for the effect size more or less mirrors around zero, which means no clear effect size can be extracted from the data. It is therefore uncertain whether there is a treatment effect, that means in this case that it is uncertain whether activity on the online platform differs before and after attending an offline meetup, which is in line with the conclusion made by the researchers. The reported effect size is unstandardized, as it is measured in the original units of the variables (number of contributions made).</w:t>
      </w:r>
    </w:p>
    <w:p w14:paraId="0C1FAAAD" w14:textId="77777777" w:rsidR="00A331D7" w:rsidRPr="00133133" w:rsidRDefault="00A331D7" w:rsidP="00D86B44">
      <w:pPr>
        <w:rPr>
          <w:lang w:val="en-GB"/>
        </w:rPr>
      </w:pPr>
    </w:p>
    <w:p w14:paraId="35E3580F" w14:textId="77777777" w:rsidR="00A331D7" w:rsidRPr="00133133" w:rsidRDefault="00D8705E" w:rsidP="00D86B44">
      <w:pPr>
        <w:rPr>
          <w:lang w:val="en-GB"/>
        </w:rPr>
      </w:pPr>
      <w:r w:rsidRPr="00133133">
        <w:rPr>
          <w:noProof/>
          <w:lang w:val="en-GB"/>
        </w:rPr>
        <mc:AlternateContent>
          <mc:Choice Requires="wps">
            <w:drawing>
              <wp:anchor distT="0" distB="0" distL="114300" distR="114300" simplePos="0" relativeHeight="251658252" behindDoc="1" locked="0" layoutInCell="1" allowOverlap="1" wp14:anchorId="2AC48EC6" wp14:editId="2E00EC8E">
                <wp:simplePos x="0" y="0"/>
                <wp:positionH relativeFrom="column">
                  <wp:posOffset>0</wp:posOffset>
                </wp:positionH>
                <wp:positionV relativeFrom="paragraph">
                  <wp:posOffset>1301115</wp:posOffset>
                </wp:positionV>
                <wp:extent cx="5727065" cy="635"/>
                <wp:effectExtent l="0" t="0" r="635" b="12065"/>
                <wp:wrapNone/>
                <wp:docPr id="250" name="Text Box 250"/>
                <wp:cNvGraphicFramePr/>
                <a:graphic xmlns:a="http://schemas.openxmlformats.org/drawingml/2006/main">
                  <a:graphicData uri="http://schemas.microsoft.com/office/word/2010/wordprocessingShape">
                    <wps:wsp>
                      <wps:cNvSpPr txBox="1"/>
                      <wps:spPr>
                        <a:xfrm>
                          <a:off x="0" y="0"/>
                          <a:ext cx="5727065" cy="635"/>
                        </a:xfrm>
                        <a:prstGeom prst="rect">
                          <a:avLst/>
                        </a:prstGeom>
                        <a:solidFill>
                          <a:prstClr val="white"/>
                        </a:solidFill>
                        <a:ln>
                          <a:noFill/>
                        </a:ln>
                      </wps:spPr>
                      <wps:txbx>
                        <w:txbxContent>
                          <w:p w14:paraId="0795626D" w14:textId="25D4BA45" w:rsidR="00D8705E" w:rsidRPr="00D34FA7" w:rsidRDefault="00D8705E" w:rsidP="00D8705E">
                            <w:pPr>
                              <w:pStyle w:val="Caption"/>
                              <w:rPr>
                                <w:rFonts w:ascii="Times New Roman" w:hAnsi="Times New Roman" w:cs="Times New Roman"/>
                                <w:noProof/>
                                <w:color w:val="000000" w:themeColor="text1"/>
                              </w:rPr>
                            </w:pPr>
                            <w:r w:rsidRPr="00B404AD">
                              <w:rPr>
                                <w:rFonts w:ascii="Times New Roman" w:hAnsi="Times New Roman" w:cs="Times New Roman"/>
                              </w:rPr>
                              <w:t xml:space="preserve">Figure </w:t>
                            </w:r>
                            <w:del w:id="2134" w:author="Guus van den Akker" w:date="2020-05-31T13:06:00Z">
                              <w:r w:rsidR="003548A7" w:rsidRPr="00B404AD">
                                <w:rPr>
                                  <w:rFonts w:ascii="Times New Roman" w:hAnsi="Times New Roman" w:cs="Times New Roman"/>
                                </w:rPr>
                                <w:fldChar w:fldCharType="begin"/>
                              </w:r>
                              <w:r w:rsidR="003548A7" w:rsidRPr="00B404AD">
                                <w:rPr>
                                  <w:rFonts w:ascii="Times New Roman" w:hAnsi="Times New Roman" w:cs="Times New Roman"/>
                                </w:rPr>
                                <w:delInstrText xml:space="preserve"> SEQ Figure \* ARABIC </w:delInstrText>
                              </w:r>
                              <w:r w:rsidR="003548A7" w:rsidRPr="00B404AD">
                                <w:rPr>
                                  <w:rFonts w:ascii="Times New Roman" w:hAnsi="Times New Roman" w:cs="Times New Roman"/>
                                </w:rPr>
                                <w:fldChar w:fldCharType="separate"/>
                              </w:r>
                              <w:r w:rsidR="005E457A" w:rsidRPr="00B404AD">
                                <w:rPr>
                                  <w:rFonts w:ascii="Times New Roman" w:hAnsi="Times New Roman" w:cs="Times New Roman"/>
                                </w:rPr>
                                <w:delText>6</w:delText>
                              </w:r>
                              <w:r w:rsidR="003548A7" w:rsidRPr="00B404AD">
                                <w:rPr>
                                  <w:rFonts w:ascii="Times New Roman" w:hAnsi="Times New Roman" w:cs="Times New Roman"/>
                                </w:rPr>
                                <w:fldChar w:fldCharType="end"/>
                              </w:r>
                              <w:r w:rsidRPr="00B404AD">
                                <w:rPr>
                                  <w:rFonts w:ascii="Times New Roman" w:hAnsi="Times New Roman" w:cs="Times New Roman"/>
                                </w:rPr>
                                <w:delText xml:space="preserve"> </w:delText>
                              </w:r>
                            </w:del>
                            <w:ins w:id="2135" w:author="Guus van den Akker" w:date="2020-05-31T13:06:00Z">
                              <w:r w:rsidR="0006710E">
                                <w:rPr>
                                  <w:rFonts w:ascii="Times New Roman" w:hAnsi="Times New Roman" w:cs="Times New Roman"/>
                                </w:rPr>
                                <w:t>3</w:t>
                              </w:r>
                              <w:r w:rsidR="0006710E" w:rsidRPr="00B404AD">
                                <w:rPr>
                                  <w:rFonts w:ascii="Times New Roman" w:hAnsi="Times New Roman" w:cs="Times New Roman"/>
                                </w:rPr>
                                <w:t xml:space="preserve"> </w:t>
                              </w:r>
                            </w:ins>
                            <w:r w:rsidRPr="00B404AD">
                              <w:rPr>
                                <w:rFonts w:ascii="Times New Roman" w:hAnsi="Times New Roman" w:cs="Times New Roman"/>
                              </w:rPr>
                              <w:t>- Change in activity per day following meetup attendance n= 789 activated attendees (Sessions, 2010)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48EC6" id="Text Box 250" o:spid="_x0000_s1082" type="#_x0000_t202" style="position:absolute;left:0;text-align:left;margin-left:0;margin-top:102.45pt;width:450.95pt;height:.05pt;z-index:-2516582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" stroked="f">
                <v:textbox style="mso-fit-shape-to-text:t" inset="0,0,0,0">
                  <w:txbxContent>
                    <w:p w14:paraId="0795626D" w14:textId="25D4BA45" w:rsidR="00D8705E" w:rsidRPr="00D34FA7" w:rsidRDefault="00D8705E" w:rsidP="00D8705E">
                      <w:pPr>
                        <w:pStyle w:val="Caption"/>
                        <w:rPr>
                          <w:rFonts w:ascii="Times New Roman" w:hAnsi="Times New Roman" w:cs="Times New Roman"/>
                          <w:noProof/>
                          <w:color w:val="000000" w:themeColor="text1"/>
                        </w:rPr>
                      </w:pPr>
                      <w:r w:rsidRPr="00B404AD">
                        <w:rPr>
                          <w:rFonts w:ascii="Times New Roman" w:hAnsi="Times New Roman" w:cs="Times New Roman"/>
                        </w:rPr>
                        <w:t xml:space="preserve">Figure </w:t>
                      </w:r>
                      <w:del w:id="2136" w:author="Guus van den Akker" w:date="2020-05-31T13:06:00Z">
                        <w:r w:rsidR="003548A7" w:rsidRPr="00B404AD">
                          <w:rPr>
                            <w:rFonts w:ascii="Times New Roman" w:hAnsi="Times New Roman" w:cs="Times New Roman"/>
                          </w:rPr>
                          <w:fldChar w:fldCharType="begin"/>
                        </w:r>
                        <w:r w:rsidR="003548A7" w:rsidRPr="00B404AD">
                          <w:rPr>
                            <w:rFonts w:ascii="Times New Roman" w:hAnsi="Times New Roman" w:cs="Times New Roman"/>
                          </w:rPr>
                          <w:delInstrText xml:space="preserve"> SEQ Figure \* ARABIC </w:delInstrText>
                        </w:r>
                        <w:r w:rsidR="003548A7" w:rsidRPr="00B404AD">
                          <w:rPr>
                            <w:rFonts w:ascii="Times New Roman" w:hAnsi="Times New Roman" w:cs="Times New Roman"/>
                          </w:rPr>
                          <w:fldChar w:fldCharType="separate"/>
                        </w:r>
                        <w:r w:rsidR="005E457A" w:rsidRPr="00B404AD">
                          <w:rPr>
                            <w:rFonts w:ascii="Times New Roman" w:hAnsi="Times New Roman" w:cs="Times New Roman"/>
                          </w:rPr>
                          <w:delText>6</w:delText>
                        </w:r>
                        <w:r w:rsidR="003548A7" w:rsidRPr="00B404AD">
                          <w:rPr>
                            <w:rFonts w:ascii="Times New Roman" w:hAnsi="Times New Roman" w:cs="Times New Roman"/>
                          </w:rPr>
                          <w:fldChar w:fldCharType="end"/>
                        </w:r>
                        <w:r w:rsidRPr="00B404AD">
                          <w:rPr>
                            <w:rFonts w:ascii="Times New Roman" w:hAnsi="Times New Roman" w:cs="Times New Roman"/>
                          </w:rPr>
                          <w:delText xml:space="preserve"> </w:delText>
                        </w:r>
                      </w:del>
                      <w:ins w:id="2137" w:author="Guus van den Akker" w:date="2020-05-31T13:06:00Z">
                        <w:r w:rsidR="0006710E">
                          <w:rPr>
                            <w:rFonts w:ascii="Times New Roman" w:hAnsi="Times New Roman" w:cs="Times New Roman"/>
                          </w:rPr>
                          <w:t>3</w:t>
                        </w:r>
                        <w:r w:rsidR="0006710E" w:rsidRPr="00B404AD">
                          <w:rPr>
                            <w:rFonts w:ascii="Times New Roman" w:hAnsi="Times New Roman" w:cs="Times New Roman"/>
                          </w:rPr>
                          <w:t xml:space="preserve"> </w:t>
                        </w:r>
                      </w:ins>
                      <w:r w:rsidRPr="00B404AD">
                        <w:rPr>
                          <w:rFonts w:ascii="Times New Roman" w:hAnsi="Times New Roman" w:cs="Times New Roman"/>
                        </w:rPr>
                        <w:t>- Change in activity per day following meetup attendance n= 789 activated attendees (Sessions, 2010)</w:t>
                      </w:r>
                    </w:p>
                  </w:txbxContent>
                </v:textbox>
              </v:shape>
            </w:pict>
          </mc:Fallback>
        </mc:AlternateContent>
      </w:r>
      <w:r w:rsidRPr="00133133">
        <w:rPr>
          <w:noProof/>
          <w:lang w:val="en-GB"/>
        </w:rPr>
        <w:drawing>
          <wp:anchor distT="0" distB="0" distL="114300" distR="114300" simplePos="0" relativeHeight="251658251" behindDoc="1" locked="0" layoutInCell="1" allowOverlap="1" wp14:anchorId="69FD6356" wp14:editId="747FBDF4">
            <wp:simplePos x="0" y="0"/>
            <wp:positionH relativeFrom="column">
              <wp:posOffset>0</wp:posOffset>
            </wp:positionH>
            <wp:positionV relativeFrom="paragraph">
              <wp:posOffset>-5715</wp:posOffset>
            </wp:positionV>
            <wp:extent cx="5727411" cy="1250185"/>
            <wp:effectExtent l="0" t="0" r="635" b="0"/>
            <wp:wrapNone/>
            <wp:docPr id="1277049812" name="Picture 12770498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10317" name="Screenshot 2020-02-03 at 11.00.11.png"/>
                    <pic:cNvPicPr/>
                  </pic:nvPicPr>
                  <pic:blipFill>
                    <a:blip r:embed="rId50">
                      <a:extLst>
                        <a:ext uri="{28A0092B-C50C-407E-A947-70E740481C1C}">
                          <a14:useLocalDpi xmlns:a14="http://schemas.microsoft.com/office/drawing/2010/main" val="0"/>
                        </a:ext>
                      </a:extLst>
                    </a:blip>
                    <a:srcRect t="28038" b="-1"/>
                    <a:stretch>
                      <a:fillRect/>
                    </a:stretch>
                  </pic:blipFill>
                  <pic:spPr bwMode="auto">
                    <a:xfrm>
                      <a:off x="0" y="0"/>
                      <a:ext cx="5727411" cy="1250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B60D8A" w14:textId="77777777" w:rsidR="00A331D7" w:rsidRPr="00133133" w:rsidRDefault="00A331D7" w:rsidP="00D86B44">
      <w:pPr>
        <w:rPr>
          <w:lang w:val="en-GB"/>
        </w:rPr>
      </w:pPr>
    </w:p>
    <w:p w14:paraId="7C325C05" w14:textId="77777777" w:rsidR="004D2205" w:rsidRPr="00133133" w:rsidRDefault="004D2205" w:rsidP="00D86B44">
      <w:pPr>
        <w:rPr>
          <w:lang w:val="en-GB"/>
        </w:rPr>
      </w:pPr>
    </w:p>
    <w:p w14:paraId="33011371" w14:textId="77777777" w:rsidR="004D2205" w:rsidRPr="00133133" w:rsidRDefault="004D2205" w:rsidP="00D86B44">
      <w:pPr>
        <w:rPr>
          <w:lang w:val="en-GB"/>
        </w:rPr>
      </w:pPr>
    </w:p>
    <w:p w14:paraId="4B53B7FB" w14:textId="77777777" w:rsidR="004D2205" w:rsidRPr="00133133" w:rsidRDefault="004D2205" w:rsidP="00D86B44">
      <w:pPr>
        <w:rPr>
          <w:lang w:val="en-GB"/>
        </w:rPr>
      </w:pPr>
    </w:p>
    <w:p w14:paraId="65C60188" w14:textId="77777777" w:rsidR="00A331D7" w:rsidRPr="00133133" w:rsidRDefault="00A331D7" w:rsidP="00D86B44">
      <w:pPr>
        <w:rPr>
          <w:lang w:val="en-GB"/>
        </w:rPr>
      </w:pPr>
      <w:r w:rsidRPr="00133133">
        <w:rPr>
          <w:lang w:val="en-GB"/>
        </w:rPr>
        <w:t xml:space="preserve">The hypothesis entails a causal claim. The study follows a longitudinal research design, in which the activity of a population is measured over time. As the researchers did not have any </w:t>
      </w:r>
      <w:r w:rsidRPr="00133133">
        <w:rPr>
          <w:lang w:val="en-GB"/>
        </w:rPr>
        <w:lastRenderedPageBreak/>
        <w:t xml:space="preserve">influence in the extent to which the people attended the offline event, the research design can be defined as a panel research design (Course Book - Research Training &amp; Bachelor Thesis Course, n.d.). For each of the participants, the number of contributions before and after an event is measured, and the mean of the differences is reported as an effect size. However, in this case, there is no control group, as people who did not attend a meetup are not considered as a benchmark. Furthermore, as described in the discussion of the article by Koh et al. (2007), people are not assigned to whether they randomly attend an offline event. This problem with the treatment assignment mechanism makes that causal claims are not supported by the evidence. The issues described decreasing the internal validity of the possible outcome. In general, an event study cannot prove a causal claim, as there is no control for other variables (Course Book - Research Training &amp; Bachelor Thesis Course, n.d.). The reported effect size is consistent with the effect size of an event study (means of difference). </w:t>
      </w:r>
    </w:p>
    <w:p w14:paraId="7835A714" w14:textId="77777777" w:rsidR="00A331D7" w:rsidRPr="00133133" w:rsidRDefault="00A331D7" w:rsidP="00D86B44">
      <w:pPr>
        <w:rPr>
          <w:lang w:val="en-GB"/>
        </w:rPr>
      </w:pPr>
    </w:p>
    <w:p w14:paraId="3D57A0F4" w14:textId="77777777" w:rsidR="00A331D7" w:rsidRPr="00133133" w:rsidRDefault="00A331D7" w:rsidP="00D86B44">
      <w:pPr>
        <w:rPr>
          <w:lang w:val="en-GB"/>
        </w:rPr>
      </w:pPr>
      <w:r w:rsidRPr="00133133">
        <w:rPr>
          <w:lang w:val="en-GB"/>
        </w:rPr>
        <w:t xml:space="preserve">Even though the paper does not report an effect size for the hypothesis relevant for our research, it still contains some relevant insights in the way in which offline contact affects online </w:t>
      </w:r>
      <w:r w:rsidR="00BA544F" w:rsidRPr="00133133">
        <w:rPr>
          <w:lang w:val="en-GB"/>
        </w:rPr>
        <w:t>behavio</w:t>
      </w:r>
      <w:r w:rsidR="003C2B10">
        <w:rPr>
          <w:lang w:val="en-GB"/>
        </w:rPr>
        <w:t>u</w:t>
      </w:r>
      <w:r w:rsidR="00BA544F" w:rsidRPr="00133133">
        <w:rPr>
          <w:lang w:val="en-GB"/>
        </w:rPr>
        <w:t>r</w:t>
      </w:r>
      <w:r w:rsidRPr="00133133">
        <w:rPr>
          <w:lang w:val="en-GB"/>
        </w:rPr>
        <w:t xml:space="preserve">. Attendees of offline events contribute more to the platform than members who do not attend events. Furthermore, they are significantly less likely to leave the community, which can also be seen as a sign of higher engagement. As the paper is not directed to managers, it does not contain any managerial implications. It has to be noted, however, that for both of these claims no control group was assigned in the research design. It is likely that people who attend offline events are already more engaged in an online community and that they are less likely to abandon it regardless of their attendance. Both of these aspects could be the focus of future research. If from this research follows that attendees to offline events are less likely to leave the community than similar people who do not attend, this could have important managerial implications. Retaining the people who contribute most is a top priority for them, as they keep </w:t>
      </w:r>
      <w:r w:rsidRPr="00133133">
        <w:rPr>
          <w:lang w:val="en-GB"/>
        </w:rPr>
        <w:lastRenderedPageBreak/>
        <w:t>the community alive. In that case, organizing offline events could be a positive stimulus for communities which are about to cease.</w:t>
      </w:r>
    </w:p>
    <w:p w14:paraId="65C67FB0" w14:textId="77777777" w:rsidR="00A331D7" w:rsidRPr="00133133" w:rsidRDefault="00A331D7" w:rsidP="00D86B44">
      <w:pPr>
        <w:rPr>
          <w:lang w:val="en-GB"/>
        </w:rPr>
      </w:pPr>
    </w:p>
    <w:p w14:paraId="0B1D74FB" w14:textId="77777777" w:rsidR="00A331D7" w:rsidRPr="00133133" w:rsidRDefault="00A331D7" w:rsidP="00D86B44">
      <w:pPr>
        <w:rPr>
          <w:lang w:val="en-GB"/>
        </w:rPr>
      </w:pPr>
      <w:r w:rsidRPr="00133133">
        <w:rPr>
          <w:lang w:val="en-GB"/>
        </w:rPr>
        <w:t xml:space="preserve">The hypotheses in this paper are directed to physically dispersed online communities. According to the introduction, the paper focuses on members' </w:t>
      </w:r>
      <w:r w:rsidR="00C33374" w:rsidRPr="00133133">
        <w:rPr>
          <w:lang w:val="en-GB"/>
        </w:rPr>
        <w:t>behavio</w:t>
      </w:r>
      <w:r w:rsidR="003C2B10">
        <w:rPr>
          <w:lang w:val="en-GB"/>
        </w:rPr>
        <w:t>u</w:t>
      </w:r>
      <w:r w:rsidR="00C33374" w:rsidRPr="00133133">
        <w:rPr>
          <w:lang w:val="en-GB"/>
        </w:rPr>
        <w:t>r</w:t>
      </w:r>
      <w:r w:rsidRPr="00133133">
        <w:rPr>
          <w:lang w:val="en-GB"/>
        </w:rPr>
        <w:t xml:space="preserve"> as well as on the effects on the community at large. However, all hypotheses are directed at individuals within the communities. For these hypotheses, the theoretical domain can, therefore, be specified as members of physically dispersed communities. Data comes from a large, online, physically dispersed community (MetaFilter, N &gt; 30,000). In the method section, various aspects of the population are discussed and are linked to reasons to choose this community. According to the researchers, the fact that the high level of member diversity strengthens the external validity of the research. </w:t>
      </w:r>
    </w:p>
    <w:p w14:paraId="041D8632" w14:textId="77777777" w:rsidR="00A331D7" w:rsidRPr="00133133" w:rsidRDefault="00A331D7" w:rsidP="00D86B44">
      <w:pPr>
        <w:rPr>
          <w:lang w:val="en-GB"/>
        </w:rPr>
      </w:pPr>
    </w:p>
    <w:p w14:paraId="7BB1EACD" w14:textId="77777777" w:rsidR="00A331D7" w:rsidRPr="00133133" w:rsidRDefault="00A331D7" w:rsidP="00D86B44">
      <w:pPr>
        <w:rPr>
          <w:lang w:val="en-GB"/>
        </w:rPr>
      </w:pPr>
      <w:r w:rsidRPr="00133133">
        <w:rPr>
          <w:lang w:val="en-GB"/>
        </w:rPr>
        <w:t>H1 and H2 focus on all community members by comparing attendees to non-attendees, while H3 and H4 only focus on attendees. Therefore, the population is different for the hypotheses as well, but in all cases is the population part of the theoretical domain. For hypothesis 3, the activity data of people who attended an offline meetup are compared before and after the offline event. This means that only the people who attended an offline event are considered, which limits the population to attendees. As all attendees to offline events are studied, this is a case of a census.</w:t>
      </w:r>
    </w:p>
    <w:p w14:paraId="7389B4FA" w14:textId="77777777" w:rsidR="00A331D7" w:rsidRPr="00133133" w:rsidRDefault="00A331D7" w:rsidP="00D86B44">
      <w:pPr>
        <w:rPr>
          <w:lang w:val="en-GB"/>
        </w:rPr>
      </w:pPr>
    </w:p>
    <w:p w14:paraId="04F0DA6D" w14:textId="77777777" w:rsidR="00A331D7" w:rsidRPr="00133133" w:rsidRDefault="00A331D7" w:rsidP="00D86B44">
      <w:pPr>
        <w:rPr>
          <w:lang w:val="en-GB"/>
        </w:rPr>
      </w:pPr>
      <w:r w:rsidRPr="00133133">
        <w:rPr>
          <w:lang w:val="en-GB"/>
        </w:rPr>
        <w:t xml:space="preserve">Similar to the article by McCully et al. (2011), measurements are made by examining historical data and rely on ‘subjects’ rather than informants or respondents. The subjects were not aware that they would be part of future research by the time and are therefore considered to be trustworthy. </w:t>
      </w:r>
    </w:p>
    <w:p w14:paraId="26F847F7" w14:textId="77777777" w:rsidR="00A331D7" w:rsidRPr="00133133" w:rsidRDefault="00A331D7" w:rsidP="00D86B44">
      <w:pPr>
        <w:rPr>
          <w:lang w:val="en-GB"/>
        </w:rPr>
      </w:pPr>
    </w:p>
    <w:p w14:paraId="1DED8355" w14:textId="77777777" w:rsidR="00A331D7" w:rsidRPr="00133133" w:rsidRDefault="00A331D7" w:rsidP="00D86B44">
      <w:pPr>
        <w:rPr>
          <w:lang w:val="en-GB"/>
        </w:rPr>
      </w:pPr>
      <w:r w:rsidRPr="00133133">
        <w:rPr>
          <w:lang w:val="en-GB"/>
        </w:rPr>
        <w:t xml:space="preserve">The independent variable (participation in an offline event) is measured by the subscription to gathering lists online. Whether someone attended a meeting was confirmed by comparing the people on the pictures posted on the gatherings pages to the people who were on the attendees’ lists, which ensures that the lists were accurate. Furthermore, moderators of the community were active in removing ‘sock puppets’ accounts, which are multiple accounts used by the same user, to ensure that usernames link directly to one person. The measurement of the independent variable is therefore considered to be valid. The researchers used objective measurements to determine whether someone attended an offline event, and therefore the measurements of this concept are reliable as well. </w:t>
      </w:r>
    </w:p>
    <w:p w14:paraId="3BD41AFD" w14:textId="77777777" w:rsidR="00A331D7" w:rsidRPr="00133133" w:rsidRDefault="00A331D7" w:rsidP="00D86B44">
      <w:pPr>
        <w:rPr>
          <w:lang w:val="en-GB"/>
        </w:rPr>
      </w:pPr>
    </w:p>
    <w:p w14:paraId="531C1DD9" w14:textId="77777777" w:rsidR="00A331D7" w:rsidRPr="00133133" w:rsidRDefault="00A331D7" w:rsidP="00D86B44">
      <w:pPr>
        <w:rPr>
          <w:lang w:val="en-GB"/>
        </w:rPr>
      </w:pPr>
      <w:r w:rsidRPr="00133133">
        <w:rPr>
          <w:lang w:val="en-GB"/>
        </w:rPr>
        <w:t xml:space="preserve">The dependent variable is measured as the number of contributions made before and after the event. As mentioned earlier, it can be questioned whether the number of contributions made captures the complete concept of involvement, but all research done so far on this topic uses this measurement as it is a relatively easy and objective measurement. Therefore, the measurements are considered to be valid. However, it has to be noted that the length of contributions is not taken into account. A comment of one word is therefore given the same value as a post of over 1,000 words. It can be questioned whether both contributions account for the same level of ‘involvement’. This could impact the validity of the measurements. SPSS software is used to count the number of contributions made to the community. This makes the precision of the measurements, and therefore the reliability, of a high level. </w:t>
      </w:r>
    </w:p>
    <w:p w14:paraId="78B1E1AC" w14:textId="77777777" w:rsidR="00A331D7" w:rsidRPr="00133133" w:rsidRDefault="00A331D7" w:rsidP="00D86B44">
      <w:pPr>
        <w:rPr>
          <w:lang w:val="en-GB"/>
        </w:rPr>
      </w:pPr>
      <w:r w:rsidRPr="00133133">
        <w:rPr>
          <w:lang w:val="en-GB"/>
        </w:rPr>
        <w:br w:type="page"/>
      </w:r>
    </w:p>
    <w:p w14:paraId="5B2B8D80" w14:textId="77777777" w:rsidR="00A331D7" w:rsidRPr="009F71C5" w:rsidRDefault="00A331D7" w:rsidP="00D86B44">
      <w:pPr>
        <w:rPr>
          <w:u w:val="single"/>
          <w:lang w:val="en-GB"/>
        </w:rPr>
      </w:pPr>
      <w:r w:rsidRPr="009F71C5">
        <w:rPr>
          <w:u w:val="single"/>
          <w:lang w:val="en-GB"/>
        </w:rPr>
        <w:lastRenderedPageBreak/>
        <w:t>The role of online and offline features in sustaining virtual communities: an empirical study (Lin, 2007)</w:t>
      </w:r>
    </w:p>
    <w:p w14:paraId="30E057D2" w14:textId="77777777" w:rsidR="00A331D7" w:rsidRPr="009F71C5" w:rsidRDefault="00A331D7" w:rsidP="00D86B44">
      <w:pPr>
        <w:rPr>
          <w:u w:val="single"/>
          <w:lang w:val="en-GB"/>
        </w:rPr>
      </w:pPr>
    </w:p>
    <w:p w14:paraId="2995D17B" w14:textId="77777777" w:rsidR="00A331D7" w:rsidRPr="00133133" w:rsidRDefault="00A331D7" w:rsidP="00D86B44">
      <w:pPr>
        <w:rPr>
          <w:lang w:val="en-GB"/>
        </w:rPr>
      </w:pPr>
      <w:r w:rsidRPr="00133133">
        <w:rPr>
          <w:lang w:val="en-GB"/>
        </w:rPr>
        <w:t xml:space="preserve">Research by Lin (2007) examines the impact of online and offline features on the sustainability of virtual communities. The paper is peer-reviewed and published in Internet Research and cited 285 times. The paper does not make a direct claim between offline activities and participation in an online community. It rather introduces the intervening variable ‘sense of belonging’ as depicted in the figure below. </w:t>
      </w:r>
    </w:p>
    <w:p w14:paraId="73922C61" w14:textId="77777777" w:rsidR="00D8705E" w:rsidRPr="00133133" w:rsidRDefault="00D8705E" w:rsidP="00D8705E">
      <w:pPr>
        <w:rPr>
          <w:lang w:val="en-GB"/>
        </w:rPr>
      </w:pPr>
      <w:r w:rsidRPr="00133133">
        <w:rPr>
          <w:noProof/>
          <w:lang w:val="en-GB"/>
        </w:rPr>
        <mc:AlternateContent>
          <mc:Choice Requires="wps">
            <w:drawing>
              <wp:anchor distT="0" distB="0" distL="114300" distR="114300" simplePos="0" relativeHeight="251658246" behindDoc="0" locked="0" layoutInCell="1" allowOverlap="1" wp14:anchorId="6D6A30D3" wp14:editId="63A72696">
                <wp:simplePos x="0" y="0"/>
                <wp:positionH relativeFrom="column">
                  <wp:posOffset>1729105</wp:posOffset>
                </wp:positionH>
                <wp:positionV relativeFrom="paragraph">
                  <wp:posOffset>240665</wp:posOffset>
                </wp:positionV>
                <wp:extent cx="182880" cy="182880"/>
                <wp:effectExtent l="0" t="0" r="0" b="0"/>
                <wp:wrapNone/>
                <wp:docPr id="251" name="Plus Sign 9"/>
                <wp:cNvGraphicFramePr/>
                <a:graphic xmlns:a="http://schemas.openxmlformats.org/drawingml/2006/main">
                  <a:graphicData uri="http://schemas.microsoft.com/office/word/2010/wordprocessingShape">
                    <wps:wsp>
                      <wps:cNvSpPr/>
                      <wps:spPr>
                        <a:xfrm>
                          <a:off x="0" y="0"/>
                          <a:ext cx="182880" cy="182880"/>
                        </a:xfrm>
                        <a:prstGeom prst="mathPlus">
                          <a:avLst/>
                        </a:prstGeom>
                        <a:solidFill>
                          <a:sysClr val="windowText" lastClr="000000"/>
                        </a:solidFill>
                        <a:ln w="12700">
                          <a:solidFill>
                            <a:sysClr val="windowText" lastClr="000000">
                              <a:shade val="50000"/>
                            </a:sysClr>
                          </a:solidFill>
                          <a:prstDash val="solid"/>
                          <a:miter lim="800000"/>
                        </a:ln>
                        <a:effectLst/>
                      </wps:spPr>
                      <wps:bodyPr rot="0" spcFirstLastPara="0" vertOverflow="overflow" horzOverflow="overflow" vert="horz" wrap="square" numCol="1" spcCol="0" rtlCol="0" fromWordArt="0" anchor="ctr" anchorCtr="0" forceAA="0" compatLnSpc="1">
                        <a:prstTxWarp prst="textNoShape">
                          <a:avLst/>
                        </a:prstTxWarp>
                      </wps:bodyPr>
                    </wps:wsp>
                  </a:graphicData>
                </a:graphic>
              </wp:anchor>
            </w:drawing>
          </mc:Choice>
          <mc:Fallback xmlns:arto="http://schemas.microsoft.com/office/word/2006/arto">
            <w:pict>
              <v:shape w14:anchorId="0A816CBF" id="Plus Sign 9" o:spid="_x0000_s1026" style="position:absolute;margin-left:136.15pt;margin-top:18.95pt;width:14.4pt;height:14.4pt;z-index:251658246;visibility:visible;mso-wrap-style:square;mso-wrap-distance-left:9pt;mso-wrap-distance-top:0;mso-wrap-distance-right:9pt;mso-wrap-distance-bottom:0;mso-position-horizontal:absolute;mso-position-horizontal-relative:text;mso-position-vertical:absolute;mso-position-vertical-relative:text;v-text-anchor:middle" coordsize="182880,18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" path="m24241,69933r45692,l69933,24241r43014,l112947,69933r45692,l158639,112947r-45692,l112947,158639r-43014,l69933,112947r-45692,l24241,69933xe" fillcolor="windowText" strokeweight="1pt">
                <v:stroke joinstyle="miter"/>
                <v:path arrowok="t" o:connecttype="custom" o:connectlocs="24241,69933;69933,69933;69933,24241;112947,24241;112947,69933;158639,69933;158639,112947;112947,112947;112947,158639;69933,158639;69933,112947;24241,112947;24241,69933" o:connectangles="0,0,0,0,0,0,0,0,0,0,0,0,0"/>
              </v:shape>
            </w:pict>
          </mc:Fallback>
        </mc:AlternateContent>
      </w:r>
      <w:r w:rsidRPr="00133133">
        <w:rPr>
          <w:noProof/>
          <w:lang w:val="en-GB"/>
        </w:rPr>
        <mc:AlternateContent>
          <mc:Choice Requires="wps">
            <w:drawing>
              <wp:anchor distT="0" distB="0" distL="114300" distR="114300" simplePos="0" relativeHeight="251658247" behindDoc="0" locked="0" layoutInCell="1" allowOverlap="1" wp14:anchorId="338D8896" wp14:editId="1E802688">
                <wp:simplePos x="0" y="0"/>
                <wp:positionH relativeFrom="column">
                  <wp:posOffset>3847465</wp:posOffset>
                </wp:positionH>
                <wp:positionV relativeFrom="paragraph">
                  <wp:posOffset>233045</wp:posOffset>
                </wp:positionV>
                <wp:extent cx="182880" cy="182880"/>
                <wp:effectExtent l="0" t="0" r="0" b="0"/>
                <wp:wrapNone/>
                <wp:docPr id="252" name="Plus Sign 10"/>
                <wp:cNvGraphicFramePr/>
                <a:graphic xmlns:a="http://schemas.openxmlformats.org/drawingml/2006/main">
                  <a:graphicData uri="http://schemas.microsoft.com/office/word/2010/wordprocessingShape">
                    <wps:wsp>
                      <wps:cNvSpPr/>
                      <wps:spPr>
                        <a:xfrm>
                          <a:off x="0" y="0"/>
                          <a:ext cx="182880" cy="182880"/>
                        </a:xfrm>
                        <a:prstGeom prst="mathPlus">
                          <a:avLst/>
                        </a:prstGeom>
                        <a:solidFill>
                          <a:sysClr val="windowText" lastClr="000000"/>
                        </a:solidFill>
                        <a:ln w="12700">
                          <a:solidFill>
                            <a:sysClr val="windowText" lastClr="000000">
                              <a:shade val="50000"/>
                            </a:sysClr>
                          </a:solidFill>
                          <a:prstDash val="solid"/>
                          <a:miter lim="800000"/>
                        </a:ln>
                        <a:effectLst/>
                      </wps:spPr>
                      <wps:bodyPr rot="0" spcFirstLastPara="0" vertOverflow="overflow" horzOverflow="overflow" vert="horz" wrap="square" numCol="1" spcCol="0" rtlCol="0" fromWordArt="0" anchor="ctr" anchorCtr="0" forceAA="0" compatLnSpc="1">
                        <a:prstTxWarp prst="textNoShape">
                          <a:avLst/>
                        </a:prstTxWarp>
                      </wps:bodyPr>
                    </wps:wsp>
                  </a:graphicData>
                </a:graphic>
              </wp:anchor>
            </w:drawing>
          </mc:Choice>
          <mc:Fallback xmlns:arto="http://schemas.microsoft.com/office/word/2006/arto">
            <w:pict>
              <v:shape w14:anchorId="28480626" id="Plus Sign 10" o:spid="_x0000_s1026" style="position:absolute;margin-left:302.95pt;margin-top:18.35pt;width:14.4pt;height:14.4pt;z-index:251658247;visibility:visible;mso-wrap-style:square;mso-wrap-distance-left:9pt;mso-wrap-distance-top:0;mso-wrap-distance-right:9pt;mso-wrap-distance-bottom:0;mso-position-horizontal:absolute;mso-position-horizontal-relative:text;mso-position-vertical:absolute;mso-position-vertical-relative:text;v-text-anchor:middle" coordsize="182880,18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" path="m24241,69933r45692,l69933,24241r43014,l112947,69933r45692,l158639,112947r-45692,l112947,158639r-43014,l69933,112947r-45692,l24241,69933xe" fillcolor="windowText" strokeweight="1pt">
                <v:stroke joinstyle="miter"/>
                <v:path arrowok="t" o:connecttype="custom" o:connectlocs="24241,69933;69933,69933;69933,24241;112947,24241;112947,69933;158639,69933;158639,112947;112947,112947;112947,158639;69933,158639;69933,112947;24241,112947;24241,69933" o:connectangles="0,0,0,0,0,0,0,0,0,0,0,0,0"/>
              </v:shape>
            </w:pict>
          </mc:Fallback>
        </mc:AlternateContent>
      </w:r>
    </w:p>
    <w:p w14:paraId="49BD7721" w14:textId="77777777" w:rsidR="00D8705E" w:rsidRPr="00133133" w:rsidRDefault="00D8705E" w:rsidP="00D8705E">
      <w:pPr>
        <w:rPr>
          <w:lang w:val="en-GB"/>
        </w:rPr>
      </w:pPr>
      <w:r w:rsidRPr="00133133">
        <w:rPr>
          <w:noProof/>
          <w:lang w:val="en-GB"/>
        </w:rPr>
        <mc:AlternateContent>
          <mc:Choice Requires="wpg">
            <w:drawing>
              <wp:anchor distT="0" distB="0" distL="114300" distR="114300" simplePos="0" relativeHeight="251658270" behindDoc="0" locked="0" layoutInCell="1" allowOverlap="1" wp14:anchorId="226817A7" wp14:editId="3552E14F">
                <wp:simplePos x="0" y="0"/>
                <wp:positionH relativeFrom="column">
                  <wp:posOffset>-635</wp:posOffset>
                </wp:positionH>
                <wp:positionV relativeFrom="paragraph">
                  <wp:posOffset>6985</wp:posOffset>
                </wp:positionV>
                <wp:extent cx="5745480" cy="746760"/>
                <wp:effectExtent l="0" t="0" r="26670" b="0"/>
                <wp:wrapNone/>
                <wp:docPr id="253" name="Group 253"/>
                <wp:cNvGraphicFramePr/>
                <a:graphic xmlns:a="http://schemas.openxmlformats.org/drawingml/2006/main">
                  <a:graphicData uri="http://schemas.microsoft.com/office/word/2010/wordprocessingGroup">
                    <wpg:wgp>
                      <wpg:cNvGrpSpPr/>
                      <wpg:grpSpPr>
                        <a:xfrm>
                          <a:off x="0" y="0"/>
                          <a:ext cx="5745480" cy="746760"/>
                          <a:chOff x="0" y="0"/>
                          <a:chExt cx="5745480" cy="746760"/>
                        </a:xfrm>
                      </wpg:grpSpPr>
                      <wps:wsp>
                        <wps:cNvPr id="254" name="Text Box 2"/>
                        <wps:cNvSpPr txBox="1">
                          <a:spLocks noChangeArrowheads="1"/>
                        </wps:cNvSpPr>
                        <wps:spPr bwMode="auto">
                          <a:xfrm>
                            <a:off x="0" y="0"/>
                            <a:ext cx="1485900" cy="662940"/>
                          </a:xfrm>
                          <a:prstGeom prst="rect">
                            <a:avLst/>
                          </a:prstGeom>
                          <a:solidFill>
                            <a:srgbClr val="FFFFFF"/>
                          </a:solidFill>
                          <a:ln w="9525">
                            <a:solidFill>
                              <a:srgbClr val="000000"/>
                            </a:solidFill>
                            <a:miter lim="800000"/>
                            <a:headEnd/>
                            <a:tailEnd/>
                          </a:ln>
                        </wps:spPr>
                        <wps:txbx>
                          <w:txbxContent>
                            <w:p w14:paraId="205C38A7" w14:textId="77777777" w:rsidR="00D8705E" w:rsidRPr="00825DCA" w:rsidRDefault="00D8705E" w:rsidP="00D8705E">
                              <w:r w:rsidRPr="00825DCA">
                                <w:t>Offline features: offline activities</w:t>
                              </w:r>
                            </w:p>
                          </w:txbxContent>
                        </wps:txbx>
                        <wps:bodyPr rot="0" vert="horz" wrap="square" anchor="t" anchorCtr="0"/>
                      </wps:wsp>
                      <wps:wsp>
                        <wps:cNvPr id="255" name="Text Box 2"/>
                        <wps:cNvSpPr txBox="1">
                          <a:spLocks noChangeArrowheads="1"/>
                        </wps:cNvSpPr>
                        <wps:spPr bwMode="auto">
                          <a:xfrm>
                            <a:off x="2125980" y="0"/>
                            <a:ext cx="1485900" cy="662940"/>
                          </a:xfrm>
                          <a:prstGeom prst="rect">
                            <a:avLst/>
                          </a:prstGeom>
                          <a:solidFill>
                            <a:srgbClr val="FFFFFF"/>
                          </a:solidFill>
                          <a:ln w="9525">
                            <a:solidFill>
                              <a:srgbClr val="000000"/>
                            </a:solidFill>
                            <a:miter lim="800000"/>
                            <a:headEnd/>
                            <a:tailEnd/>
                          </a:ln>
                        </wps:spPr>
                        <wps:txbx>
                          <w:txbxContent>
                            <w:p w14:paraId="5A72E0F6" w14:textId="77777777" w:rsidR="00D8705E" w:rsidRPr="00825DCA" w:rsidRDefault="00D8705E" w:rsidP="00D8705E">
                              <w:r w:rsidRPr="00825DCA">
                                <w:t>Sense of belonging</w:t>
                              </w:r>
                            </w:p>
                          </w:txbxContent>
                        </wps:txbx>
                        <wps:bodyPr rot="0" vert="horz" wrap="square" anchor="t" anchorCtr="0"/>
                      </wps:wsp>
                      <wps:wsp>
                        <wps:cNvPr id="1277049792" name="Text Box 1277049792"/>
                        <wps:cNvSpPr txBox="1">
                          <a:spLocks noChangeArrowheads="1"/>
                        </wps:cNvSpPr>
                        <wps:spPr bwMode="auto">
                          <a:xfrm>
                            <a:off x="4259580" y="0"/>
                            <a:ext cx="1485900" cy="662940"/>
                          </a:xfrm>
                          <a:prstGeom prst="rect">
                            <a:avLst/>
                          </a:prstGeom>
                          <a:solidFill>
                            <a:srgbClr val="FFFFFF"/>
                          </a:solidFill>
                          <a:ln w="9525">
                            <a:solidFill>
                              <a:srgbClr val="000000"/>
                            </a:solidFill>
                            <a:miter lim="800000"/>
                            <a:headEnd/>
                            <a:tailEnd/>
                          </a:ln>
                        </wps:spPr>
                        <wps:txbx>
                          <w:txbxContent>
                            <w:p w14:paraId="5297EA23" w14:textId="77777777" w:rsidR="00D8705E" w:rsidRPr="00825DCA" w:rsidRDefault="00D8705E" w:rsidP="00D8705E">
                              <w:r w:rsidRPr="00825DCA">
                                <w:t>Behavio</w:t>
                              </w:r>
                              <w:r>
                                <w:t>u</w:t>
                              </w:r>
                              <w:r w:rsidRPr="00825DCA">
                                <w:t>r intention</w:t>
                              </w:r>
                            </w:p>
                          </w:txbxContent>
                        </wps:txbx>
                        <wps:bodyPr rot="0" vert="horz" wrap="square" anchor="t" anchorCtr="0"/>
                      </wps:wsp>
                      <wps:wsp>
                        <wps:cNvPr id="1277049793" name="Straight Arrow Connector 1277049793"/>
                        <wps:cNvCnPr/>
                        <wps:spPr>
                          <a:xfrm flipV="1">
                            <a:off x="1501140" y="327660"/>
                            <a:ext cx="624840" cy="0"/>
                          </a:xfrm>
                          <a:prstGeom prst="straightConnector1">
                            <a:avLst/>
                          </a:prstGeom>
                          <a:noFill/>
                          <a:ln w="6350">
                            <a:solidFill>
                              <a:sysClr val="windowText" lastClr="000000"/>
                            </a:solidFill>
                            <a:prstDash val="solid"/>
                            <a:miter lim="800000"/>
                            <a:tailEnd type="triangle"/>
                          </a:ln>
                          <a:effectLst/>
                        </wps:spPr>
                        <wps:bodyPr/>
                      </wps:wsp>
                      <wps:wsp>
                        <wps:cNvPr id="1277049794" name="Straight Arrow Connector 1277049794"/>
                        <wps:cNvCnPr/>
                        <wps:spPr>
                          <a:xfrm flipV="1">
                            <a:off x="3627120" y="335280"/>
                            <a:ext cx="624840" cy="0"/>
                          </a:xfrm>
                          <a:prstGeom prst="straightConnector1">
                            <a:avLst/>
                          </a:prstGeom>
                          <a:noFill/>
                          <a:ln w="6350">
                            <a:solidFill>
                              <a:sysClr val="windowText" lastClr="000000"/>
                            </a:solidFill>
                            <a:prstDash val="solid"/>
                            <a:miter lim="800000"/>
                            <a:tailEnd type="triangle"/>
                          </a:ln>
                          <a:effectLst/>
                        </wps:spPr>
                        <wps:bodyPr/>
                      </wps:wsp>
                      <wps:wsp>
                        <wps:cNvPr id="1277049795" name="Text Box 2"/>
                        <wps:cNvSpPr txBox="1">
                          <a:spLocks noChangeArrowheads="1"/>
                        </wps:cNvSpPr>
                        <wps:spPr bwMode="auto">
                          <a:xfrm>
                            <a:off x="3779520" y="365760"/>
                            <a:ext cx="518160" cy="381000"/>
                          </a:xfrm>
                          <a:prstGeom prst="rect">
                            <a:avLst/>
                          </a:prstGeom>
                          <a:noFill/>
                          <a:ln w="9525">
                            <a:noFill/>
                            <a:miter lim="800000"/>
                            <a:headEnd/>
                            <a:tailEnd/>
                          </a:ln>
                        </wps:spPr>
                        <wps:txbx>
                          <w:txbxContent>
                            <w:p w14:paraId="3A7B06A9" w14:textId="77777777" w:rsidR="00D8705E" w:rsidRPr="00825DCA" w:rsidRDefault="00D8705E" w:rsidP="00D8705E">
                              <w:r w:rsidRPr="00825DCA">
                                <w:t>H1</w:t>
                              </w:r>
                            </w:p>
                          </w:txbxContent>
                        </wps:txbx>
                        <wps:bodyPr rot="0" vert="horz" wrap="square" anchor="t" anchorCtr="0"/>
                      </wps:wsp>
                      <wps:wsp>
                        <wps:cNvPr id="1277049796" name="Text Box 2"/>
                        <wps:cNvSpPr txBox="1">
                          <a:spLocks noChangeArrowheads="1"/>
                        </wps:cNvSpPr>
                        <wps:spPr bwMode="auto">
                          <a:xfrm>
                            <a:off x="1653540" y="358140"/>
                            <a:ext cx="518160" cy="381000"/>
                          </a:xfrm>
                          <a:prstGeom prst="rect">
                            <a:avLst/>
                          </a:prstGeom>
                          <a:noFill/>
                          <a:ln w="9525">
                            <a:noFill/>
                            <a:miter lim="800000"/>
                            <a:headEnd/>
                            <a:tailEnd/>
                          </a:ln>
                        </wps:spPr>
                        <wps:txbx>
                          <w:txbxContent>
                            <w:p w14:paraId="584959C1" w14:textId="77777777" w:rsidR="00D8705E" w:rsidRPr="00825DCA" w:rsidRDefault="00D8705E" w:rsidP="00D8705E">
                              <w:r w:rsidRPr="00825DCA">
                                <w:t>H8</w:t>
                              </w:r>
                            </w:p>
                          </w:txbxContent>
                        </wps:txbx>
                        <wps:bodyPr rot="0" vert="horz" wrap="square" anchor="t" anchorCtr="0"/>
                      </wps:wsp>
                    </wpg:wgp>
                  </a:graphicData>
                </a:graphic>
                <wp14:sizeRelV relativeFrom="margin">
                  <wp14:pctHeight>0</wp14:pctHeight>
                </wp14:sizeRelV>
              </wp:anchor>
            </w:drawing>
          </mc:Choice>
          <mc:Fallback>
            <w:pict>
              <v:group w14:anchorId="226817A7" id="Group 253" o:spid="_x0000_s1083" style="position:absolute;left:0;text-align:left;margin-left:-.05pt;margin-top:.55pt;width:452.4pt;height:58.8pt;z-index:251658270;mso-height-relative:margin" coordsize="57454,74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">
                <v:shape id="_x0000_s1084" type="#_x0000_t202" style="position:absolute;width:14859;height:66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">
                  <v:textbox>
                    <w:txbxContent>
                      <w:p w14:paraId="205C38A7" w14:textId="77777777" w:rsidR="00D8705E" w:rsidRPr="00825DCA" w:rsidRDefault="00D8705E" w:rsidP="00D8705E">
                        <w:r w:rsidRPr="00825DCA">
                          <w:t>Offline features: offline activities</w:t>
                        </w:r>
                      </w:p>
                    </w:txbxContent>
                  </v:textbox>
                </v:shape>
                <v:shape id="_x0000_s1085" type="#_x0000_t202" style="position:absolute;left:21259;width:14859;height:66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">
                  <v:textbox>
                    <w:txbxContent>
                      <w:p w14:paraId="5A72E0F6" w14:textId="77777777" w:rsidR="00D8705E" w:rsidRPr="00825DCA" w:rsidRDefault="00D8705E" w:rsidP="00D8705E">
                        <w:r w:rsidRPr="00825DCA">
                          <w:t>Sense of belonging</w:t>
                        </w:r>
                      </w:p>
                    </w:txbxContent>
                  </v:textbox>
                </v:shape>
                <v:shape id="Text Box 1277049792" o:spid="_x0000_s1086" type="#_x0000_t202" style="position:absolute;left:42595;width:14859;height:66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">
                  <v:textbox>
                    <w:txbxContent>
                      <w:p w14:paraId="5297EA23" w14:textId="77777777" w:rsidR="00D8705E" w:rsidRPr="00825DCA" w:rsidRDefault="00D8705E" w:rsidP="00D8705E">
                        <w:r w:rsidRPr="00825DCA">
                          <w:t>Behavio</w:t>
                        </w:r>
                        <w:r>
                          <w:t>u</w:t>
                        </w:r>
                        <w:r w:rsidRPr="00825DCA">
                          <w:t>r intention</w:t>
                        </w:r>
                      </w:p>
                    </w:txbxContent>
                  </v:textbox>
                </v:shape>
                <v:shape id="Straight Arrow Connector 1277049793" o:spid="_x0000_s1087" type="#_x0000_t32" style="position:absolute;left:15011;top:3276;width:6248;height: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" strokecolor="windowText" strokeweight=".5pt">
                  <v:stroke endarrow="block" joinstyle="miter"/>
                </v:shape>
                <v:shape id="Straight Arrow Connector 1277049794" o:spid="_x0000_s1088" type="#_x0000_t32" style="position:absolute;left:36271;top:3352;width:6248;height: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" strokecolor="windowText" strokeweight=".5pt">
                  <v:stroke endarrow="block" joinstyle="miter"/>
                </v:shape>
                <v:shape id="_x0000_s1089" type="#_x0000_t202" style="position:absolute;left:37795;top:3657;width:5181;height:38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" filled="f" stroked="f">
                  <v:textbox>
                    <w:txbxContent>
                      <w:p w14:paraId="3A7B06A9" w14:textId="77777777" w:rsidR="00D8705E" w:rsidRPr="00825DCA" w:rsidRDefault="00D8705E" w:rsidP="00D8705E">
                        <w:r w:rsidRPr="00825DCA">
                          <w:t>H1</w:t>
                        </w:r>
                      </w:p>
                    </w:txbxContent>
                  </v:textbox>
                </v:shape>
                <v:shape id="_x0000_s1090" type="#_x0000_t202" style="position:absolute;left:16535;top:3581;width:5182;height:38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" filled="f" stroked="f">
                  <v:textbox>
                    <w:txbxContent>
                      <w:p w14:paraId="584959C1" w14:textId="77777777" w:rsidR="00D8705E" w:rsidRPr="00825DCA" w:rsidRDefault="00D8705E" w:rsidP="00D8705E">
                        <w:r w:rsidRPr="00825DCA">
                          <w:t>H8</w:t>
                        </w:r>
                      </w:p>
                    </w:txbxContent>
                  </v:textbox>
                </v:shape>
              </v:group>
            </w:pict>
          </mc:Fallback>
        </mc:AlternateContent>
      </w:r>
    </w:p>
    <w:p w14:paraId="04900A6E" w14:textId="77777777" w:rsidR="00D8705E" w:rsidRPr="00133133" w:rsidRDefault="00D8705E" w:rsidP="00D8705E">
      <w:pPr>
        <w:rPr>
          <w:lang w:val="en-GB"/>
        </w:rPr>
      </w:pPr>
    </w:p>
    <w:p w14:paraId="24ECBE7B" w14:textId="77777777" w:rsidR="00A331D7" w:rsidRPr="00133133" w:rsidRDefault="00D8705E" w:rsidP="00D86B44">
      <w:pPr>
        <w:rPr>
          <w:lang w:val="en-GB"/>
        </w:rPr>
      </w:pPr>
      <w:r w:rsidRPr="00133133">
        <w:rPr>
          <w:noProof/>
          <w:lang w:val="en-GB"/>
        </w:rPr>
        <mc:AlternateContent>
          <mc:Choice Requires="wps">
            <w:drawing>
              <wp:anchor distT="0" distB="0" distL="114300" distR="114300" simplePos="0" relativeHeight="251658250" behindDoc="1" locked="0" layoutInCell="1" allowOverlap="1" wp14:anchorId="1800D3A4" wp14:editId="479A6C7D">
                <wp:simplePos x="0" y="0"/>
                <wp:positionH relativeFrom="column">
                  <wp:posOffset>-635</wp:posOffset>
                </wp:positionH>
                <wp:positionV relativeFrom="paragraph">
                  <wp:posOffset>58208</wp:posOffset>
                </wp:positionV>
                <wp:extent cx="5745480" cy="635"/>
                <wp:effectExtent l="0" t="0" r="7620" b="0"/>
                <wp:wrapNone/>
                <wp:docPr id="1277049797" name="Text Box 1277049797"/>
                <wp:cNvGraphicFramePr/>
                <a:graphic xmlns:a="http://schemas.openxmlformats.org/drawingml/2006/main">
                  <a:graphicData uri="http://schemas.microsoft.com/office/word/2010/wordprocessingShape">
                    <wps:wsp>
                      <wps:cNvSpPr txBox="1"/>
                      <wps:spPr>
                        <a:xfrm>
                          <a:off x="0" y="0"/>
                          <a:ext cx="5745480" cy="635"/>
                        </a:xfrm>
                        <a:prstGeom prst="rect">
                          <a:avLst/>
                        </a:prstGeom>
                        <a:solidFill>
                          <a:prstClr val="white"/>
                        </a:solidFill>
                        <a:ln>
                          <a:noFill/>
                        </a:ln>
                      </wps:spPr>
                      <wps:txbx>
                        <w:txbxContent>
                          <w:p w14:paraId="0FAAC8FE" w14:textId="732BDD63" w:rsidR="00D8705E" w:rsidRPr="00CE0DA7" w:rsidRDefault="00D8705E" w:rsidP="00D8705E">
                            <w:pPr>
                              <w:pStyle w:val="Caption"/>
                              <w:rPr>
                                <w:rFonts w:ascii="Times New Roman" w:hAnsi="Times New Roman" w:cs="Times New Roman"/>
                                <w:noProof/>
                                <w:sz w:val="24"/>
                                <w:szCs w:val="24"/>
                              </w:rPr>
                            </w:pPr>
                            <w:r w:rsidRPr="00D45C95">
                              <w:rPr>
                                <w:rFonts w:ascii="Times New Roman" w:hAnsi="Times New Roman" w:cs="Times New Roman"/>
                              </w:rPr>
                              <w:t xml:space="preserve">Figure </w:t>
                            </w:r>
                            <w:ins w:id="2138" w:author="Guus van den Akker" w:date="2020-05-31T13:06:00Z">
                              <w:r w:rsidR="00E7731D">
                                <w:rPr>
                                  <w:rFonts w:ascii="Times New Roman" w:hAnsi="Times New Roman" w:cs="Times New Roman"/>
                                </w:rPr>
                                <w:t>4</w:t>
                              </w:r>
                            </w:ins>
                            <w:del w:id="2139" w:author="Guus van den Akker" w:date="2020-05-31T13:06:00Z">
                              <w:r w:rsidRPr="00D45C95">
                                <w:rPr>
                                  <w:rFonts w:ascii="Times New Roman" w:hAnsi="Times New Roman" w:cs="Times New Roman"/>
                                </w:rPr>
                                <w:delText>6</w:delText>
                              </w:r>
                            </w:del>
                            <w:r w:rsidRPr="00D45C95">
                              <w:rPr>
                                <w:rFonts w:ascii="Times New Roman" w:hAnsi="Times New Roman" w:cs="Times New Roman"/>
                              </w:rPr>
                              <w:t xml:space="preserve"> – Hypotheses Lin (2007)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0D3A4" id="Text Box 1277049797" o:spid="_x0000_s1091" type="#_x0000_t202" style="position:absolute;left:0;text-align:left;margin-left:-.05pt;margin-top:4.6pt;width:452.4pt;height:.05pt;z-index:-25165823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" stroked="f">
                <v:textbox style="mso-fit-shape-to-text:t" inset="0,0,0,0">
                  <w:txbxContent>
                    <w:p w14:paraId="0FAAC8FE" w14:textId="732BDD63" w:rsidR="00D8705E" w:rsidRPr="00CE0DA7" w:rsidRDefault="00D8705E" w:rsidP="00D8705E">
                      <w:pPr>
                        <w:pStyle w:val="Caption"/>
                        <w:rPr>
                          <w:rFonts w:ascii="Times New Roman" w:hAnsi="Times New Roman" w:cs="Times New Roman"/>
                          <w:noProof/>
                          <w:sz w:val="24"/>
                          <w:szCs w:val="24"/>
                        </w:rPr>
                      </w:pPr>
                      <w:r w:rsidRPr="00D45C95">
                        <w:rPr>
                          <w:rFonts w:ascii="Times New Roman" w:hAnsi="Times New Roman" w:cs="Times New Roman"/>
                        </w:rPr>
                        <w:t xml:space="preserve">Figure </w:t>
                      </w:r>
                      <w:ins w:id="2140" w:author="Guus van den Akker" w:date="2020-05-31T13:06:00Z">
                        <w:r w:rsidR="00E7731D">
                          <w:rPr>
                            <w:rFonts w:ascii="Times New Roman" w:hAnsi="Times New Roman" w:cs="Times New Roman"/>
                          </w:rPr>
                          <w:t>4</w:t>
                        </w:r>
                      </w:ins>
                      <w:del w:id="2141" w:author="Guus van den Akker" w:date="2020-05-31T13:06:00Z">
                        <w:r w:rsidRPr="00D45C95">
                          <w:rPr>
                            <w:rFonts w:ascii="Times New Roman" w:hAnsi="Times New Roman" w:cs="Times New Roman"/>
                          </w:rPr>
                          <w:delText>6</w:delText>
                        </w:r>
                      </w:del>
                      <w:r w:rsidRPr="00D45C95">
                        <w:rPr>
                          <w:rFonts w:ascii="Times New Roman" w:hAnsi="Times New Roman" w:cs="Times New Roman"/>
                        </w:rPr>
                        <w:t xml:space="preserve"> – Hypotheses Lin (2007)</w:t>
                      </w:r>
                    </w:p>
                  </w:txbxContent>
                </v:textbox>
              </v:shape>
            </w:pict>
          </mc:Fallback>
        </mc:AlternateContent>
      </w:r>
    </w:p>
    <w:p w14:paraId="29544815" w14:textId="77777777" w:rsidR="00A331D7" w:rsidRPr="00133133" w:rsidRDefault="00A331D7" w:rsidP="00D86B44">
      <w:pPr>
        <w:rPr>
          <w:lang w:val="en-GB"/>
        </w:rPr>
      </w:pPr>
    </w:p>
    <w:p w14:paraId="215E077A" w14:textId="77777777" w:rsidR="00A331D7" w:rsidRPr="00133133" w:rsidRDefault="00A331D7" w:rsidP="00D86B44">
      <w:pPr>
        <w:rPr>
          <w:lang w:val="en-GB"/>
        </w:rPr>
      </w:pPr>
      <w:r w:rsidRPr="00133133">
        <w:rPr>
          <w:lang w:val="en-GB"/>
        </w:rPr>
        <w:t xml:space="preserve">Lin hypothesizes in hypothesis 8 (H8) that offline activities positively affect the sense of belonging to the virtual community. According to Hagertry et al. (1992) sense of belonging is described as ‘the experience of personal involvement in a system or environment so that persons feel themselves to be an integral part of the system or environment’. Moreover, according to the literature review, a strong sense of belonging infers a strong intention to be more involved in the virtual community. This is hypothesized in hypothesis 1 (H1). </w:t>
      </w:r>
    </w:p>
    <w:p w14:paraId="2F518F7D" w14:textId="77777777" w:rsidR="00A331D7" w:rsidRPr="00133133" w:rsidRDefault="00A331D7" w:rsidP="00D86B44">
      <w:pPr>
        <w:rPr>
          <w:lang w:val="en-GB"/>
        </w:rPr>
      </w:pPr>
    </w:p>
    <w:p w14:paraId="66FA82C7" w14:textId="77777777" w:rsidR="00A331D7" w:rsidRPr="00133133" w:rsidRDefault="00A331D7" w:rsidP="00D86B44">
      <w:pPr>
        <w:rPr>
          <w:lang w:val="en-GB"/>
        </w:rPr>
      </w:pPr>
      <w:r w:rsidRPr="00133133">
        <w:rPr>
          <w:lang w:val="en-GB"/>
        </w:rPr>
        <w:t>In both hypotheses, the focal units are individual community members. This is in accordance with the unit of analysis in the study. The theoretical domain is non-profit virtual communities. Consequently, the question remains whether the same results will be generalizable to for-profit communities.</w:t>
      </w:r>
    </w:p>
    <w:p w14:paraId="3377FA5D" w14:textId="77777777" w:rsidR="00A331D7" w:rsidRPr="00133133" w:rsidRDefault="00A331D7" w:rsidP="00D86B44">
      <w:pPr>
        <w:rPr>
          <w:lang w:val="en-GB"/>
        </w:rPr>
      </w:pPr>
    </w:p>
    <w:p w14:paraId="1CCC951C" w14:textId="77777777" w:rsidR="00A331D7" w:rsidRPr="00133133" w:rsidRDefault="00A331D7" w:rsidP="00D86B44">
      <w:pPr>
        <w:rPr>
          <w:lang w:val="en-GB"/>
        </w:rPr>
      </w:pPr>
      <w:r w:rsidRPr="00133133">
        <w:rPr>
          <w:lang w:val="en-GB"/>
        </w:rPr>
        <w:lastRenderedPageBreak/>
        <w:t>The data was collected using a questionnaire. Sense of belonging to a virtual community was measured by asking subjects to indicate if they felt a strong sense of being part of the virtual community, strong morale among members of the virtual community and commitment to the virtual community (Lin, 2007). Moreover, offline activities were measured using items used by a study of Koh and Kim (2004). Therefore, the formulated independent and dependent variable was measured in the study.</w:t>
      </w:r>
    </w:p>
    <w:p w14:paraId="6F81060C" w14:textId="77777777" w:rsidR="00A331D7" w:rsidRPr="00133133" w:rsidRDefault="00A331D7" w:rsidP="00D86B44">
      <w:pPr>
        <w:rPr>
          <w:lang w:val="en-GB"/>
        </w:rPr>
      </w:pPr>
    </w:p>
    <w:p w14:paraId="43D1E103" w14:textId="77777777" w:rsidR="00A331D7" w:rsidRPr="00133133" w:rsidRDefault="00A331D7" w:rsidP="00D86B44">
      <w:pPr>
        <w:rPr>
          <w:lang w:val="en-GB"/>
        </w:rPr>
      </w:pPr>
      <w:r w:rsidRPr="00133133">
        <w:rPr>
          <w:lang w:val="en-GB"/>
        </w:rPr>
        <w:t xml:space="preserve">Although not explicitly stated, it is assumed that the presented correlation coefficients are unstandardized. For H1 the coefficient is 0.41 (p&lt;0.001) and for H8 the effect size is 0.21 (p&lt;0.01). These coefficients reflect the relation between the constructs. Therefore, both effect sizes support the corresponding hypothesis. Since the t-values (4.77 and 3.25, respectively) and sample size (n=165) are presented in the paper as well, the unstandardized coefficient can be calculated using an online effect size calculator. Once the computations are executed, the unstandardized measure for H1 is 0.35 and for H8, 0.2467. The confidence interval for H1 and H8 is 0.2083 &lt; x &lt; 0.4772 and 0.0976 &lt; x &lt; 0.385, respectively. The interval does not overlap with 0. For this reason, there is a positive relationship. However, it should be noted that the meaning of the interval is limited to the convenience group since the researcher used the convenience sampling method. This is a limitation as this does not allow generalizability.  The effect size is not interpreted by Lin (2007) for managerial practices. It rather states that the independent variables indeed positively affect the independent variable. </w:t>
      </w:r>
    </w:p>
    <w:p w14:paraId="65B2043B" w14:textId="77777777" w:rsidR="00A331D7" w:rsidRPr="00133133" w:rsidRDefault="00D8705E" w:rsidP="00D86B44">
      <w:pPr>
        <w:rPr>
          <w:lang w:val="en-GB"/>
        </w:rPr>
      </w:pPr>
      <w:r w:rsidRPr="00133133">
        <w:rPr>
          <w:noProof/>
          <w:lang w:val="en-GB"/>
        </w:rPr>
        <mc:AlternateContent>
          <mc:Choice Requires="wps">
            <w:drawing>
              <wp:anchor distT="0" distB="0" distL="114300" distR="114300" simplePos="0" relativeHeight="251658249" behindDoc="0" locked="0" layoutInCell="1" allowOverlap="1" wp14:anchorId="6336EDBF" wp14:editId="0A40DA9E">
                <wp:simplePos x="0" y="0"/>
                <wp:positionH relativeFrom="column">
                  <wp:posOffset>0</wp:posOffset>
                </wp:positionH>
                <wp:positionV relativeFrom="paragraph">
                  <wp:posOffset>1972945</wp:posOffset>
                </wp:positionV>
                <wp:extent cx="3696970" cy="635"/>
                <wp:effectExtent l="0" t="0" r="0" b="0"/>
                <wp:wrapNone/>
                <wp:docPr id="1277049798" name="Text Box 1277049798"/>
                <wp:cNvGraphicFramePr/>
                <a:graphic xmlns:a="http://schemas.openxmlformats.org/drawingml/2006/main">
                  <a:graphicData uri="http://schemas.microsoft.com/office/word/2010/wordprocessingShape">
                    <wps:wsp>
                      <wps:cNvSpPr txBox="1"/>
                      <wps:spPr>
                        <a:xfrm>
                          <a:off x="0" y="0"/>
                          <a:ext cx="3696970" cy="635"/>
                        </a:xfrm>
                        <a:prstGeom prst="rect">
                          <a:avLst/>
                        </a:prstGeom>
                        <a:solidFill>
                          <a:prstClr val="white"/>
                        </a:solidFill>
                        <a:ln>
                          <a:noFill/>
                        </a:ln>
                      </wps:spPr>
                      <wps:txbx>
                        <w:txbxContent>
                          <w:p w14:paraId="204E564B" w14:textId="46E41982" w:rsidR="00D8705E" w:rsidRPr="003450E6" w:rsidRDefault="00D8705E" w:rsidP="00D8705E">
                            <w:pPr>
                              <w:pStyle w:val="Caption"/>
                              <w:rPr>
                                <w:rFonts w:ascii="Times New Roman" w:eastAsia="Times New Roman" w:hAnsi="Times New Roman" w:cs="Times New Roman"/>
                                <w:noProof/>
                                <w:sz w:val="24"/>
                                <w:szCs w:val="24"/>
                                <w:lang w:eastAsia="en-GB"/>
                              </w:rPr>
                            </w:pPr>
                            <w:r w:rsidRPr="00D45C95">
                              <w:rPr>
                                <w:rFonts w:ascii="Times New Roman" w:hAnsi="Times New Roman" w:cs="Times New Roman"/>
                              </w:rPr>
                              <w:t xml:space="preserve">Figure </w:t>
                            </w:r>
                            <w:del w:id="2142" w:author="Guus van den Akker" w:date="2020-05-31T13:07:00Z">
                              <w:r w:rsidRPr="00D45C95">
                                <w:rPr>
                                  <w:rFonts w:ascii="Times New Roman" w:hAnsi="Times New Roman" w:cs="Times New Roman"/>
                                </w:rPr>
                                <w:delText>7</w:delText>
                              </w:r>
                            </w:del>
                            <w:ins w:id="2143" w:author="Guus van den Akker" w:date="2020-05-31T13:07:00Z">
                              <w:r w:rsidR="00E7731D">
                                <w:rPr>
                                  <w:rFonts w:ascii="Times New Roman" w:hAnsi="Times New Roman" w:cs="Times New Roman"/>
                                </w:rPr>
                                <w:t>5</w:t>
                              </w:r>
                            </w:ins>
                            <w:r w:rsidRPr="00D45C95">
                              <w:rPr>
                                <w:rFonts w:ascii="Times New Roman" w:hAnsi="Times New Roman" w:cs="Times New Roman"/>
                              </w:rPr>
                              <w:t xml:space="preserve"> – Results hypotheses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6EDBF" id="Text Box 1277049798" o:spid="_x0000_s1092" type="#_x0000_t202" style="position:absolute;left:0;text-align:left;margin-left:0;margin-top:155.35pt;width:291.1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" stroked="f">
                <v:textbox style="mso-fit-shape-to-text:t" inset="0,0,0,0">
                  <w:txbxContent>
                    <w:p w14:paraId="204E564B" w14:textId="46E41982" w:rsidR="00D8705E" w:rsidRPr="003450E6" w:rsidRDefault="00D8705E" w:rsidP="00D8705E">
                      <w:pPr>
                        <w:pStyle w:val="Caption"/>
                        <w:rPr>
                          <w:rFonts w:ascii="Times New Roman" w:eastAsia="Times New Roman" w:hAnsi="Times New Roman" w:cs="Times New Roman"/>
                          <w:noProof/>
                          <w:sz w:val="24"/>
                          <w:szCs w:val="24"/>
                          <w:lang w:eastAsia="en-GB"/>
                        </w:rPr>
                      </w:pPr>
                      <w:r w:rsidRPr="00D45C95">
                        <w:rPr>
                          <w:rFonts w:ascii="Times New Roman" w:hAnsi="Times New Roman" w:cs="Times New Roman"/>
                        </w:rPr>
                        <w:t xml:space="preserve">Figure </w:t>
                      </w:r>
                      <w:del w:id="2144" w:author="Guus van den Akker" w:date="2020-05-31T13:07:00Z">
                        <w:r w:rsidRPr="00D45C95">
                          <w:rPr>
                            <w:rFonts w:ascii="Times New Roman" w:hAnsi="Times New Roman" w:cs="Times New Roman"/>
                          </w:rPr>
                          <w:delText>7</w:delText>
                        </w:r>
                      </w:del>
                      <w:ins w:id="2145" w:author="Guus van den Akker" w:date="2020-05-31T13:07:00Z">
                        <w:r w:rsidR="00E7731D">
                          <w:rPr>
                            <w:rFonts w:ascii="Times New Roman" w:hAnsi="Times New Roman" w:cs="Times New Roman"/>
                          </w:rPr>
                          <w:t>5</w:t>
                        </w:r>
                      </w:ins>
                      <w:r w:rsidRPr="00D45C95">
                        <w:rPr>
                          <w:rFonts w:ascii="Times New Roman" w:hAnsi="Times New Roman" w:cs="Times New Roman"/>
                        </w:rPr>
                        <w:t xml:space="preserve"> – Results hypotheses</w:t>
                      </w:r>
                    </w:p>
                  </w:txbxContent>
                </v:textbox>
              </v:shape>
            </w:pict>
          </mc:Fallback>
        </mc:AlternateContent>
      </w:r>
      <w:r w:rsidRPr="00133133">
        <w:rPr>
          <w:noProof/>
          <w:lang w:val="en-GB"/>
        </w:rPr>
        <w:drawing>
          <wp:anchor distT="0" distB="0" distL="114300" distR="114300" simplePos="0" relativeHeight="251658248" behindDoc="0" locked="0" layoutInCell="1" allowOverlap="1" wp14:anchorId="685ABF8C" wp14:editId="750FA5C1">
            <wp:simplePos x="0" y="0"/>
            <wp:positionH relativeFrom="margin">
              <wp:align>left</wp:align>
            </wp:positionH>
            <wp:positionV relativeFrom="paragraph">
              <wp:posOffset>3175</wp:posOffset>
            </wp:positionV>
            <wp:extent cx="3697163" cy="1912620"/>
            <wp:effectExtent l="0" t="0" r="0" b="0"/>
            <wp:wrapNone/>
            <wp:docPr id="1277049814" name="Picture 12770498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85936" name="C4C774B.tmp"/>
                    <pic:cNvPicPr/>
                  </pic:nvPicPr>
                  <pic:blipFill>
                    <a:blip r:embed="rId51">
                      <a:extLst>
                        <a:ext uri="{28A0092B-C50C-407E-A947-70E740481C1C}">
                          <a14:useLocalDpi xmlns:a14="http://schemas.microsoft.com/office/drawing/2010/main" val="0"/>
                        </a:ext>
                      </a:extLst>
                    </a:blip>
                    <a:stretch>
                      <a:fillRect/>
                    </a:stretch>
                  </pic:blipFill>
                  <pic:spPr>
                    <a:xfrm>
                      <a:off x="0" y="0"/>
                      <a:ext cx="3697163" cy="1912620"/>
                    </a:xfrm>
                    <a:prstGeom prst="rect">
                      <a:avLst/>
                    </a:prstGeom>
                  </pic:spPr>
                </pic:pic>
              </a:graphicData>
            </a:graphic>
            <wp14:sizeRelH relativeFrom="page">
              <wp14:pctWidth>0</wp14:pctWidth>
            </wp14:sizeRelH>
            <wp14:sizeRelV relativeFrom="page">
              <wp14:pctHeight>0</wp14:pctHeight>
            </wp14:sizeRelV>
          </wp:anchor>
        </w:drawing>
      </w:r>
    </w:p>
    <w:p w14:paraId="79594AF5" w14:textId="77777777" w:rsidR="00A331D7" w:rsidRPr="00133133" w:rsidRDefault="00A331D7" w:rsidP="00D86B44">
      <w:pPr>
        <w:rPr>
          <w:lang w:val="en-GB"/>
        </w:rPr>
      </w:pPr>
    </w:p>
    <w:p w14:paraId="719D9F0C" w14:textId="77777777" w:rsidR="00A331D7" w:rsidRPr="00133133" w:rsidRDefault="00A331D7" w:rsidP="00D86B44">
      <w:pPr>
        <w:rPr>
          <w:lang w:val="en-GB"/>
        </w:rPr>
      </w:pPr>
    </w:p>
    <w:p w14:paraId="602B5B36" w14:textId="77777777" w:rsidR="00A331D7" w:rsidRPr="00133133" w:rsidRDefault="00A331D7" w:rsidP="00D86B44">
      <w:pPr>
        <w:rPr>
          <w:lang w:val="en-GB"/>
        </w:rPr>
      </w:pPr>
      <w:r w:rsidRPr="00133133">
        <w:rPr>
          <w:lang w:val="en-GB"/>
        </w:rPr>
        <w:t xml:space="preserve">The study does not explicitly state a causal claim. However, as was noted when discussing the structural model in the article of Pöyry et al. (2013), these models are traditionally used to </w:t>
      </w:r>
      <w:r w:rsidRPr="00133133">
        <w:rPr>
          <w:lang w:val="en-GB"/>
        </w:rPr>
        <w:lastRenderedPageBreak/>
        <w:t>measure causal relationships. The research design was a cross-sectional study, where they at one moment in time conducted a questionnaire. This method has the lowest internal validity concerning causal claims. As a result, the paper also does not generate evidence that can support a causal claim.</w:t>
      </w:r>
    </w:p>
    <w:p w14:paraId="7A570ED7" w14:textId="77777777" w:rsidR="00A331D7" w:rsidRPr="00133133" w:rsidRDefault="00A331D7" w:rsidP="00D86B44">
      <w:pPr>
        <w:rPr>
          <w:lang w:val="en-GB"/>
        </w:rPr>
      </w:pPr>
      <w:r w:rsidRPr="00133133">
        <w:rPr>
          <w:lang w:val="en-GB"/>
        </w:rPr>
        <w:t>One of the managerial implications for virtual community managers is to understand that organizing an offline activity might foster a greater sense of belonging, which might, in turn, increase online participation. Participation is necessary for an online community to be sustainable. One way to do this by facilitating offline communication by members by for example providing email addresses of members who post in a forum.</w:t>
      </w:r>
    </w:p>
    <w:p w14:paraId="78E14158" w14:textId="77777777" w:rsidR="00A331D7" w:rsidRPr="00133133" w:rsidRDefault="00A331D7" w:rsidP="00D86B44">
      <w:pPr>
        <w:rPr>
          <w:lang w:val="en-GB"/>
        </w:rPr>
      </w:pPr>
    </w:p>
    <w:p w14:paraId="7494B4E4" w14:textId="77777777" w:rsidR="00A331D7" w:rsidRPr="00133133" w:rsidRDefault="00A331D7" w:rsidP="00D86B44">
      <w:pPr>
        <w:rPr>
          <w:lang w:val="en-GB"/>
        </w:rPr>
      </w:pPr>
      <w:r w:rsidRPr="00133133">
        <w:rPr>
          <w:lang w:val="en-GB"/>
        </w:rPr>
        <w:t>The theoretical domain in this study is virtual communities. The population is not explicitly stated in the paper, but the sample is taken from a group of very successful virtual communities in Japan. As such, it can be concluded that the population is successful virtual communities in Japan. 20 leaders from these successful virtual communities were asked to randomly distribute questionnaires to community members. Therefore, the sample is a probability sample. In total, 200 members received the survey and 165 were completed, which resulted in a response rate of 82.5%. It is not foreseen that the missing cases would be significantly different from the observed cases and influenced the findings. Paper-based questionnaires have been distributed, so the measurement relies on respondents. It is hard to evaluate the trustworthiness of respondents if the questionnaire is only filled out once.</w:t>
      </w:r>
    </w:p>
    <w:p w14:paraId="07EC8CA3" w14:textId="77777777" w:rsidR="00A331D7" w:rsidRPr="00133133" w:rsidRDefault="00A331D7" w:rsidP="00D86B44">
      <w:pPr>
        <w:rPr>
          <w:lang w:val="en-GB"/>
        </w:rPr>
      </w:pPr>
    </w:p>
    <w:p w14:paraId="18DBFBCB" w14:textId="77777777" w:rsidR="00A331D7" w:rsidRPr="00133133" w:rsidRDefault="00A331D7" w:rsidP="00D86B44">
      <w:pPr>
        <w:rPr>
          <w:b/>
          <w:bCs/>
          <w:lang w:val="en-GB"/>
        </w:rPr>
      </w:pPr>
      <w:r w:rsidRPr="00133133">
        <w:rPr>
          <w:lang w:val="en-GB"/>
        </w:rPr>
        <w:t xml:space="preserve">The measurements are drawn upon the well-validated, theoretically grounded, technology acceptance model (TAM) to examine the independent variables. The model was also validated by conducting a confirmatory factor analysis. All measures were above the threshold. Consequently, the validity of the dependent and independent variables is high. The reliability </w:t>
      </w:r>
      <w:r w:rsidRPr="00133133">
        <w:rPr>
          <w:lang w:val="en-GB"/>
        </w:rPr>
        <w:lastRenderedPageBreak/>
        <w:t xml:space="preserve">of the constructs was tested by composite reliability and the average variance extracted. The composite reliability was higher than the 0.70 thresholds for field research. Also, the extracted variances were higher than the 0.50 threshold. So, the measurements for the dependent and independent variable are considered reliable.  </w:t>
      </w:r>
      <w:r w:rsidRPr="00133133">
        <w:rPr>
          <w:b/>
          <w:bCs/>
          <w:lang w:val="en-GB"/>
        </w:rPr>
        <w:br w:type="page"/>
      </w:r>
    </w:p>
    <w:p w14:paraId="4A576586" w14:textId="77777777" w:rsidR="00A331D7" w:rsidRPr="009F71C5" w:rsidRDefault="00A331D7" w:rsidP="00D86B44">
      <w:pPr>
        <w:rPr>
          <w:u w:val="single"/>
          <w:lang w:val="en-GB"/>
        </w:rPr>
      </w:pPr>
      <w:r w:rsidRPr="009F71C5">
        <w:rPr>
          <w:u w:val="single"/>
          <w:lang w:val="en-GB"/>
        </w:rPr>
        <w:lastRenderedPageBreak/>
        <w:t>Exodus to the real world? Assessing the impact of offline meetups on community participation and social capital (Chen &amp; Cage, 2013)</w:t>
      </w:r>
    </w:p>
    <w:p w14:paraId="15DEAA29" w14:textId="77777777" w:rsidR="00A331D7" w:rsidRPr="00133133" w:rsidRDefault="00A331D7" w:rsidP="00D86B44">
      <w:pPr>
        <w:rPr>
          <w:lang w:val="en-GB"/>
        </w:rPr>
      </w:pPr>
    </w:p>
    <w:p w14:paraId="1A32B0A0" w14:textId="77777777" w:rsidR="00A331D7" w:rsidRPr="00133133" w:rsidRDefault="00A331D7" w:rsidP="00D86B44">
      <w:pPr>
        <w:rPr>
          <w:lang w:val="en-GB"/>
        </w:rPr>
      </w:pPr>
      <w:r w:rsidRPr="00133133">
        <w:rPr>
          <w:lang w:val="en-GB"/>
        </w:rPr>
        <w:t xml:space="preserve">The paper by Chen &amp; Cage </w:t>
      </w:r>
      <w:r w:rsidRPr="00133133">
        <w:rPr>
          <w:lang w:val="en-GB"/>
        </w:rPr>
        <w:softHyphen/>
        <w:t xml:space="preserve">represents a systematic assessment of the impact of meetups on community participation using the bridging and bonding social capital theoretical framework. The paper was published in the </w:t>
      </w:r>
      <w:r w:rsidRPr="00133133">
        <w:rPr>
          <w:i/>
          <w:iCs/>
          <w:lang w:val="en-GB"/>
        </w:rPr>
        <w:t>New Media &amp; Society</w:t>
      </w:r>
      <w:r w:rsidRPr="00133133">
        <w:rPr>
          <w:lang w:val="en-GB"/>
        </w:rPr>
        <w:t xml:space="preserve"> Journal. The study was built on two theoretical frameworks outlined in the literature review. The first concept introduced is social capital which is defined as the resources and benefits obtained through relationships among people. Social capital can be broken down into two categories: bridging and bonding. Bridging results according to the paper from loose ties that bind disparate groups, while bonding results from close connections. The former type of social capital is based on infrequent interactions between individuals from dissimilar social groups. However, the second type is based on frequent and repeated interactions between people from a similar background.</w:t>
      </w:r>
    </w:p>
    <w:p w14:paraId="25AEB9C7" w14:textId="77777777" w:rsidR="00A331D7" w:rsidRPr="00133133" w:rsidRDefault="00A331D7" w:rsidP="00D86B44">
      <w:pPr>
        <w:rPr>
          <w:lang w:val="en-GB"/>
        </w:rPr>
      </w:pPr>
    </w:p>
    <w:p w14:paraId="3B19BDFE" w14:textId="77777777" w:rsidR="00A331D7" w:rsidRPr="00133133" w:rsidRDefault="00D8705E" w:rsidP="00D86B44">
      <w:pPr>
        <w:rPr>
          <w:lang w:val="en-GB"/>
        </w:rPr>
      </w:pPr>
      <w:r w:rsidRPr="00133133">
        <w:rPr>
          <w:noProof/>
          <w:sz w:val="22"/>
          <w:szCs w:val="22"/>
          <w:lang w:val="en-GB"/>
        </w:rPr>
        <mc:AlternateContent>
          <mc:Choice Requires="wps">
            <w:drawing>
              <wp:anchor distT="0" distB="0" distL="114300" distR="114300" simplePos="0" relativeHeight="251658241" behindDoc="0" locked="0" layoutInCell="1" allowOverlap="1" wp14:anchorId="711A5B6A" wp14:editId="7456CC74">
                <wp:simplePos x="0" y="0"/>
                <wp:positionH relativeFrom="column">
                  <wp:posOffset>29845</wp:posOffset>
                </wp:positionH>
                <wp:positionV relativeFrom="paragraph">
                  <wp:posOffset>3966210</wp:posOffset>
                </wp:positionV>
                <wp:extent cx="3505200" cy="635"/>
                <wp:effectExtent l="0" t="0" r="0" b="0"/>
                <wp:wrapNone/>
                <wp:docPr id="1277049799" name="Text Box 1277049799"/>
                <wp:cNvGraphicFramePr/>
                <a:graphic xmlns:a="http://schemas.openxmlformats.org/drawingml/2006/main">
                  <a:graphicData uri="http://schemas.microsoft.com/office/word/2010/wordprocessingShape">
                    <wps:wsp>
                      <wps:cNvSpPr txBox="1"/>
                      <wps:spPr>
                        <a:xfrm>
                          <a:off x="0" y="0"/>
                          <a:ext cx="3505200" cy="635"/>
                        </a:xfrm>
                        <a:prstGeom prst="rect">
                          <a:avLst/>
                        </a:prstGeom>
                        <a:solidFill>
                          <a:prstClr val="white"/>
                        </a:solidFill>
                        <a:ln>
                          <a:noFill/>
                        </a:ln>
                      </wps:spPr>
                      <wps:txbx>
                        <w:txbxContent>
                          <w:p w14:paraId="628AA68D" w14:textId="71AC51F6" w:rsidR="00D8705E" w:rsidRPr="00D9046D" w:rsidRDefault="00D8705E" w:rsidP="00D8705E">
                            <w:pPr>
                              <w:pStyle w:val="Caption"/>
                              <w:rPr>
                                <w:rFonts w:ascii="Times New Roman" w:hAnsi="Times New Roman" w:cs="Times New Roman"/>
                                <w:noProof/>
                                <w:sz w:val="24"/>
                                <w:szCs w:val="24"/>
                              </w:rPr>
                            </w:pPr>
                            <w:r w:rsidRPr="00A41341">
                              <w:rPr>
                                <w:rFonts w:ascii="Times New Roman" w:hAnsi="Times New Roman" w:cs="Times New Roman"/>
                              </w:rPr>
                              <w:t xml:space="preserve">Figure </w:t>
                            </w:r>
                            <w:del w:id="2146" w:author="Guus van den Akker" w:date="2020-05-31T13:07:00Z">
                              <w:r w:rsidRPr="00A41341">
                                <w:rPr>
                                  <w:rFonts w:ascii="Times New Roman" w:hAnsi="Times New Roman" w:cs="Times New Roman"/>
                                </w:rPr>
                                <w:delText>8</w:delText>
                              </w:r>
                            </w:del>
                            <w:ins w:id="2147" w:author="Guus van den Akker" w:date="2020-05-31T13:07:00Z">
                              <w:r w:rsidR="00265911">
                                <w:rPr>
                                  <w:rFonts w:ascii="Times New Roman" w:hAnsi="Times New Roman" w:cs="Times New Roman"/>
                                </w:rPr>
                                <w:t>6</w:t>
                              </w:r>
                            </w:ins>
                            <w:r w:rsidRPr="00A41341">
                              <w:rPr>
                                <w:rFonts w:ascii="Times New Roman" w:hAnsi="Times New Roman" w:cs="Times New Roman"/>
                              </w:rPr>
                              <w:t xml:space="preserve"> – Brokerage and Closure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A5B6A" id="Text Box 1277049799" o:spid="_x0000_s1093" type="#_x0000_t202" style="position:absolute;left:0;text-align:left;margin-left:2.35pt;margin-top:312.3pt;width:276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" stroked="f">
                <v:textbox style="mso-fit-shape-to-text:t" inset="0,0,0,0">
                  <w:txbxContent>
                    <w:p w14:paraId="628AA68D" w14:textId="71AC51F6" w:rsidR="00D8705E" w:rsidRPr="00D9046D" w:rsidRDefault="00D8705E" w:rsidP="00D8705E">
                      <w:pPr>
                        <w:pStyle w:val="Caption"/>
                        <w:rPr>
                          <w:rFonts w:ascii="Times New Roman" w:hAnsi="Times New Roman" w:cs="Times New Roman"/>
                          <w:noProof/>
                          <w:sz w:val="24"/>
                          <w:szCs w:val="24"/>
                        </w:rPr>
                      </w:pPr>
                      <w:r w:rsidRPr="00A41341">
                        <w:rPr>
                          <w:rFonts w:ascii="Times New Roman" w:hAnsi="Times New Roman" w:cs="Times New Roman"/>
                        </w:rPr>
                        <w:t xml:space="preserve">Figure </w:t>
                      </w:r>
                      <w:del w:id="2148" w:author="Guus van den Akker" w:date="2020-05-31T13:07:00Z">
                        <w:r w:rsidRPr="00A41341">
                          <w:rPr>
                            <w:rFonts w:ascii="Times New Roman" w:hAnsi="Times New Roman" w:cs="Times New Roman"/>
                          </w:rPr>
                          <w:delText>8</w:delText>
                        </w:r>
                      </w:del>
                      <w:ins w:id="2149" w:author="Guus van den Akker" w:date="2020-05-31T13:07:00Z">
                        <w:r w:rsidR="00265911">
                          <w:rPr>
                            <w:rFonts w:ascii="Times New Roman" w:hAnsi="Times New Roman" w:cs="Times New Roman"/>
                          </w:rPr>
                          <w:t>6</w:t>
                        </w:r>
                      </w:ins>
                      <w:r w:rsidRPr="00A41341">
                        <w:rPr>
                          <w:rFonts w:ascii="Times New Roman" w:hAnsi="Times New Roman" w:cs="Times New Roman"/>
                        </w:rPr>
                        <w:t xml:space="preserve"> – Brokerage and Closure</w:t>
                      </w:r>
                    </w:p>
                  </w:txbxContent>
                </v:textbox>
              </v:shape>
            </w:pict>
          </mc:Fallback>
        </mc:AlternateContent>
      </w:r>
      <w:r w:rsidRPr="00133133">
        <w:rPr>
          <w:noProof/>
          <w:lang w:val="en-GB"/>
        </w:rPr>
        <w:drawing>
          <wp:anchor distT="0" distB="0" distL="114300" distR="114300" simplePos="0" relativeHeight="251658240" behindDoc="0" locked="0" layoutInCell="1" allowOverlap="1" wp14:anchorId="61E554F9" wp14:editId="40EE7B59">
            <wp:simplePos x="0" y="0"/>
            <wp:positionH relativeFrom="column">
              <wp:posOffset>29845</wp:posOffset>
            </wp:positionH>
            <wp:positionV relativeFrom="paragraph">
              <wp:posOffset>2065020</wp:posOffset>
            </wp:positionV>
            <wp:extent cx="3505200" cy="1844040"/>
            <wp:effectExtent l="0" t="0" r="0" b="3810"/>
            <wp:wrapNone/>
            <wp:docPr id="1277049815" name="Picture 127704981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12036" name="0C47EB4.tmp"/>
                    <pic:cNvPicPr/>
                  </pic:nvPicPr>
                  <pic:blipFill>
                    <a:blip r:embed="rId52">
                      <a:extLst>
                        <a:ext uri="{28A0092B-C50C-407E-A947-70E740481C1C}">
                          <a14:useLocalDpi xmlns:a14="http://schemas.microsoft.com/office/drawing/2010/main" val="0"/>
                        </a:ext>
                      </a:extLst>
                    </a:blip>
                    <a:stretch>
                      <a:fillRect/>
                    </a:stretch>
                  </pic:blipFill>
                  <pic:spPr>
                    <a:xfrm>
                      <a:off x="0" y="0"/>
                      <a:ext cx="3505200" cy="1844040"/>
                    </a:xfrm>
                    <a:prstGeom prst="rect">
                      <a:avLst/>
                    </a:prstGeom>
                  </pic:spPr>
                </pic:pic>
              </a:graphicData>
            </a:graphic>
            <wp14:sizeRelH relativeFrom="page">
              <wp14:pctWidth>0</wp14:pctWidth>
            </wp14:sizeRelH>
            <wp14:sizeRelV relativeFrom="page">
              <wp14:pctHeight>0</wp14:pctHeight>
            </wp14:sizeRelV>
          </wp:anchor>
        </w:drawing>
      </w:r>
      <w:r w:rsidR="00A331D7" w:rsidRPr="00133133">
        <w:rPr>
          <w:lang w:val="en-GB"/>
        </w:rPr>
        <w:t>The second framework that is essential to understand and interpret the paper's results is the notion of different social structures: brokerage and closure. Brokers refer to a connection that is built between people via a third person that would otherwise not have existed. On the contrary, closure occurs when the third person connects to others who are already connected among themselves without the interference of the third party. This principle is illustrated in the picture below.</w:t>
      </w:r>
    </w:p>
    <w:p w14:paraId="659A83AD" w14:textId="77777777" w:rsidR="00A331D7" w:rsidRPr="00133133" w:rsidRDefault="00A331D7" w:rsidP="00D86B44">
      <w:pPr>
        <w:rPr>
          <w:lang w:val="en-GB"/>
        </w:rPr>
      </w:pPr>
      <w:r w:rsidRPr="00133133">
        <w:rPr>
          <w:lang w:val="en-GB"/>
        </w:rPr>
        <w:br w:type="page"/>
      </w:r>
    </w:p>
    <w:p w14:paraId="73BA6BD8" w14:textId="77777777" w:rsidR="00A331D7" w:rsidRPr="00133133" w:rsidRDefault="00A331D7" w:rsidP="00D86B44">
      <w:pPr>
        <w:rPr>
          <w:lang w:val="en-GB"/>
        </w:rPr>
      </w:pPr>
      <w:r w:rsidRPr="00133133">
        <w:rPr>
          <w:lang w:val="en-GB"/>
        </w:rPr>
        <w:lastRenderedPageBreak/>
        <w:t xml:space="preserve">The authors introduced two hypotheses in their paper, which are both relevant for our thesis. The first hypothesis (H1) states that meetup attendees are more likely to lose bridging social capital after attending a meetup, compared to non-attendees. Furthermore, the second hypothesis (H2) suggests that meetup attendees are more likely to increase their bonding social capital after attending a meetup, compared to non-attendees. The independent variable in both hypotheses is whether a community member attended an offline meetup. In H1 the dependent variable is the strength of bridging social capital and in H2 the strength of bonding social capital. </w:t>
      </w:r>
    </w:p>
    <w:p w14:paraId="51C8422A" w14:textId="77777777" w:rsidR="00A331D7" w:rsidRPr="00133133" w:rsidRDefault="00A331D7" w:rsidP="00D86B44">
      <w:pPr>
        <w:rPr>
          <w:lang w:val="en-GB"/>
        </w:rPr>
      </w:pPr>
    </w:p>
    <w:p w14:paraId="0A9F397A" w14:textId="77777777" w:rsidR="00A331D7" w:rsidRPr="00133133" w:rsidRDefault="00A331D7" w:rsidP="00D86B44">
      <w:pPr>
        <w:rPr>
          <w:lang w:val="en-GB"/>
        </w:rPr>
      </w:pPr>
      <w:r w:rsidRPr="00133133">
        <w:rPr>
          <w:lang w:val="en-GB"/>
        </w:rPr>
        <w:t>The unit of analysis in the study is the same as the focal unit in the hypothesis, individual members of a community. The independent variable was measured using a dichotomous variable. When a user attended a meetup, this was registered as attended = 1. The dependent variable in H1, strength of bridging social capital, was measured by network brokerage and the dependent variable in H2, the strength of bonding social capital, was measured by network closure. Therefore, the dependent variables are structurally operationalized as brokerage and closure following the procedure used in previous research papers. As a result, the independent and dependent variable formulated in the hypotheses, are measured in the study.</w:t>
      </w:r>
    </w:p>
    <w:p w14:paraId="196CA63C" w14:textId="77777777" w:rsidR="00A331D7" w:rsidRPr="00133133" w:rsidRDefault="00A331D7" w:rsidP="00D86B44">
      <w:pPr>
        <w:rPr>
          <w:lang w:val="en-GB"/>
        </w:rPr>
      </w:pPr>
    </w:p>
    <w:p w14:paraId="78320603" w14:textId="77777777" w:rsidR="00A331D7" w:rsidRPr="00133133" w:rsidRDefault="00A331D7" w:rsidP="00D86B44">
      <w:pPr>
        <w:rPr>
          <w:lang w:val="en-GB"/>
        </w:rPr>
      </w:pPr>
      <w:r w:rsidRPr="00133133">
        <w:rPr>
          <w:lang w:val="en-GB"/>
        </w:rPr>
        <w:t xml:space="preserve">The study used data from </w:t>
      </w:r>
      <w:r w:rsidRPr="00133133">
        <w:rPr>
          <w:i/>
          <w:iCs/>
          <w:lang w:val="en-GB"/>
        </w:rPr>
        <w:t>Galactic Watercooler</w:t>
      </w:r>
      <w:r w:rsidRPr="00133133">
        <w:rPr>
          <w:lang w:val="en-GB"/>
        </w:rPr>
        <w:t xml:space="preserve"> (GWC), a public forum for podcast listeners of the science fiction television show Battlestar Galactica from September 2007 until September 2011. The data included tables including information about users, posts and pmtext. Within the four-year time frame of the data, there were four meetups and comparisons were made based on pre- and post-meetup observations. </w:t>
      </w:r>
    </w:p>
    <w:p w14:paraId="321DA677" w14:textId="77777777" w:rsidR="00A331D7" w:rsidRPr="00133133" w:rsidRDefault="00A331D7" w:rsidP="00D86B44">
      <w:pPr>
        <w:rPr>
          <w:lang w:val="en-GB"/>
        </w:rPr>
      </w:pPr>
    </w:p>
    <w:p w14:paraId="3687E2FF" w14:textId="2436DEAD" w:rsidR="00A331D7" w:rsidRPr="00133133" w:rsidRDefault="00A331D7" w:rsidP="00D86B44">
      <w:pPr>
        <w:rPr>
          <w:ins w:id="2150" w:author="Guus van den Akker" w:date="2020-05-31T13:08:00Z"/>
          <w:lang w:val="en-GB"/>
        </w:rPr>
      </w:pPr>
      <w:r w:rsidRPr="00133133">
        <w:rPr>
          <w:lang w:val="en-GB"/>
        </w:rPr>
        <w:lastRenderedPageBreak/>
        <w:t xml:space="preserve">After </w:t>
      </w:r>
      <w:r w:rsidR="003A4893" w:rsidRPr="00133133">
        <w:rPr>
          <w:lang w:val="en-GB"/>
        </w:rPr>
        <w:t>analysing</w:t>
      </w:r>
      <w:r w:rsidRPr="00133133">
        <w:rPr>
          <w:lang w:val="en-GB"/>
        </w:rPr>
        <w:t xml:space="preserve"> the data, H1 was supported as attendees shrank their bridging social capital more (vs non-attendees) since their effective network size decreased (B = -9.253, p &lt; .001; B = -22.856, p &lt; .001; B = -19.892, p &lt; .001). Moreover, H2 is supported as well, as meetup attendees (vs non-attendees) were more likely to form closed networks after each meetup (B = 12.615, p &lt; .001; B = 24.086, p &lt; .001; B = 17.467, p &lt; .001). These effect sizes correctly represent a relationship between the dependent and independent variable formulated in the hypothesis and are unstandardized as they represent the original unit of the variable (effective network size). Chen and Cage interpreted the data as follows: meetups tend to decrease attendees' bridging social capital while increasing their bonding social capital. These interpretations seem to look fair after reading their analysis.</w:t>
      </w:r>
    </w:p>
    <w:p w14:paraId="68096B43" w14:textId="474426E5" w:rsidR="003B7B1A" w:rsidRPr="00133133" w:rsidRDefault="003B7B1A" w:rsidP="00D86B44">
      <w:pPr>
        <w:rPr>
          <w:lang w:val="en-GB"/>
        </w:rPr>
      </w:pPr>
      <w:r w:rsidRPr="00133133">
        <w:rPr>
          <w:noProof/>
          <w:lang w:val="en-GB"/>
        </w:rPr>
        <mc:AlternateContent>
          <mc:Choice Requires="wps">
            <w:drawing>
              <wp:anchor distT="0" distB="0" distL="114300" distR="114300" simplePos="0" relativeHeight="251658244" behindDoc="0" locked="0" layoutInCell="1" allowOverlap="1" wp14:anchorId="09D600AC" wp14:editId="17FECCE4">
                <wp:simplePos x="0" y="0"/>
                <wp:positionH relativeFrom="margin">
                  <wp:align>left</wp:align>
                </wp:positionH>
                <wp:positionV relativeFrom="paragraph">
                  <wp:posOffset>9525</wp:posOffset>
                </wp:positionV>
                <wp:extent cx="4200525" cy="635"/>
                <wp:effectExtent l="0" t="0" r="9525" b="0"/>
                <wp:wrapNone/>
                <wp:docPr id="1277049800" name="Text Box 1277049800"/>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wps:spPr>
                      <wps:txbx>
                        <w:txbxContent>
                          <w:p w14:paraId="1C079EB2" w14:textId="77777777" w:rsidR="00D8705E" w:rsidRPr="00A41341" w:rsidRDefault="00D8705E" w:rsidP="00D8705E">
                            <w:pPr>
                              <w:pStyle w:val="Caption"/>
                              <w:rPr>
                                <w:rFonts w:ascii="Times New Roman" w:hAnsi="Times New Roman" w:cs="Times New Roman"/>
                                <w:noProof/>
                                <w:sz w:val="24"/>
                                <w:szCs w:val="24"/>
                              </w:rPr>
                            </w:pPr>
                            <w:del w:id="2151" w:author="Guus van den Akker" w:date="2020-05-31T13:08:00Z">
                              <w:r w:rsidRPr="00A41341" w:rsidDel="003B7B1A">
                                <w:rPr>
                                  <w:rFonts w:ascii="Times New Roman" w:hAnsi="Times New Roman" w:cs="Times New Roman"/>
                                </w:rPr>
                                <w:delText xml:space="preserve">Figure </w:delText>
                              </w:r>
                            </w:del>
                            <w:ins w:id="2152" w:author="Guus van den Akker" w:date="2020-05-31T13:08:00Z">
                              <w:r w:rsidR="003B7B1A">
                                <w:rPr>
                                  <w:rFonts w:ascii="Times New Roman" w:hAnsi="Times New Roman" w:cs="Times New Roman"/>
                                </w:rPr>
                                <w:t xml:space="preserve">Table 2 </w:t>
                              </w:r>
                            </w:ins>
                            <w:del w:id="2153" w:author="Guus van den Akker" w:date="2020-05-31T13:08:00Z">
                              <w:r w:rsidRPr="00A41341" w:rsidDel="003B7B1A">
                                <w:rPr>
                                  <w:rFonts w:ascii="Times New Roman" w:hAnsi="Times New Roman" w:cs="Times New Roman"/>
                                </w:rPr>
                                <w:delText>9</w:delText>
                              </w:r>
                            </w:del>
                            <w:r w:rsidRPr="00A41341">
                              <w:rPr>
                                <w:rFonts w:ascii="Times New Roman" w:hAnsi="Times New Roman" w:cs="Times New Roman"/>
                              </w:rPr>
                              <w:t xml:space="preserve"> - Regressions models predicting the change of bridging social capital after meetups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D600AC" id="Text Box 1277049800" o:spid="_x0000_s1094" type="#_x0000_t202" style="position:absolute;left:0;text-align:left;margin-left:0;margin-top:.75pt;width:330.75pt;height:.05pt;z-index:2516582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" stroked="f">
                <v:textbox style="mso-fit-shape-to-text:t" inset="0,0,0,0">
                  <w:txbxContent>
                    <w:p w14:paraId="1C079EB2" w14:textId="77777777" w:rsidR="00D8705E" w:rsidRPr="00A41341" w:rsidRDefault="00D8705E" w:rsidP="00D8705E">
                      <w:pPr>
                        <w:pStyle w:val="Caption"/>
                        <w:rPr>
                          <w:rFonts w:ascii="Times New Roman" w:hAnsi="Times New Roman" w:cs="Times New Roman"/>
                          <w:noProof/>
                          <w:sz w:val="24"/>
                          <w:szCs w:val="24"/>
                        </w:rPr>
                      </w:pPr>
                      <w:del w:id="2154" w:author="Guus van den Akker" w:date="2020-05-31T13:08:00Z">
                        <w:r w:rsidRPr="00A41341" w:rsidDel="003B7B1A">
                          <w:rPr>
                            <w:rFonts w:ascii="Times New Roman" w:hAnsi="Times New Roman" w:cs="Times New Roman"/>
                          </w:rPr>
                          <w:delText xml:space="preserve">Figure </w:delText>
                        </w:r>
                      </w:del>
                      <w:ins w:id="2155" w:author="Guus van den Akker" w:date="2020-05-31T13:08:00Z">
                        <w:r w:rsidR="003B7B1A">
                          <w:rPr>
                            <w:rFonts w:ascii="Times New Roman" w:hAnsi="Times New Roman" w:cs="Times New Roman"/>
                          </w:rPr>
                          <w:t xml:space="preserve">Table 2 </w:t>
                        </w:r>
                      </w:ins>
                      <w:del w:id="2156" w:author="Guus van den Akker" w:date="2020-05-31T13:08:00Z">
                        <w:r w:rsidRPr="00A41341" w:rsidDel="003B7B1A">
                          <w:rPr>
                            <w:rFonts w:ascii="Times New Roman" w:hAnsi="Times New Roman" w:cs="Times New Roman"/>
                          </w:rPr>
                          <w:delText>9</w:delText>
                        </w:r>
                      </w:del>
                      <w:r w:rsidRPr="00A41341">
                        <w:rPr>
                          <w:rFonts w:ascii="Times New Roman" w:hAnsi="Times New Roman" w:cs="Times New Roman"/>
                        </w:rPr>
                        <w:t xml:space="preserve"> - Regressions models predicting the change of bridging social capital after meetups</w:t>
                      </w:r>
                    </w:p>
                  </w:txbxContent>
                </v:textbox>
                <w10:wrap anchorx="margin"/>
              </v:shape>
            </w:pict>
          </mc:Fallback>
        </mc:AlternateContent>
      </w:r>
    </w:p>
    <w:p w14:paraId="161C1A38" w14:textId="200E352B" w:rsidR="00D8705E" w:rsidRPr="00133133" w:rsidRDefault="00D8705E" w:rsidP="00D8705E">
      <w:pPr>
        <w:rPr>
          <w:lang w:val="en-GB"/>
        </w:rPr>
      </w:pPr>
      <w:r w:rsidRPr="00133133">
        <w:rPr>
          <w:noProof/>
          <w:lang w:val="en-GB"/>
        </w:rPr>
        <w:drawing>
          <wp:anchor distT="0" distB="0" distL="114300" distR="114300" simplePos="0" relativeHeight="251658242" behindDoc="0" locked="0" layoutInCell="1" allowOverlap="1" wp14:anchorId="4761029E" wp14:editId="25070C37">
            <wp:simplePos x="0" y="0"/>
            <wp:positionH relativeFrom="margin">
              <wp:align>left</wp:align>
            </wp:positionH>
            <wp:positionV relativeFrom="paragraph">
              <wp:posOffset>8255</wp:posOffset>
            </wp:positionV>
            <wp:extent cx="3794411" cy="1743075"/>
            <wp:effectExtent l="0" t="0" r="0" b="0"/>
            <wp:wrapNone/>
            <wp:docPr id="1277049816" name="Picture 12770498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20977" name="0C456AE.tmp"/>
                    <pic:cNvPicPr/>
                  </pic:nvPicPr>
                  <pic:blipFill>
                    <a:blip r:embed="rId53">
                      <a:extLst>
                        <a:ext uri="{28A0092B-C50C-407E-A947-70E740481C1C}">
                          <a14:useLocalDpi xmlns:a14="http://schemas.microsoft.com/office/drawing/2010/main" val="0"/>
                        </a:ext>
                      </a:extLst>
                    </a:blip>
                    <a:stretch>
                      <a:fillRect/>
                    </a:stretch>
                  </pic:blipFill>
                  <pic:spPr>
                    <a:xfrm>
                      <a:off x="0" y="0"/>
                      <a:ext cx="3794411" cy="1743075"/>
                    </a:xfrm>
                    <a:prstGeom prst="rect">
                      <a:avLst/>
                    </a:prstGeom>
                  </pic:spPr>
                </pic:pic>
              </a:graphicData>
            </a:graphic>
            <wp14:sizeRelH relativeFrom="page">
              <wp14:pctWidth>0</wp14:pctWidth>
            </wp14:sizeRelH>
            <wp14:sizeRelV relativeFrom="page">
              <wp14:pctHeight>0</wp14:pctHeight>
            </wp14:sizeRelV>
          </wp:anchor>
        </w:drawing>
      </w:r>
    </w:p>
    <w:p w14:paraId="4F26980E" w14:textId="4FE3CF0F" w:rsidR="00D8705E" w:rsidRPr="00133133" w:rsidRDefault="00D8705E" w:rsidP="00D8705E">
      <w:pPr>
        <w:rPr>
          <w:lang w:val="en-GB"/>
        </w:rPr>
      </w:pPr>
    </w:p>
    <w:p w14:paraId="16A43664" w14:textId="77777777" w:rsidR="00D8705E" w:rsidRPr="00133133" w:rsidRDefault="00D8705E" w:rsidP="00D8705E">
      <w:pPr>
        <w:rPr>
          <w:lang w:val="en-GB"/>
        </w:rPr>
      </w:pPr>
    </w:p>
    <w:p w14:paraId="34C763FC" w14:textId="0D93767E" w:rsidR="00D8705E" w:rsidRPr="00133133" w:rsidRDefault="00D8705E" w:rsidP="00D8705E">
      <w:pPr>
        <w:rPr>
          <w:lang w:val="en-GB"/>
        </w:rPr>
      </w:pPr>
    </w:p>
    <w:p w14:paraId="6053833A" w14:textId="0CAF9718" w:rsidR="00D8705E" w:rsidRPr="00133133" w:rsidRDefault="00D8705E" w:rsidP="00D8705E">
      <w:pPr>
        <w:rPr>
          <w:lang w:val="en-GB"/>
        </w:rPr>
      </w:pPr>
    </w:p>
    <w:p w14:paraId="7EDE2940" w14:textId="652741B9" w:rsidR="00D8705E" w:rsidRPr="00133133" w:rsidRDefault="00D8705E" w:rsidP="00D8705E">
      <w:pPr>
        <w:rPr>
          <w:lang w:val="en-GB"/>
        </w:rPr>
      </w:pPr>
    </w:p>
    <w:p w14:paraId="2BE16CA5" w14:textId="0EE3199E" w:rsidR="00D8705E" w:rsidRPr="00133133" w:rsidRDefault="003B7B1A" w:rsidP="00D8705E">
      <w:pPr>
        <w:rPr>
          <w:lang w:val="en-GB"/>
        </w:rPr>
      </w:pPr>
      <w:r w:rsidRPr="00133133">
        <w:rPr>
          <w:noProof/>
          <w:lang w:val="en-GB"/>
        </w:rPr>
        <mc:AlternateContent>
          <mc:Choice Requires="wps">
            <w:drawing>
              <wp:anchor distT="0" distB="0" distL="114300" distR="114300" simplePos="0" relativeHeight="251658245" behindDoc="0" locked="0" layoutInCell="1" allowOverlap="1" wp14:anchorId="4EA13F6F" wp14:editId="1A6C551A">
                <wp:simplePos x="0" y="0"/>
                <wp:positionH relativeFrom="margin">
                  <wp:align>left</wp:align>
                </wp:positionH>
                <wp:positionV relativeFrom="paragraph">
                  <wp:posOffset>8255</wp:posOffset>
                </wp:positionV>
                <wp:extent cx="4297680" cy="266065"/>
                <wp:effectExtent l="0" t="0" r="7620" b="635"/>
                <wp:wrapNone/>
                <wp:docPr id="1277049801" name="Text Box 1277049801"/>
                <wp:cNvGraphicFramePr/>
                <a:graphic xmlns:a="http://schemas.openxmlformats.org/drawingml/2006/main">
                  <a:graphicData uri="http://schemas.microsoft.com/office/word/2010/wordprocessingShape">
                    <wps:wsp>
                      <wps:cNvSpPr txBox="1"/>
                      <wps:spPr>
                        <a:xfrm>
                          <a:off x="0" y="0"/>
                          <a:ext cx="4297680" cy="266065"/>
                        </a:xfrm>
                        <a:prstGeom prst="rect">
                          <a:avLst/>
                        </a:prstGeom>
                        <a:solidFill>
                          <a:prstClr val="white"/>
                        </a:solidFill>
                        <a:ln>
                          <a:noFill/>
                        </a:ln>
                      </wps:spPr>
                      <wps:txbx>
                        <w:txbxContent>
                          <w:p w14:paraId="57B67CEB" w14:textId="77777777" w:rsidR="00D8705E" w:rsidRPr="00A41341" w:rsidRDefault="003B7B1A" w:rsidP="00D8705E">
                            <w:pPr>
                              <w:pStyle w:val="Caption"/>
                              <w:rPr>
                                <w:rFonts w:ascii="Times New Roman" w:hAnsi="Times New Roman" w:cs="Times New Roman"/>
                                <w:noProof/>
                                <w:sz w:val="24"/>
                                <w:szCs w:val="24"/>
                              </w:rPr>
                            </w:pPr>
                            <w:ins w:id="2157" w:author="Guus van den Akker" w:date="2020-05-31T13:08:00Z">
                              <w:r>
                                <w:rPr>
                                  <w:rFonts w:ascii="Times New Roman" w:hAnsi="Times New Roman" w:cs="Times New Roman"/>
                                </w:rPr>
                                <w:t>Table 3</w:t>
                              </w:r>
                            </w:ins>
                            <w:del w:id="2158" w:author="Guus van den Akker" w:date="2020-05-31T13:08:00Z">
                              <w:r w:rsidR="00D8705E" w:rsidRPr="00A41341" w:rsidDel="003B7B1A">
                                <w:rPr>
                                  <w:rFonts w:ascii="Times New Roman" w:hAnsi="Times New Roman" w:cs="Times New Roman"/>
                                </w:rPr>
                                <w:delText>Figure 10</w:delText>
                              </w:r>
                            </w:del>
                            <w:r w:rsidR="00D8705E" w:rsidRPr="00A41341">
                              <w:rPr>
                                <w:rFonts w:ascii="Times New Roman" w:hAnsi="Times New Roman" w:cs="Times New Roman"/>
                              </w:rPr>
                              <w:t xml:space="preserve"> -  Regressions models predicting the change of bonding social capital after meetups</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4EA13F6F" id="Text Box 1277049801" o:spid="_x0000_s1095" type="#_x0000_t202" style="position:absolute;left:0;text-align:left;margin-left:0;margin-top:.65pt;width:338.4pt;height:20.95pt;z-index:25165824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" stroked="f">
                <v:textbox inset="0,0,0,0">
                  <w:txbxContent>
                    <w:p w14:paraId="57B67CEB" w14:textId="77777777" w:rsidR="00D8705E" w:rsidRPr="00A41341" w:rsidRDefault="003B7B1A" w:rsidP="00D8705E">
                      <w:pPr>
                        <w:pStyle w:val="Caption"/>
                        <w:rPr>
                          <w:rFonts w:ascii="Times New Roman" w:hAnsi="Times New Roman" w:cs="Times New Roman"/>
                          <w:noProof/>
                          <w:sz w:val="24"/>
                          <w:szCs w:val="24"/>
                        </w:rPr>
                      </w:pPr>
                      <w:ins w:id="2159" w:author="Guus van den Akker" w:date="2020-05-31T13:08:00Z">
                        <w:r>
                          <w:rPr>
                            <w:rFonts w:ascii="Times New Roman" w:hAnsi="Times New Roman" w:cs="Times New Roman"/>
                          </w:rPr>
                          <w:t>Table 3</w:t>
                        </w:r>
                      </w:ins>
                      <w:del w:id="2160" w:author="Guus van den Akker" w:date="2020-05-31T13:08:00Z">
                        <w:r w:rsidR="00D8705E" w:rsidRPr="00A41341" w:rsidDel="003B7B1A">
                          <w:rPr>
                            <w:rFonts w:ascii="Times New Roman" w:hAnsi="Times New Roman" w:cs="Times New Roman"/>
                          </w:rPr>
                          <w:delText>Figure 10</w:delText>
                        </w:r>
                      </w:del>
                      <w:r w:rsidR="00D8705E" w:rsidRPr="00A41341">
                        <w:rPr>
                          <w:rFonts w:ascii="Times New Roman" w:hAnsi="Times New Roman" w:cs="Times New Roman"/>
                        </w:rPr>
                        <w:t xml:space="preserve"> -  Regressions models predicting the change of bonding social capital after meetups</w:t>
                      </w:r>
                    </w:p>
                  </w:txbxContent>
                </v:textbox>
                <w10:wrap anchorx="margin"/>
              </v:shape>
            </w:pict>
          </mc:Fallback>
        </mc:AlternateContent>
      </w:r>
      <w:r w:rsidR="00D8705E" w:rsidRPr="00133133">
        <w:rPr>
          <w:noProof/>
          <w:lang w:val="en-GB"/>
        </w:rPr>
        <w:drawing>
          <wp:anchor distT="0" distB="0" distL="114300" distR="114300" simplePos="0" relativeHeight="251658243" behindDoc="0" locked="0" layoutInCell="1" allowOverlap="1" wp14:anchorId="67F083F7" wp14:editId="490985FC">
            <wp:simplePos x="0" y="0"/>
            <wp:positionH relativeFrom="margin">
              <wp:align>left</wp:align>
            </wp:positionH>
            <wp:positionV relativeFrom="paragraph">
              <wp:posOffset>312420</wp:posOffset>
            </wp:positionV>
            <wp:extent cx="3752850" cy="1501140"/>
            <wp:effectExtent l="0" t="0" r="0" b="3810"/>
            <wp:wrapNone/>
            <wp:docPr id="1277049817" name="Picture 12770498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19128" name="0C4E543.tmp"/>
                    <pic:cNvPicPr/>
                  </pic:nvPicPr>
                  <pic:blipFill>
                    <a:blip r:embed="rId54">
                      <a:extLst>
                        <a:ext uri="{28A0092B-C50C-407E-A947-70E740481C1C}">
                          <a14:useLocalDpi xmlns:a14="http://schemas.microsoft.com/office/drawing/2010/main" val="0"/>
                        </a:ext>
                      </a:extLst>
                    </a:blip>
                    <a:stretch>
                      <a:fillRect/>
                    </a:stretch>
                  </pic:blipFill>
                  <pic:spPr>
                    <a:xfrm>
                      <a:off x="0" y="0"/>
                      <a:ext cx="3752850" cy="1501140"/>
                    </a:xfrm>
                    <a:prstGeom prst="rect">
                      <a:avLst/>
                    </a:prstGeom>
                  </pic:spPr>
                </pic:pic>
              </a:graphicData>
            </a:graphic>
            <wp14:sizeRelH relativeFrom="page">
              <wp14:pctWidth>0</wp14:pctWidth>
            </wp14:sizeRelH>
            <wp14:sizeRelV relativeFrom="page">
              <wp14:pctHeight>0</wp14:pctHeight>
            </wp14:sizeRelV>
          </wp:anchor>
        </w:drawing>
      </w:r>
    </w:p>
    <w:p w14:paraId="0211BB1B" w14:textId="2E562461" w:rsidR="00D8705E" w:rsidRPr="00133133" w:rsidRDefault="00D8705E" w:rsidP="00D8705E">
      <w:pPr>
        <w:rPr>
          <w:lang w:val="en-GB"/>
        </w:rPr>
      </w:pPr>
    </w:p>
    <w:p w14:paraId="7D43A105" w14:textId="5A75048C" w:rsidR="00D8705E" w:rsidRPr="00133133" w:rsidRDefault="00D8705E" w:rsidP="00D8705E">
      <w:pPr>
        <w:rPr>
          <w:lang w:val="en-GB"/>
        </w:rPr>
      </w:pPr>
    </w:p>
    <w:p w14:paraId="26852F16" w14:textId="2D4326F3" w:rsidR="00D8705E" w:rsidRPr="00133133" w:rsidRDefault="00D8705E" w:rsidP="00D8705E">
      <w:pPr>
        <w:rPr>
          <w:lang w:val="en-GB"/>
        </w:rPr>
      </w:pPr>
    </w:p>
    <w:p w14:paraId="5E6C298B" w14:textId="70DB08B2" w:rsidR="00D8705E" w:rsidRPr="00133133" w:rsidRDefault="00D8705E" w:rsidP="00D8705E">
      <w:pPr>
        <w:rPr>
          <w:lang w:val="en-GB"/>
        </w:rPr>
      </w:pPr>
    </w:p>
    <w:p w14:paraId="7682AF6E" w14:textId="4E96CCB5" w:rsidR="00A331D7" w:rsidRPr="00133133" w:rsidRDefault="00A331D7" w:rsidP="00D86B44">
      <w:pPr>
        <w:rPr>
          <w:lang w:val="en-GB"/>
        </w:rPr>
      </w:pPr>
    </w:p>
    <w:p w14:paraId="0E910B6C" w14:textId="77777777" w:rsidR="00A331D7" w:rsidRPr="00133133" w:rsidRDefault="00A331D7" w:rsidP="00D86B44">
      <w:pPr>
        <w:rPr>
          <w:lang w:val="en-GB"/>
        </w:rPr>
      </w:pPr>
    </w:p>
    <w:p w14:paraId="6D6FD678" w14:textId="77777777" w:rsidR="00A331D7" w:rsidRPr="00133133" w:rsidRDefault="00A331D7" w:rsidP="00D86B44">
      <w:pPr>
        <w:rPr>
          <w:lang w:val="en-GB"/>
        </w:rPr>
      </w:pPr>
      <w:r w:rsidRPr="00133133">
        <w:rPr>
          <w:lang w:val="en-GB"/>
        </w:rPr>
        <w:lastRenderedPageBreak/>
        <w:t>The researchers are making a causal claim in their hypothesis. However, their research design has a quasi-experimental nature. The research strategy that is used is an event study. This implies that changes in the value of the dependent variable are observed in cases in which an event has occurred (Course Book - Research Training &amp; Bachelor Thesis Course, n.d.). Specifically, the event would be the meetup (attended =1). These strategies have higher internal validity than cross-sectional studies but lower internal validity than experimental research designs. Therefore, a causal claim cannot be made by using an event study. Another limitation of this research is the lack of data from other channels. Therefore, the results are less generalizable to other situations and scores low on external validity.</w:t>
      </w:r>
    </w:p>
    <w:p w14:paraId="7683A82F" w14:textId="77777777" w:rsidR="00A331D7" w:rsidRPr="00133133" w:rsidRDefault="00A331D7" w:rsidP="00D86B44">
      <w:pPr>
        <w:rPr>
          <w:lang w:val="en-GB"/>
        </w:rPr>
      </w:pPr>
    </w:p>
    <w:p w14:paraId="33D8172D" w14:textId="77777777" w:rsidR="00A331D7" w:rsidRPr="00133133" w:rsidRDefault="00A331D7" w:rsidP="00D86B44">
      <w:pPr>
        <w:rPr>
          <w:lang w:val="en-GB"/>
        </w:rPr>
      </w:pPr>
      <w:r w:rsidRPr="00133133">
        <w:rPr>
          <w:lang w:val="en-GB"/>
        </w:rPr>
        <w:t xml:space="preserve">Managerial implication of this research is to be aware of the implications that offline gatherings have on social structures. Once an offline meetup is organized, attendees might feel more attached to the community than before. However, it should be noted that non-attendees or new users are less bridged into the community. Therefore, it will take more time to reach the desired effect of offline gatherings. </w:t>
      </w:r>
    </w:p>
    <w:p w14:paraId="03FDD5D2" w14:textId="77777777" w:rsidR="00A331D7" w:rsidRPr="00133133" w:rsidRDefault="00A331D7" w:rsidP="00D86B44">
      <w:pPr>
        <w:rPr>
          <w:lang w:val="en-GB"/>
        </w:rPr>
      </w:pPr>
    </w:p>
    <w:p w14:paraId="3C007CCE" w14:textId="77777777" w:rsidR="00A331D7" w:rsidRPr="00133133" w:rsidRDefault="00A331D7" w:rsidP="00D86B44">
      <w:pPr>
        <w:rPr>
          <w:lang w:val="en-GB"/>
        </w:rPr>
      </w:pPr>
      <w:r w:rsidRPr="00133133">
        <w:rPr>
          <w:lang w:val="en-GB"/>
        </w:rPr>
        <w:t xml:space="preserve">The theoretical domain in this study includes online brand communities that host offline meetups. The GWC community is the population. From the population, no sample (census) was drawn as an entire dataset including private and public conversations was used for the analysis. This research does not rely on data from informants or respondents but uses an entire database as a source. This source is trustworthy, as all information that is needed is available and it is very unlikely that the data is manipulated. The measurement for the dependent variable is high in validity because the database includes three tables: posts, users and pmtext. From there it is possible to trace which users were in contact with whom and as such the researchers were able to determine if there was a bonding or bridging relationship. On the other hand, the </w:t>
      </w:r>
      <w:r w:rsidRPr="00133133">
        <w:rPr>
          <w:lang w:val="en-GB"/>
        </w:rPr>
        <w:lastRenderedPageBreak/>
        <w:t xml:space="preserve">validity of the independent variable (attendance of meetup) is questionable as the attendance is based on GWC participants’ RSVP records, which does not necessarily mean that people attend if they have told GWC that they are planning to come. The reliability of the dependent variable is sufficient as it is based on quantitative data and not interpreted by the researchers. If the study would be repeated, it is plausible to yield similar results. The same reasoning holds for the independent variable. </w:t>
      </w:r>
    </w:p>
    <w:p w14:paraId="79C0C86B" w14:textId="77777777" w:rsidR="00A331D7" w:rsidRPr="00133133" w:rsidRDefault="00A331D7" w:rsidP="00D86B44">
      <w:pPr>
        <w:rPr>
          <w:lang w:val="en-GB"/>
        </w:rPr>
      </w:pPr>
      <w:r w:rsidRPr="00133133">
        <w:rPr>
          <w:lang w:val="en-GB"/>
        </w:rPr>
        <w:br w:type="page"/>
      </w:r>
    </w:p>
    <w:p w14:paraId="73D5AC0D" w14:textId="77777777" w:rsidR="00A71EE9" w:rsidRDefault="00A331D7" w:rsidP="00D86B44">
      <w:pPr>
        <w:pStyle w:val="Heading1"/>
        <w:rPr>
          <w:lang w:val="en-GB"/>
        </w:rPr>
      </w:pPr>
      <w:bookmarkStart w:id="2161" w:name="_Toc42335574"/>
      <w:r w:rsidRPr="00133133">
        <w:rPr>
          <w:lang w:val="en-GB"/>
        </w:rPr>
        <w:lastRenderedPageBreak/>
        <w:t>References</w:t>
      </w:r>
      <w:bookmarkEnd w:id="2161"/>
    </w:p>
    <w:p w14:paraId="6736603D" w14:textId="77777777" w:rsidR="009F71C5" w:rsidRPr="00734B4C" w:rsidRDefault="009F71C5" w:rsidP="009F71C5">
      <w:pPr>
        <w:rPr>
          <w:lang w:val="en-GB"/>
        </w:rPr>
      </w:pPr>
    </w:p>
    <w:p w14:paraId="2C16E532" w14:textId="77777777" w:rsidR="00A331D7" w:rsidRPr="00133133" w:rsidRDefault="00A331D7">
      <w:pPr>
        <w:ind w:left="720" w:hanging="720"/>
        <w:rPr>
          <w:lang w:val="en-GB"/>
        </w:rPr>
        <w:pPrChange w:id="2162" w:author="Guus van den Akker" w:date="2020-05-28T15:31:00Z">
          <w:pPr/>
        </w:pPrChange>
      </w:pPr>
      <w:r w:rsidRPr="00133133">
        <w:rPr>
          <w:lang w:val="en-GB"/>
        </w:rPr>
        <w:t xml:space="preserve">Ardichvili, A., Page, V., &amp; Wentling, T. (2003). Motivations and barriers to participation in virtual knowledge-sharing communities of practice. </w:t>
      </w:r>
      <w:r w:rsidRPr="00133133">
        <w:rPr>
          <w:i/>
          <w:iCs/>
          <w:lang w:val="en-GB"/>
        </w:rPr>
        <w:t>Journal of Knowledge Management</w:t>
      </w:r>
      <w:r w:rsidRPr="00133133">
        <w:rPr>
          <w:lang w:val="en-GB"/>
        </w:rPr>
        <w:t xml:space="preserve">, 7(1), 64-77. doi: 10.1108/13673270310463626 </w:t>
      </w:r>
    </w:p>
    <w:p w14:paraId="05636B43" w14:textId="77777777" w:rsidR="00A331D7" w:rsidRPr="00133133" w:rsidRDefault="00A331D7">
      <w:pPr>
        <w:ind w:left="720" w:hanging="720"/>
        <w:rPr>
          <w:lang w:val="en-GB"/>
        </w:rPr>
        <w:pPrChange w:id="2163" w:author="Guus van den Akker" w:date="2020-05-28T15:31:00Z">
          <w:pPr/>
        </w:pPrChange>
      </w:pPr>
    </w:p>
    <w:p w14:paraId="52169060" w14:textId="77777777" w:rsidR="00A331D7" w:rsidRPr="00133133" w:rsidRDefault="00A331D7">
      <w:pPr>
        <w:ind w:left="720" w:hanging="720"/>
        <w:rPr>
          <w:lang w:val="en-GB"/>
        </w:rPr>
        <w:pPrChange w:id="2164" w:author="Guus van den Akker" w:date="2020-05-28T15:31:00Z">
          <w:pPr/>
        </w:pPrChange>
      </w:pPr>
      <w:r w:rsidRPr="00133133">
        <w:rPr>
          <w:lang w:val="en-GB"/>
        </w:rPr>
        <w:t>Bhattacharjee, A.K. (2019). Plenary lecture Week 5: Data Analysis.</w:t>
      </w:r>
    </w:p>
    <w:p w14:paraId="46ADA511" w14:textId="77777777" w:rsidR="00A331D7" w:rsidRPr="00133133" w:rsidRDefault="00A331D7">
      <w:pPr>
        <w:ind w:left="720" w:hanging="720"/>
        <w:rPr>
          <w:lang w:val="en-GB"/>
        </w:rPr>
        <w:pPrChange w:id="2165" w:author="Guus van den Akker" w:date="2020-05-28T15:31:00Z">
          <w:pPr/>
        </w:pPrChange>
      </w:pPr>
    </w:p>
    <w:p w14:paraId="03E89207" w14:textId="6C873850" w:rsidR="00A331D7" w:rsidRPr="00133133" w:rsidRDefault="00A331D7">
      <w:pPr>
        <w:ind w:left="720" w:hanging="720"/>
        <w:rPr>
          <w:lang w:val="en-GB"/>
        </w:rPr>
        <w:pPrChange w:id="2166" w:author="Guus van den Akker" w:date="2020-05-28T15:31:00Z">
          <w:pPr/>
        </w:pPrChange>
      </w:pPr>
      <w:r w:rsidRPr="00133133">
        <w:rPr>
          <w:lang w:val="en-GB"/>
        </w:rPr>
        <w:t>Bussgang, J., &amp; Bacon, J. (2020). When community becomes your competitive advantage. </w:t>
      </w:r>
      <w:r w:rsidRPr="00133133">
        <w:rPr>
          <w:i/>
          <w:iCs/>
          <w:lang w:val="en-GB"/>
        </w:rPr>
        <w:t xml:space="preserve">Harvard Business Review Digital Articles. </w:t>
      </w:r>
      <w:r w:rsidRPr="00133133">
        <w:rPr>
          <w:lang w:val="en-GB"/>
        </w:rPr>
        <w:t>Retrieved from: https://hbr.org/2020/01/when-community-becomes-your-competitive-advantage</w:t>
      </w:r>
    </w:p>
    <w:p w14:paraId="2C333C06" w14:textId="77777777" w:rsidR="00A331D7" w:rsidRPr="00133133" w:rsidRDefault="00A331D7" w:rsidP="003225AF">
      <w:pPr>
        <w:rPr>
          <w:lang w:val="en-GB"/>
        </w:rPr>
      </w:pPr>
    </w:p>
    <w:p w14:paraId="44928F04" w14:textId="77777777" w:rsidR="00A331D7" w:rsidRPr="00133133" w:rsidRDefault="00A331D7">
      <w:pPr>
        <w:ind w:left="720" w:hanging="720"/>
        <w:rPr>
          <w:rStyle w:val="Hyperlink"/>
          <w:color w:val="auto"/>
          <w:u w:val="none"/>
          <w:lang w:val="en-GB"/>
        </w:rPr>
        <w:pPrChange w:id="2167" w:author="Guus van den Akker" w:date="2020-05-28T15:31:00Z">
          <w:pPr/>
        </w:pPrChange>
      </w:pPr>
      <w:r w:rsidRPr="00133133">
        <w:rPr>
          <w:rStyle w:val="Hyperlink"/>
          <w:color w:val="auto"/>
          <w:u w:val="none"/>
          <w:lang w:val="en-GB"/>
        </w:rPr>
        <w:t xml:space="preserve">Casaló, L.V. (2010). Antecedents and consequences of consumer participation in online communities: the case of the travel sector. </w:t>
      </w:r>
      <w:r w:rsidRPr="00133133">
        <w:rPr>
          <w:rStyle w:val="Hyperlink"/>
          <w:i/>
          <w:iCs/>
          <w:color w:val="auto"/>
          <w:u w:val="none"/>
          <w:lang w:val="en-GB"/>
        </w:rPr>
        <w:t>International Journal of Electronic Commerce</w:t>
      </w:r>
      <w:r w:rsidRPr="00133133">
        <w:rPr>
          <w:rStyle w:val="Hyperlink"/>
          <w:color w:val="auto"/>
          <w:u w:val="none"/>
          <w:lang w:val="en-GB"/>
        </w:rPr>
        <w:t>, 15.2, 137-167</w:t>
      </w:r>
    </w:p>
    <w:p w14:paraId="45856851" w14:textId="77777777" w:rsidR="00A331D7" w:rsidRPr="00133133" w:rsidRDefault="00A331D7">
      <w:pPr>
        <w:ind w:left="720" w:hanging="720"/>
        <w:rPr>
          <w:lang w:val="en-GB"/>
        </w:rPr>
        <w:pPrChange w:id="2168" w:author="Guus van den Akker" w:date="2020-05-28T15:31:00Z">
          <w:pPr/>
        </w:pPrChange>
      </w:pPr>
    </w:p>
    <w:p w14:paraId="29FFB96E" w14:textId="77777777" w:rsidR="00A331D7" w:rsidRPr="00133133" w:rsidRDefault="00A331D7">
      <w:pPr>
        <w:ind w:left="720" w:hanging="720"/>
        <w:rPr>
          <w:lang w:val="en-GB"/>
        </w:rPr>
        <w:pPrChange w:id="2169" w:author="Guus van den Akker" w:date="2020-05-28T15:31:00Z">
          <w:pPr/>
        </w:pPrChange>
      </w:pPr>
      <w:r w:rsidRPr="00133133">
        <w:rPr>
          <w:lang w:val="en-GB"/>
        </w:rPr>
        <w:t>Dey, I. (2003). Qualitative Data Analysis: A User-Friendly Guide for Social Scientists. doi: 10.4324/9780203412497</w:t>
      </w:r>
    </w:p>
    <w:p w14:paraId="527967CF" w14:textId="77777777" w:rsidR="00A331D7" w:rsidRPr="00133133" w:rsidRDefault="00A331D7">
      <w:pPr>
        <w:ind w:left="720" w:hanging="720"/>
        <w:rPr>
          <w:lang w:val="en-GB"/>
        </w:rPr>
        <w:pPrChange w:id="2170" w:author="Guus van den Akker" w:date="2020-05-28T15:31:00Z">
          <w:pPr/>
        </w:pPrChange>
      </w:pPr>
    </w:p>
    <w:p w14:paraId="1690488B" w14:textId="77777777" w:rsidR="00A331D7" w:rsidRPr="00133133" w:rsidRDefault="00A331D7">
      <w:pPr>
        <w:ind w:left="720" w:hanging="720"/>
        <w:rPr>
          <w:lang w:val="en-GB"/>
        </w:rPr>
        <w:pPrChange w:id="2171" w:author="Guus van den Akker" w:date="2020-05-28T15:31:00Z">
          <w:pPr/>
        </w:pPrChange>
      </w:pPr>
      <w:r w:rsidRPr="00133133">
        <w:rPr>
          <w:lang w:val="en-GB"/>
        </w:rPr>
        <w:t>Dhar, R., &amp; Wertenbroch, K. (2000). Consumer Choice between Hedonic and Utilitarian Goods. </w:t>
      </w:r>
      <w:r w:rsidRPr="00133133">
        <w:rPr>
          <w:i/>
          <w:lang w:val="en-GB"/>
        </w:rPr>
        <w:t>Journal Of Marketing Research</w:t>
      </w:r>
      <w:r w:rsidRPr="00133133">
        <w:rPr>
          <w:lang w:val="en-GB"/>
        </w:rPr>
        <w:t>, </w:t>
      </w:r>
      <w:r w:rsidRPr="00133133">
        <w:rPr>
          <w:i/>
          <w:lang w:val="en-GB"/>
        </w:rPr>
        <w:t>37</w:t>
      </w:r>
      <w:r w:rsidRPr="00133133">
        <w:rPr>
          <w:lang w:val="en-GB"/>
        </w:rPr>
        <w:t>(1), 60-71. doi: 10.1509/jmkr.37.1.60.18718</w:t>
      </w:r>
    </w:p>
    <w:p w14:paraId="383BB5E4" w14:textId="77777777" w:rsidR="00A331D7" w:rsidRPr="00133133" w:rsidRDefault="00A331D7" w:rsidP="00EF5E1B">
      <w:pPr>
        <w:ind w:left="720" w:hanging="720"/>
        <w:rPr>
          <w:lang w:val="en-GB"/>
        </w:rPr>
      </w:pPr>
    </w:p>
    <w:p w14:paraId="65BDCAE9" w14:textId="77777777" w:rsidR="00A331D7" w:rsidRPr="00133133" w:rsidRDefault="00A331D7">
      <w:pPr>
        <w:ind w:left="720" w:hanging="720"/>
        <w:rPr>
          <w:lang w:val="en-GB"/>
        </w:rPr>
        <w:pPrChange w:id="2172" w:author="Guus van den Akker" w:date="2020-05-28T15:31:00Z">
          <w:pPr/>
        </w:pPrChange>
      </w:pPr>
      <w:r w:rsidRPr="00133133">
        <w:rPr>
          <w:lang w:val="en-GB"/>
        </w:rPr>
        <w:t>Erasmus University (2019) RSM Faculty. Course Book - Research Training &amp; Bachelor Thesis Course. Rotterdam.</w:t>
      </w:r>
    </w:p>
    <w:p w14:paraId="3D1E39BE" w14:textId="77777777" w:rsidR="00A331D7" w:rsidRPr="00133133" w:rsidRDefault="00A331D7">
      <w:pPr>
        <w:ind w:left="720" w:hanging="720"/>
        <w:rPr>
          <w:lang w:val="en-GB"/>
        </w:rPr>
        <w:pPrChange w:id="2173" w:author="Guus van den Akker" w:date="2020-05-28T15:31:00Z">
          <w:pPr/>
        </w:pPrChange>
      </w:pPr>
    </w:p>
    <w:p w14:paraId="4B99F37B" w14:textId="77777777" w:rsidR="00A331D7" w:rsidRPr="00133133" w:rsidRDefault="00A331D7">
      <w:pPr>
        <w:ind w:left="720" w:hanging="720"/>
        <w:rPr>
          <w:lang w:val="en-GB"/>
        </w:rPr>
        <w:pPrChange w:id="2174" w:author="Guus van den Akker" w:date="2020-05-28T15:31:00Z">
          <w:pPr/>
        </w:pPrChange>
      </w:pPr>
      <w:r w:rsidRPr="00133133">
        <w:rPr>
          <w:lang w:val="en-GB"/>
        </w:rPr>
        <w:t>Koh, J., Kim, Y.G, Butler, B., &amp; Bock, G. (2007). Encouraging participation in virtual communities. </w:t>
      </w:r>
      <w:r w:rsidRPr="00133133">
        <w:rPr>
          <w:i/>
          <w:lang w:val="en-GB"/>
        </w:rPr>
        <w:t>Communications Of The ACM</w:t>
      </w:r>
      <w:r w:rsidRPr="00133133">
        <w:rPr>
          <w:lang w:val="en-GB"/>
        </w:rPr>
        <w:t>, 50(2), 68-73. doi: 10.1145/1216016.1216023</w:t>
      </w:r>
    </w:p>
    <w:p w14:paraId="6C1E9E22" w14:textId="77777777" w:rsidR="00A331D7" w:rsidRPr="00133133" w:rsidRDefault="00A331D7">
      <w:pPr>
        <w:ind w:left="720" w:hanging="720"/>
        <w:rPr>
          <w:lang w:val="en-GB"/>
        </w:rPr>
        <w:pPrChange w:id="2175" w:author="Guus van den Akker" w:date="2020-05-28T15:31:00Z">
          <w:pPr/>
        </w:pPrChange>
      </w:pPr>
    </w:p>
    <w:p w14:paraId="6DA56021" w14:textId="77777777" w:rsidR="00A331D7" w:rsidRPr="00133133" w:rsidRDefault="00A331D7">
      <w:pPr>
        <w:ind w:left="720" w:hanging="720"/>
        <w:rPr>
          <w:lang w:val="en-GB"/>
        </w:rPr>
        <w:pPrChange w:id="2176" w:author="Guus van den Akker" w:date="2020-05-28T15:31:00Z">
          <w:pPr/>
        </w:pPrChange>
      </w:pPr>
      <w:r w:rsidRPr="00133133">
        <w:rPr>
          <w:lang w:val="en-GB"/>
        </w:rPr>
        <w:t xml:space="preserve">Koh, J., &amp; Kim, Y.-G. (2004). Knowledge sharing in virtual communities: an e-business perspective. </w:t>
      </w:r>
      <w:r w:rsidRPr="00133133">
        <w:rPr>
          <w:i/>
          <w:lang w:val="en-GB"/>
        </w:rPr>
        <w:t>Expert Systems with Applications</w:t>
      </w:r>
      <w:r w:rsidRPr="00133133">
        <w:rPr>
          <w:lang w:val="en-GB"/>
        </w:rPr>
        <w:t xml:space="preserve">, </w:t>
      </w:r>
      <w:r w:rsidRPr="00133133">
        <w:rPr>
          <w:i/>
          <w:lang w:val="en-GB"/>
        </w:rPr>
        <w:t>26</w:t>
      </w:r>
      <w:r w:rsidRPr="00133133">
        <w:rPr>
          <w:lang w:val="en-GB"/>
        </w:rPr>
        <w:t>(2), 155–166. doi: 10.1016/s0957-4174(03)00116-7</w:t>
      </w:r>
    </w:p>
    <w:p w14:paraId="7C65D3D6" w14:textId="77777777" w:rsidR="00F70A94" w:rsidRPr="00133133" w:rsidRDefault="00F70A94">
      <w:pPr>
        <w:ind w:left="720" w:hanging="720"/>
        <w:rPr>
          <w:lang w:val="en-GB"/>
        </w:rPr>
        <w:pPrChange w:id="2177" w:author="Guus van den Akker" w:date="2020-05-28T15:31:00Z">
          <w:pPr/>
        </w:pPrChange>
      </w:pPr>
    </w:p>
    <w:p w14:paraId="697CB0B3" w14:textId="77777777" w:rsidR="00A331D7" w:rsidRPr="00133133" w:rsidRDefault="00A331D7">
      <w:pPr>
        <w:ind w:left="720" w:hanging="720"/>
        <w:rPr>
          <w:lang w:val="en-GB"/>
        </w:rPr>
        <w:pPrChange w:id="2178" w:author="Guus van den Akker" w:date="2020-05-28T15:31:00Z">
          <w:pPr/>
        </w:pPrChange>
      </w:pPr>
      <w:r w:rsidRPr="00133133">
        <w:rPr>
          <w:lang w:val="en-GB"/>
        </w:rPr>
        <w:t>Lai, H., &amp; Chen, T. (2014). Knowledge sharing in interest online communities: A comparison of posters and lurkers. </w:t>
      </w:r>
      <w:r w:rsidRPr="00133133">
        <w:rPr>
          <w:i/>
          <w:iCs/>
          <w:lang w:val="en-GB"/>
        </w:rPr>
        <w:t>Computers In Human Behavior</w:t>
      </w:r>
      <w:r w:rsidRPr="00133133">
        <w:rPr>
          <w:lang w:val="en-GB"/>
        </w:rPr>
        <w:t>, </w:t>
      </w:r>
      <w:r w:rsidRPr="00133133">
        <w:rPr>
          <w:i/>
          <w:iCs/>
          <w:lang w:val="en-GB"/>
        </w:rPr>
        <w:t>35</w:t>
      </w:r>
      <w:r w:rsidRPr="00133133">
        <w:rPr>
          <w:lang w:val="en-GB"/>
        </w:rPr>
        <w:t>, 295-306. doi: 10.1016/j.chb.2014.02.004</w:t>
      </w:r>
    </w:p>
    <w:p w14:paraId="6F93BBE2" w14:textId="77777777" w:rsidR="00A331D7" w:rsidRPr="00133133" w:rsidRDefault="00A331D7">
      <w:pPr>
        <w:ind w:left="720" w:hanging="720"/>
        <w:rPr>
          <w:lang w:val="en-GB"/>
        </w:rPr>
        <w:pPrChange w:id="2179" w:author="Guus van den Akker" w:date="2020-05-28T15:31:00Z">
          <w:pPr/>
        </w:pPrChange>
      </w:pPr>
    </w:p>
    <w:p w14:paraId="119BCCC8" w14:textId="77777777" w:rsidR="00A331D7" w:rsidRPr="00133133" w:rsidRDefault="00A331D7">
      <w:pPr>
        <w:ind w:left="720" w:hanging="720"/>
        <w:rPr>
          <w:lang w:val="en-GB"/>
        </w:rPr>
        <w:pPrChange w:id="2180" w:author="Guus van den Akker" w:date="2020-05-28T15:31:00Z">
          <w:pPr/>
        </w:pPrChange>
      </w:pPr>
      <w:r w:rsidRPr="00133133">
        <w:rPr>
          <w:lang w:val="en-GB"/>
        </w:rPr>
        <w:t xml:space="preserve">Lin, H. F. (2007). The role of online and offline features in sustaining virtual communities: an empirical study. </w:t>
      </w:r>
      <w:r w:rsidRPr="00133133">
        <w:rPr>
          <w:i/>
          <w:lang w:val="en-GB"/>
        </w:rPr>
        <w:t>Internet Research</w:t>
      </w:r>
      <w:r w:rsidRPr="00133133">
        <w:rPr>
          <w:lang w:val="en-GB"/>
        </w:rPr>
        <w:t xml:space="preserve">, </w:t>
      </w:r>
      <w:r w:rsidRPr="00133133">
        <w:rPr>
          <w:i/>
          <w:lang w:val="en-GB"/>
        </w:rPr>
        <w:t>17</w:t>
      </w:r>
      <w:r w:rsidRPr="00133133">
        <w:rPr>
          <w:lang w:val="en-GB"/>
        </w:rPr>
        <w:t>(2), 119–138. doi: 10.1108/10662240710736997</w:t>
      </w:r>
    </w:p>
    <w:p w14:paraId="210BDBEA" w14:textId="77777777" w:rsidR="00A331D7" w:rsidRPr="00133133" w:rsidRDefault="00A331D7">
      <w:pPr>
        <w:ind w:left="720" w:hanging="720"/>
        <w:rPr>
          <w:lang w:val="en-GB"/>
        </w:rPr>
        <w:pPrChange w:id="2181" w:author="Guus van den Akker" w:date="2020-05-28T15:31:00Z">
          <w:pPr/>
        </w:pPrChange>
      </w:pPr>
    </w:p>
    <w:p w14:paraId="5F006FE1" w14:textId="77777777" w:rsidR="00A331D7" w:rsidRPr="00133133" w:rsidRDefault="00A331D7">
      <w:pPr>
        <w:ind w:left="720" w:hanging="720"/>
        <w:rPr>
          <w:lang w:val="en-GB"/>
        </w:rPr>
        <w:pPrChange w:id="2182" w:author="Guus van den Akker" w:date="2020-05-28T15:31:00Z">
          <w:pPr/>
        </w:pPrChange>
      </w:pPr>
      <w:r w:rsidRPr="00125574">
        <w:rPr>
          <w:lang w:val="en-GB"/>
        </w:rPr>
        <w:t xml:space="preserve">McCully, W., Lampe, C., Sarkar, C., Velasquez, A., &amp; Sreevinasan, A. (2011). </w:t>
      </w:r>
      <w:r w:rsidRPr="00133133">
        <w:rPr>
          <w:lang w:val="en-GB"/>
        </w:rPr>
        <w:t>Online and offline interactions in online communities. Proceedings Of The 7Th International Symposium On Wikis And Open Collaboration - Wikisym '11, 39-48. doi: 10.1145/2038558.2038566</w:t>
      </w:r>
    </w:p>
    <w:p w14:paraId="2ED0FCB5" w14:textId="77777777" w:rsidR="00A331D7" w:rsidRPr="00133133" w:rsidRDefault="00A331D7">
      <w:pPr>
        <w:ind w:left="720" w:hanging="720"/>
        <w:rPr>
          <w:lang w:val="en-GB"/>
        </w:rPr>
        <w:pPrChange w:id="2183" w:author="Guus van den Akker" w:date="2020-05-28T15:31:00Z">
          <w:pPr/>
        </w:pPrChange>
      </w:pPr>
    </w:p>
    <w:p w14:paraId="227B69CC" w14:textId="77777777" w:rsidR="00A331D7" w:rsidRPr="00133133" w:rsidRDefault="00A331D7">
      <w:pPr>
        <w:ind w:left="720" w:hanging="720"/>
        <w:rPr>
          <w:lang w:val="en-GB"/>
        </w:rPr>
        <w:pPrChange w:id="2184" w:author="Guus van den Akker" w:date="2020-05-28T15:31:00Z">
          <w:pPr/>
        </w:pPrChange>
      </w:pPr>
      <w:r w:rsidRPr="00133133">
        <w:rPr>
          <w:lang w:val="en-GB"/>
        </w:rPr>
        <w:t>Muniz, A., &amp; O'Guinn, T. (2001). Brand Community. Journal Of Consumer Research, 27(4), 412-432. doi: 10.1086/319618</w:t>
      </w:r>
    </w:p>
    <w:p w14:paraId="739679DE" w14:textId="77777777" w:rsidR="00A331D7" w:rsidRPr="00133133" w:rsidRDefault="00A331D7">
      <w:pPr>
        <w:ind w:left="720" w:hanging="720"/>
        <w:rPr>
          <w:lang w:val="en-GB"/>
        </w:rPr>
        <w:pPrChange w:id="2185" w:author="Guus van den Akker" w:date="2020-05-28T15:31:00Z">
          <w:pPr/>
        </w:pPrChange>
      </w:pPr>
    </w:p>
    <w:p w14:paraId="6ECE33C7" w14:textId="77777777" w:rsidR="00A331D7" w:rsidRPr="00133133" w:rsidRDefault="00A331D7">
      <w:pPr>
        <w:ind w:left="720" w:hanging="720"/>
        <w:rPr>
          <w:lang w:val="en-GB"/>
        </w:rPr>
        <w:pPrChange w:id="2186" w:author="Guus van den Akker" w:date="2020-05-28T15:31:00Z">
          <w:pPr/>
        </w:pPrChange>
      </w:pPr>
      <w:r w:rsidRPr="00133133">
        <w:rPr>
          <w:lang w:val="en-GB"/>
        </w:rPr>
        <w:lastRenderedPageBreak/>
        <w:t>Okada, E. (2005). Justification Effects on Consumer Choice of Hedonic and Utilitarian Goods. </w:t>
      </w:r>
      <w:r w:rsidRPr="00133133">
        <w:rPr>
          <w:i/>
          <w:lang w:val="en-GB"/>
        </w:rPr>
        <w:t>Journal Of Marketing Research</w:t>
      </w:r>
      <w:r w:rsidRPr="00133133">
        <w:rPr>
          <w:lang w:val="en-GB"/>
        </w:rPr>
        <w:t>, </w:t>
      </w:r>
      <w:r w:rsidRPr="00133133">
        <w:rPr>
          <w:i/>
          <w:lang w:val="en-GB"/>
        </w:rPr>
        <w:t>42</w:t>
      </w:r>
      <w:r w:rsidRPr="00133133">
        <w:rPr>
          <w:lang w:val="en-GB"/>
        </w:rPr>
        <w:t>(1), 43-53. doi: 10.1509/jmkr.42.1.43.56889</w:t>
      </w:r>
    </w:p>
    <w:p w14:paraId="77A55C7D" w14:textId="77777777" w:rsidR="00A331D7" w:rsidRPr="00133133" w:rsidRDefault="00A331D7">
      <w:pPr>
        <w:ind w:left="720" w:hanging="720"/>
        <w:rPr>
          <w:lang w:val="en-GB"/>
        </w:rPr>
        <w:pPrChange w:id="2187" w:author="Guus van den Akker" w:date="2020-05-28T15:31:00Z">
          <w:pPr/>
        </w:pPrChange>
      </w:pPr>
    </w:p>
    <w:p w14:paraId="1DDA29B6" w14:textId="1BC82297" w:rsidR="00A331D7" w:rsidRDefault="00A331D7">
      <w:pPr>
        <w:ind w:left="720" w:hanging="720"/>
        <w:rPr>
          <w:ins w:id="2188" w:author="Luuk van de Ven" w:date="2020-05-28T15:07:00Z"/>
          <w:lang w:val="en-GB"/>
        </w:rPr>
        <w:pPrChange w:id="2189" w:author="Guus van den Akker" w:date="2020-05-28T15:31:00Z">
          <w:pPr/>
        </w:pPrChange>
      </w:pPr>
      <w:r w:rsidRPr="00133133">
        <w:rPr>
          <w:lang w:val="en-GB"/>
        </w:rPr>
        <w:t xml:space="preserve">Peckover, T. (2020). The 8 Best Brand Communities and Why They're Successful. Retrieved 7 January 2020, retrieved from: </w:t>
      </w:r>
      <w:ins w:id="2190" w:author="Luuk van de Ven" w:date="2020-05-28T15:09:00Z">
        <w:r w:rsidR="005534E0" w:rsidRPr="005534E0">
          <w:rPr>
            <w:rPrChange w:id="2191" w:author="Luuk van de Ven" w:date="2020-05-28T15:09:00Z">
              <w:rPr>
                <w:rStyle w:val="Hyperlink"/>
                <w:lang w:val="en-GB"/>
              </w:rPr>
            </w:rPrChange>
          </w:rPr>
          <w:t>https://blog.smile.io/8-best-brand-communities</w:t>
        </w:r>
      </w:ins>
    </w:p>
    <w:p w14:paraId="716B8E58" w14:textId="73FCCAB2" w:rsidR="007931BD" w:rsidRDefault="007931BD">
      <w:pPr>
        <w:ind w:left="720" w:hanging="720"/>
        <w:rPr>
          <w:ins w:id="2192" w:author="Luuk van de Ven" w:date="2020-05-28T15:07:00Z"/>
          <w:lang w:val="en-GB"/>
        </w:rPr>
        <w:pPrChange w:id="2193" w:author="Guus van den Akker" w:date="2020-05-28T15:31:00Z">
          <w:pPr/>
        </w:pPrChange>
      </w:pPr>
    </w:p>
    <w:p w14:paraId="43F90474" w14:textId="7EAB9694" w:rsidR="007931BD" w:rsidRPr="00133133" w:rsidRDefault="007931BD">
      <w:pPr>
        <w:ind w:left="720" w:hanging="720"/>
        <w:rPr>
          <w:lang w:val="en-GB"/>
        </w:rPr>
        <w:pPrChange w:id="2194" w:author="Guus van den Akker" w:date="2020-05-28T15:31:00Z">
          <w:pPr/>
        </w:pPrChange>
      </w:pPr>
      <w:ins w:id="2195" w:author="Luuk van de Ven" w:date="2020-05-28T15:07:00Z">
        <w:r>
          <w:rPr>
            <w:lang w:val="en-GB"/>
          </w:rPr>
          <w:t>Pettigrew, S. (2011)</w:t>
        </w:r>
      </w:ins>
      <w:ins w:id="2196" w:author="Luuk van de Ven" w:date="2020-05-28T15:08:00Z">
        <w:r w:rsidR="00DD75B5">
          <w:rPr>
            <w:lang w:val="en-GB"/>
          </w:rPr>
          <w:t xml:space="preserve">. </w:t>
        </w:r>
        <w:r w:rsidR="00DD75B5" w:rsidRPr="00DD75B5">
          <w:rPr>
            <w:lang w:val="en-GB"/>
          </w:rPr>
          <w:t>Hearts and minds: children’s experiences of Disney</w:t>
        </w:r>
        <w:r w:rsidR="00DD75B5">
          <w:rPr>
            <w:lang w:val="en-GB"/>
          </w:rPr>
          <w:t xml:space="preserve"> </w:t>
        </w:r>
        <w:r w:rsidR="00DD75B5" w:rsidRPr="00DD75B5">
          <w:rPr>
            <w:lang w:val="en-GB"/>
          </w:rPr>
          <w:t>World</w:t>
        </w:r>
        <w:r w:rsidR="005534E0">
          <w:rPr>
            <w:lang w:val="en-GB"/>
          </w:rPr>
          <w:t xml:space="preserve">. </w:t>
        </w:r>
        <w:r w:rsidR="005534E0" w:rsidRPr="005534E0">
          <w:rPr>
            <w:i/>
            <w:iCs/>
            <w:lang w:val="en-GB"/>
            <w:rPrChange w:id="2197" w:author="Luuk van de Ven" w:date="2020-05-28T15:08:00Z">
              <w:rPr>
                <w:lang w:val="en-GB"/>
              </w:rPr>
            </w:rPrChange>
          </w:rPr>
          <w:t>Consumption Markets &amp; Culture</w:t>
        </w:r>
        <w:r w:rsidR="005534E0" w:rsidRPr="005534E0">
          <w:rPr>
            <w:lang w:val="en-GB"/>
          </w:rPr>
          <w:t xml:space="preserve">, 14:2, 145-161, </w:t>
        </w:r>
        <w:r w:rsidR="005534E0">
          <w:rPr>
            <w:lang w:val="en-GB"/>
          </w:rPr>
          <w:t>doi</w:t>
        </w:r>
        <w:r w:rsidR="005534E0" w:rsidRPr="005534E0">
          <w:rPr>
            <w:lang w:val="en-GB"/>
          </w:rPr>
          <w:t>: 10.1080/10253866.2011.562016</w:t>
        </w:r>
      </w:ins>
    </w:p>
    <w:p w14:paraId="557F0029" w14:textId="77777777" w:rsidR="00A331D7" w:rsidRPr="00133133" w:rsidRDefault="00A331D7">
      <w:pPr>
        <w:ind w:left="720" w:hanging="720"/>
        <w:rPr>
          <w:lang w:val="en-GB"/>
        </w:rPr>
        <w:pPrChange w:id="2198" w:author="Guus van den Akker" w:date="2020-05-28T15:31:00Z">
          <w:pPr/>
        </w:pPrChange>
      </w:pPr>
    </w:p>
    <w:p w14:paraId="043604F5" w14:textId="77777777" w:rsidR="00A331D7" w:rsidRPr="00133133" w:rsidRDefault="00A331D7">
      <w:pPr>
        <w:ind w:left="720" w:hanging="720"/>
        <w:rPr>
          <w:lang w:val="en-GB"/>
        </w:rPr>
        <w:pPrChange w:id="2199" w:author="Guus van den Akker" w:date="2020-05-28T15:31:00Z">
          <w:pPr/>
        </w:pPrChange>
      </w:pPr>
      <w:r w:rsidRPr="00125574">
        <w:rPr>
          <w:lang w:val="en-GB"/>
          <w:rPrChange w:id="2200" w:author="Guus van den Akker" w:date="2020-06-01T21:05:00Z">
            <w:rPr>
              <w:lang w:val="nl-NL"/>
            </w:rPr>
          </w:rPrChange>
        </w:rPr>
        <w:t xml:space="preserve">Pöyry, E., Parvinen, P., &amp; Malmivaara, T. (2013). </w:t>
      </w:r>
      <w:r w:rsidRPr="00133133">
        <w:rPr>
          <w:lang w:val="en-GB"/>
        </w:rPr>
        <w:t>Can we get from liking to buying? Behavioral differences in hedonic and utilitarian Facebook usage. </w:t>
      </w:r>
      <w:r w:rsidRPr="00133133">
        <w:rPr>
          <w:i/>
          <w:lang w:val="en-GB"/>
        </w:rPr>
        <w:t>Electronic Commerce Research And Applications</w:t>
      </w:r>
      <w:r w:rsidRPr="00133133">
        <w:rPr>
          <w:lang w:val="en-GB"/>
        </w:rPr>
        <w:t>, </w:t>
      </w:r>
      <w:r w:rsidRPr="00133133">
        <w:rPr>
          <w:i/>
          <w:lang w:val="en-GB"/>
        </w:rPr>
        <w:t>12</w:t>
      </w:r>
      <w:r w:rsidRPr="00133133">
        <w:rPr>
          <w:lang w:val="en-GB"/>
        </w:rPr>
        <w:t>(4), 224-235. doi: 10.1016/j.elerap.2013.01.003</w:t>
      </w:r>
    </w:p>
    <w:p w14:paraId="2768D93D" w14:textId="77777777" w:rsidR="00A331D7" w:rsidRPr="00133133" w:rsidRDefault="00A331D7">
      <w:pPr>
        <w:ind w:left="720" w:hanging="720"/>
        <w:rPr>
          <w:lang w:val="en-GB"/>
        </w:rPr>
        <w:pPrChange w:id="2201" w:author="Guus van den Akker" w:date="2020-05-28T15:31:00Z">
          <w:pPr/>
        </w:pPrChange>
      </w:pPr>
    </w:p>
    <w:p w14:paraId="7C62AF68" w14:textId="77777777" w:rsidR="00A331D7" w:rsidRPr="00133133" w:rsidRDefault="00A331D7">
      <w:pPr>
        <w:ind w:left="720" w:hanging="720"/>
        <w:rPr>
          <w:lang w:val="en-GB"/>
        </w:rPr>
        <w:pPrChange w:id="2202" w:author="Guus van den Akker" w:date="2020-05-28T15:31:00Z">
          <w:pPr/>
        </w:pPrChange>
      </w:pPr>
      <w:r w:rsidRPr="00133133">
        <w:rPr>
          <w:lang w:val="en-GB"/>
        </w:rPr>
        <w:t>Rooderkerk, R. (n.d.). Research Training &amp; Bachelor Thesis – Video 1</w:t>
      </w:r>
    </w:p>
    <w:p w14:paraId="70F01619" w14:textId="77777777" w:rsidR="00A331D7" w:rsidRPr="00133133" w:rsidRDefault="00A331D7">
      <w:pPr>
        <w:ind w:left="720" w:hanging="720"/>
        <w:rPr>
          <w:lang w:val="en-GB"/>
        </w:rPr>
        <w:pPrChange w:id="2203" w:author="Guus van den Akker" w:date="2020-05-28T15:31:00Z">
          <w:pPr/>
        </w:pPrChange>
      </w:pPr>
    </w:p>
    <w:p w14:paraId="458CBDE2" w14:textId="77777777" w:rsidR="00A331D7" w:rsidRPr="00133133" w:rsidRDefault="00A331D7">
      <w:pPr>
        <w:ind w:left="720" w:hanging="720"/>
        <w:rPr>
          <w:lang w:val="en-GB"/>
        </w:rPr>
        <w:pPrChange w:id="2204" w:author="Guus van den Akker" w:date="2020-05-28T15:31:00Z">
          <w:pPr/>
        </w:pPrChange>
      </w:pPr>
      <w:r w:rsidRPr="00133133">
        <w:rPr>
          <w:lang w:val="en-GB"/>
        </w:rPr>
        <w:t>Sessions, L. (2010). How Offline Gatherings Affect Online Communities. </w:t>
      </w:r>
      <w:r w:rsidRPr="00133133">
        <w:rPr>
          <w:i/>
          <w:lang w:val="en-GB"/>
        </w:rPr>
        <w:t>Information, Communication &amp; Society</w:t>
      </w:r>
      <w:r w:rsidRPr="00133133">
        <w:rPr>
          <w:lang w:val="en-GB"/>
        </w:rPr>
        <w:t>, </w:t>
      </w:r>
      <w:r w:rsidRPr="00133133">
        <w:rPr>
          <w:i/>
          <w:lang w:val="en-GB"/>
        </w:rPr>
        <w:t>13</w:t>
      </w:r>
      <w:r w:rsidRPr="00133133">
        <w:rPr>
          <w:lang w:val="en-GB"/>
        </w:rPr>
        <w:t>(3), 375-395. doi: 10.1080/13691180903468954</w:t>
      </w:r>
    </w:p>
    <w:p w14:paraId="435D6A3B" w14:textId="77777777" w:rsidR="00A331D7" w:rsidRPr="00133133" w:rsidRDefault="00A331D7">
      <w:pPr>
        <w:ind w:left="720" w:hanging="720"/>
        <w:rPr>
          <w:lang w:val="en-GB"/>
        </w:rPr>
        <w:pPrChange w:id="2205" w:author="Guus van den Akker" w:date="2020-05-28T15:31:00Z">
          <w:pPr/>
        </w:pPrChange>
      </w:pPr>
    </w:p>
    <w:p w14:paraId="71C13F2F" w14:textId="77777777" w:rsidR="00A331D7" w:rsidRPr="00133133" w:rsidRDefault="00A331D7">
      <w:pPr>
        <w:ind w:left="720" w:hanging="720"/>
        <w:rPr>
          <w:lang w:val="en-GB"/>
        </w:rPr>
        <w:pPrChange w:id="2206" w:author="Guus van den Akker" w:date="2020-05-28T15:31:00Z">
          <w:pPr/>
        </w:pPrChange>
      </w:pPr>
      <w:r w:rsidRPr="00133133">
        <w:rPr>
          <w:lang w:val="en-GB"/>
        </w:rPr>
        <w:t xml:space="preserve">Shen, C., &amp; Cage, C. (2013). Exodus to the real world? Assessing the impact of offline meetups on community participation and social capital. </w:t>
      </w:r>
      <w:r w:rsidRPr="00133133">
        <w:rPr>
          <w:i/>
          <w:lang w:val="en-GB"/>
        </w:rPr>
        <w:t>New Media &amp; Society</w:t>
      </w:r>
      <w:r w:rsidRPr="00133133">
        <w:rPr>
          <w:lang w:val="en-GB"/>
        </w:rPr>
        <w:t xml:space="preserve">, </w:t>
      </w:r>
      <w:r w:rsidRPr="00133133">
        <w:rPr>
          <w:i/>
          <w:lang w:val="en-GB"/>
        </w:rPr>
        <w:t>17</w:t>
      </w:r>
      <w:r w:rsidRPr="00133133">
        <w:rPr>
          <w:lang w:val="en-GB"/>
        </w:rPr>
        <w:t>(3), 394–414. doi: 10.1177/1461444813504275</w:t>
      </w:r>
    </w:p>
    <w:p w14:paraId="1DA1E18B" w14:textId="77777777" w:rsidR="00A331D7" w:rsidRPr="00133133" w:rsidRDefault="00A331D7">
      <w:pPr>
        <w:ind w:left="720" w:hanging="720"/>
        <w:rPr>
          <w:lang w:val="en-GB"/>
        </w:rPr>
        <w:pPrChange w:id="2207" w:author="Guus van den Akker" w:date="2020-05-28T15:31:00Z">
          <w:pPr/>
        </w:pPrChange>
      </w:pPr>
    </w:p>
    <w:p w14:paraId="66564186" w14:textId="77777777" w:rsidR="00A331D7" w:rsidRPr="00133133" w:rsidRDefault="00A331D7">
      <w:pPr>
        <w:ind w:left="720" w:hanging="720"/>
        <w:rPr>
          <w:lang w:val="en-GB"/>
        </w:rPr>
        <w:pPrChange w:id="2208" w:author="Guus van den Akker" w:date="2020-05-28T15:31:00Z">
          <w:pPr/>
        </w:pPrChange>
      </w:pPr>
      <w:r w:rsidRPr="00133133">
        <w:rPr>
          <w:lang w:val="en-GB"/>
        </w:rPr>
        <w:lastRenderedPageBreak/>
        <w:t xml:space="preserve">Turner, D. W. (2010). Qualitative Interview Design: A Practical Guide for Novice Investigators. </w:t>
      </w:r>
      <w:r w:rsidRPr="00133133">
        <w:rPr>
          <w:i/>
          <w:lang w:val="en-GB"/>
        </w:rPr>
        <w:t>The Qualitative Report</w:t>
      </w:r>
      <w:r w:rsidRPr="00133133">
        <w:rPr>
          <w:lang w:val="en-GB"/>
        </w:rPr>
        <w:t>, 15(3), 754-760. Retrieved from: https://nsuworks.nova.edu/tqr/vol15/iss3/19</w:t>
      </w:r>
    </w:p>
    <w:p w14:paraId="161C9C15" w14:textId="77777777" w:rsidR="00A331D7" w:rsidRPr="00133133" w:rsidRDefault="00A331D7">
      <w:pPr>
        <w:ind w:left="720" w:hanging="720"/>
        <w:rPr>
          <w:lang w:val="en-GB"/>
        </w:rPr>
        <w:pPrChange w:id="2209" w:author="Guus van den Akker" w:date="2020-05-28T15:31:00Z">
          <w:pPr/>
        </w:pPrChange>
      </w:pPr>
    </w:p>
    <w:p w14:paraId="2943B323" w14:textId="1C57F6EC" w:rsidR="00037BE9" w:rsidRPr="009924DA" w:rsidRDefault="00A331D7">
      <w:pPr>
        <w:ind w:left="720" w:hanging="720"/>
        <w:rPr>
          <w:rFonts w:eastAsia="Calibri"/>
          <w:lang w:val="en-GB"/>
        </w:rPr>
        <w:pPrChange w:id="2210" w:author="Guus van den Akker" w:date="2020-05-28T15:31:00Z">
          <w:pPr/>
        </w:pPrChange>
      </w:pPr>
      <w:r w:rsidRPr="00133133">
        <w:rPr>
          <w:lang w:val="en-GB"/>
        </w:rPr>
        <w:t>Żyminkowska, K. (2018). Hedonic and Utilitarian Drivers of Customer Engagement. Central European Business Review, 7(4), 15-33, doi: 10.18267/j.cebr.204</w:t>
      </w:r>
    </w:p>
    <w:sectPr w:rsidR="00037BE9" w:rsidRPr="009924DA" w:rsidSect="009924DA">
      <w:pgSz w:w="11900" w:h="16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6" w:author="Luuk van de Ven" w:date="2020-05-31T09:06:00Z" w:initials="LvdV">
    <w:p w14:paraId="531BE207" w14:textId="7D10B8F9" w:rsidR="00F26DAA" w:rsidRPr="004121C5" w:rsidRDefault="00F26DAA">
      <w:pPr>
        <w:pStyle w:val="CommentText"/>
        <w:rPr>
          <w:lang w:val="nl-NL"/>
        </w:rPr>
      </w:pPr>
      <w:r>
        <w:rPr>
          <w:rStyle w:val="CommentReference"/>
        </w:rPr>
        <w:annotationRef/>
      </w:r>
      <w:r w:rsidR="004121C5" w:rsidRPr="004121C5">
        <w:rPr>
          <w:lang w:val="nl-NL"/>
        </w:rPr>
        <w:t>Updaten op het eind</w:t>
      </w:r>
    </w:p>
  </w:comment>
  <w:comment w:id="501" w:author="Luuk van de Ven" w:date="2020-05-28T17:46:00Z" w:initials="LvdV">
    <w:p w14:paraId="26E10864" w14:textId="4957E8A2" w:rsidR="001E5ED0" w:rsidRPr="007B5770" w:rsidRDefault="001E5ED0">
      <w:pPr>
        <w:pStyle w:val="CommentText"/>
        <w:rPr>
          <w:lang w:val="nl-NL"/>
        </w:rPr>
      </w:pPr>
      <w:r>
        <w:rPr>
          <w:rStyle w:val="CommentReference"/>
        </w:rPr>
        <w:annotationRef/>
      </w:r>
      <w:r w:rsidR="007B5770" w:rsidRPr="007B5770">
        <w:rPr>
          <w:lang w:val="nl-NL"/>
        </w:rPr>
        <w:t>Veel van de learning objectives voor de introduction komen niet letterlijk terug, maar ik den</w:t>
      </w:r>
      <w:r w:rsidR="007B5770">
        <w:rPr>
          <w:lang w:val="nl-NL"/>
        </w:rPr>
        <w:t>k ook niet dat het echt nodig is om uit te leggen wat een hypothese is toch?</w:t>
      </w:r>
    </w:p>
  </w:comment>
  <w:comment w:id="502" w:author="Guus van den Akker" w:date="2020-05-28T20:01:00Z" w:initials="GvdA">
    <w:p w14:paraId="5C882C22" w14:textId="55513EBB" w:rsidR="00777F31" w:rsidRPr="00777F31" w:rsidRDefault="00777F31">
      <w:pPr>
        <w:pStyle w:val="CommentText"/>
        <w:rPr>
          <w:lang w:val="nl-NL"/>
        </w:rPr>
      </w:pPr>
      <w:r>
        <w:rPr>
          <w:rStyle w:val="CommentReference"/>
        </w:rPr>
        <w:annotationRef/>
      </w:r>
      <w:r w:rsidRPr="00777F31">
        <w:rPr>
          <w:lang w:val="nl-NL"/>
        </w:rPr>
        <w:t xml:space="preserve">Nee vroeg ik me ook </w:t>
      </w:r>
      <w:r>
        <w:rPr>
          <w:lang w:val="nl-NL"/>
        </w:rPr>
        <w:t xml:space="preserve">al af. </w:t>
      </w:r>
      <w:r w:rsidRPr="00777F31">
        <w:rPr>
          <w:lang w:val="nl-NL"/>
        </w:rPr>
        <w:t>Kunnen een mail daarover s</w:t>
      </w:r>
      <w:r>
        <w:rPr>
          <w:lang w:val="nl-NL"/>
        </w:rPr>
        <w:t>turen…</w:t>
      </w:r>
    </w:p>
  </w:comment>
  <w:comment w:id="503" w:author="Ditte Selders" w:date="2020-05-28T21:45:00Z" w:initials="DS">
    <w:p w14:paraId="0B4A4548" w14:textId="586F748C" w:rsidR="00DF14A7" w:rsidRPr="008A0C36" w:rsidRDefault="00DF14A7">
      <w:pPr>
        <w:pStyle w:val="CommentText"/>
        <w:rPr>
          <w:lang w:val="nl-NL"/>
        </w:rPr>
      </w:pPr>
      <w:r>
        <w:rPr>
          <w:rStyle w:val="CommentReference"/>
        </w:rPr>
        <w:annotationRef/>
      </w:r>
      <w:r w:rsidRPr="008A0C36">
        <w:rPr>
          <w:lang w:val="nl-NL"/>
        </w:rPr>
        <w:t>Nee lijkt me sterk</w:t>
      </w:r>
    </w:p>
  </w:comment>
  <w:comment w:id="504" w:author="Luuk van de Ven" w:date="2020-05-31T09:24:00Z" w:initials="LvdV">
    <w:p w14:paraId="2E77A3C2" w14:textId="34B0F171" w:rsidR="00761369" w:rsidRPr="00D470C6" w:rsidRDefault="00761369">
      <w:pPr>
        <w:pStyle w:val="CommentText"/>
        <w:rPr>
          <w:lang w:val="nl-NL"/>
        </w:rPr>
      </w:pPr>
      <w:r>
        <w:rPr>
          <w:rStyle w:val="CommentReference"/>
        </w:rPr>
        <w:annotationRef/>
      </w:r>
      <w:r w:rsidR="00D470C6" w:rsidRPr="00D470C6">
        <w:rPr>
          <w:lang w:val="nl-NL"/>
        </w:rPr>
        <w:t>Mailtje sturen</w:t>
      </w:r>
    </w:p>
  </w:comment>
  <w:comment w:id="805" w:author="Guus van den Akker" w:date="2020-05-25T21:16:00Z" w:initials="GvdA">
    <w:p w14:paraId="6F921760" w14:textId="5ABFF280" w:rsidR="00416B4F" w:rsidRDefault="00416B4F">
      <w:pPr>
        <w:pStyle w:val="CommentText"/>
      </w:pPr>
      <w:r>
        <w:rPr>
          <w:rStyle w:val="CommentReference"/>
        </w:rPr>
        <w:annotationRef/>
      </w:r>
      <w:r>
        <w:t>‘If authors gave no info, you can’t make these assumptions’</w:t>
      </w:r>
    </w:p>
  </w:comment>
  <w:comment w:id="806" w:author="Guus van den Akker" w:date="2020-05-26T15:17:00Z" w:initials="GvdA">
    <w:p w14:paraId="68A9B293" w14:textId="24ED9675" w:rsidR="00242CA0" w:rsidRPr="0077084D" w:rsidRDefault="00242CA0">
      <w:pPr>
        <w:pStyle w:val="CommentText"/>
        <w:rPr>
          <w:lang w:val="nl-NL"/>
        </w:rPr>
      </w:pPr>
      <w:r>
        <w:rPr>
          <w:rStyle w:val="CommentReference"/>
        </w:rPr>
        <w:annotationRef/>
      </w:r>
      <w:r w:rsidR="00BF76A9" w:rsidRPr="00275FC8">
        <w:rPr>
          <w:lang w:val="nl-NL"/>
        </w:rPr>
        <w:t>Laatste zinnen verwijderen?</w:t>
      </w:r>
      <w:r w:rsidR="00275FC8" w:rsidRPr="00275FC8">
        <w:rPr>
          <w:lang w:val="nl-NL"/>
        </w:rPr>
        <w:t xml:space="preserve"> </w:t>
      </w:r>
      <w:r w:rsidR="00275FC8" w:rsidRPr="0077084D">
        <w:rPr>
          <w:lang w:val="nl-NL"/>
        </w:rPr>
        <w:t>Vanaf Therefore, it is assumed that it does not. …..</w:t>
      </w:r>
    </w:p>
  </w:comment>
  <w:comment w:id="807" w:author="Luuk van de Ven" w:date="2020-05-28T17:43:00Z" w:initials="LvdV">
    <w:p w14:paraId="32B0CF00" w14:textId="13CE0FE9" w:rsidR="006C0501" w:rsidRPr="006C0501" w:rsidRDefault="006C0501">
      <w:pPr>
        <w:pStyle w:val="CommentText"/>
        <w:rPr>
          <w:lang w:val="nl-NL"/>
        </w:rPr>
      </w:pPr>
      <w:r>
        <w:rPr>
          <w:rStyle w:val="CommentReference"/>
        </w:rPr>
        <w:annotationRef/>
      </w:r>
      <w:r w:rsidRPr="006C0501">
        <w:rPr>
          <w:lang w:val="nl-NL"/>
        </w:rPr>
        <w:t>Ja, lijkt mij beter</w:t>
      </w:r>
      <w:r>
        <w:rPr>
          <w:lang w:val="nl-NL"/>
        </w:rPr>
        <w:t xml:space="preserve">. Ookal hebben we dat stuk getypt omdat we eerder een comment kregen dat we </w:t>
      </w:r>
      <w:r w:rsidR="00DD4F8E">
        <w:rPr>
          <w:lang w:val="nl-NL"/>
        </w:rPr>
        <w:t>dit verder moesten toelichten…</w:t>
      </w:r>
    </w:p>
  </w:comment>
  <w:comment w:id="808" w:author="Luuk van de Ven" w:date="2020-05-28T17:47:00Z" w:initials="LvdV">
    <w:p w14:paraId="0B8FED4B" w14:textId="7DC5EF64" w:rsidR="00435EFB" w:rsidRPr="00435EFB" w:rsidRDefault="00435EFB">
      <w:pPr>
        <w:pStyle w:val="CommentText"/>
        <w:rPr>
          <w:lang w:val="nl-NL"/>
        </w:rPr>
      </w:pPr>
      <w:r>
        <w:rPr>
          <w:rStyle w:val="CommentReference"/>
        </w:rPr>
        <w:annotationRef/>
      </w:r>
      <w:r w:rsidRPr="00435EFB">
        <w:rPr>
          <w:lang w:val="nl-NL"/>
        </w:rPr>
        <w:t>Ik zie nu wel</w:t>
      </w:r>
      <w:r>
        <w:rPr>
          <w:lang w:val="nl-NL"/>
        </w:rPr>
        <w:t xml:space="preserve"> dat een van de learning objectives is om </w:t>
      </w:r>
      <w:r w:rsidR="00461C2C">
        <w:rPr>
          <w:lang w:val="nl-NL"/>
        </w:rPr>
        <w:t>die dingen zoals non-response kritisch te beschrijven. Moeten we hier misschien nog iets dieper induiken?</w:t>
      </w:r>
    </w:p>
  </w:comment>
  <w:comment w:id="809" w:author="Guus van den Akker" w:date="2020-05-28T21:59:00Z" w:initials="GvdA">
    <w:p w14:paraId="5FB0ACAB" w14:textId="4297F29F" w:rsidR="0068016A" w:rsidRPr="00AE4EA8" w:rsidRDefault="0068016A">
      <w:pPr>
        <w:pStyle w:val="CommentText"/>
        <w:rPr>
          <w:lang w:val="nl-NL"/>
        </w:rPr>
      </w:pPr>
      <w:r>
        <w:rPr>
          <w:rStyle w:val="CommentReference"/>
        </w:rPr>
        <w:annotationRef/>
      </w:r>
      <w:r w:rsidR="00D435FD" w:rsidRPr="00AE4EA8">
        <w:rPr>
          <w:lang w:val="nl-NL"/>
        </w:rPr>
        <w:t xml:space="preserve">Misschien na ‘Most papers do not address these problems specifically’ </w:t>
      </w:r>
      <w:r w:rsidR="00AE4EA8" w:rsidRPr="00AE4EA8">
        <w:rPr>
          <w:lang w:val="nl-NL"/>
        </w:rPr>
        <w:t>zetten dat we daarom geen assumptions kunnen</w:t>
      </w:r>
      <w:r w:rsidR="00AE4EA8">
        <w:rPr>
          <w:lang w:val="nl-NL"/>
        </w:rPr>
        <w:t xml:space="preserve"> maken. Dan is die comment ook opgelost</w:t>
      </w:r>
      <w:r w:rsidR="0095347A">
        <w:rPr>
          <w:lang w:val="nl-NL"/>
        </w:rPr>
        <w:t>.</w:t>
      </w:r>
      <w:r w:rsidR="0095347A">
        <w:rPr>
          <w:lang w:val="nl-NL"/>
        </w:rPr>
        <w:br/>
      </w:r>
      <w:r w:rsidR="0095347A">
        <w:rPr>
          <w:lang w:val="nl-NL"/>
        </w:rPr>
        <w:br/>
        <w:t xml:space="preserve">En Luuk wat jij zegt, </w:t>
      </w:r>
      <w:r w:rsidR="00153B74">
        <w:rPr>
          <w:lang w:val="nl-NL"/>
        </w:rPr>
        <w:t>ja kan, maar wij hebben niet naar 1000 mensen bijvoorbeeld een enquete gestuurd waavan er bijvoorbeeld maar 400 zijn ingevuld en de rest wellicht niet om een bepaalde reden. Bij ons was het gewoon we zien wel, dus weet niet hoe je dat beschrijft, maar fair punt, kunnen we dit weekend wel even over hebben met z’n drieen.</w:t>
      </w:r>
    </w:p>
  </w:comment>
  <w:comment w:id="810" w:author="Ditte Selders" w:date="2020-05-28T22:07:00Z" w:initials="DS">
    <w:p w14:paraId="20FF0749" w14:textId="0C70674C" w:rsidR="00B2377B" w:rsidRPr="00116C0C" w:rsidRDefault="00B2377B">
      <w:pPr>
        <w:pStyle w:val="CommentText"/>
        <w:rPr>
          <w:lang w:val="nl-NL"/>
        </w:rPr>
      </w:pPr>
      <w:r>
        <w:rPr>
          <w:rStyle w:val="CommentReference"/>
        </w:rPr>
        <w:annotationRef/>
      </w:r>
      <w:r w:rsidR="004B591C" w:rsidRPr="00116C0C">
        <w:rPr>
          <w:lang w:val="nl-NL"/>
        </w:rPr>
        <w:t xml:space="preserve">Lastig. Ik heb dit stuk toen indd getypt omdat Martina wilde dat we dit zouden toelichten. </w:t>
      </w:r>
      <w:r w:rsidR="006A518F" w:rsidRPr="00116C0C">
        <w:rPr>
          <w:lang w:val="nl-NL"/>
        </w:rPr>
        <w:t>Mij lijkt het ook van toegevoegde waarde om het erin te laten. Is er een manier om dit anders te verwoorden zodat we aan beide comments voldoen?</w:t>
      </w:r>
      <w:r w:rsidR="00646052" w:rsidRPr="00116C0C">
        <w:rPr>
          <w:lang w:val="nl-NL"/>
        </w:rPr>
        <w:t xml:space="preserve"> Verder lijkt het me lasting om dieper op non-responses in te gaan als dat nergens wordt genoemd in artikelen. Dit zou dan juist meer leiden to assumptions right?</w:t>
      </w:r>
      <w:r w:rsidR="004A3E39" w:rsidRPr="00116C0C">
        <w:rPr>
          <w:lang w:val="nl-NL"/>
        </w:rPr>
        <w:t xml:space="preserve"> </w:t>
      </w:r>
    </w:p>
  </w:comment>
  <w:comment w:id="811" w:author="Luuk van de Ven" w:date="2020-05-29T14:19:00Z" w:initials="LvdV">
    <w:p w14:paraId="3EADA3F9" w14:textId="0C298FC0" w:rsidR="007026EB" w:rsidRPr="007026EB" w:rsidRDefault="007026EB">
      <w:pPr>
        <w:pStyle w:val="CommentText"/>
        <w:rPr>
          <w:lang w:val="nl-NL"/>
        </w:rPr>
      </w:pPr>
      <w:r>
        <w:rPr>
          <w:rStyle w:val="CommentReference"/>
        </w:rPr>
        <w:annotationRef/>
      </w:r>
      <w:r w:rsidRPr="007026EB">
        <w:rPr>
          <w:lang w:val="nl-NL"/>
        </w:rPr>
        <w:t>Iets om zondag even naar te kijken</w:t>
      </w:r>
    </w:p>
  </w:comment>
  <w:comment w:id="812" w:author="Luuk van de Ven" w:date="2020-05-31T09:35:00Z" w:initials="LvdV">
    <w:p w14:paraId="69E76617" w14:textId="7BA5719A" w:rsidR="002A1280" w:rsidRPr="00FA7D6A" w:rsidRDefault="002A1280">
      <w:pPr>
        <w:pStyle w:val="CommentText"/>
        <w:rPr>
          <w:lang w:val="nl-NL"/>
        </w:rPr>
      </w:pPr>
      <w:r>
        <w:rPr>
          <w:rStyle w:val="CommentReference"/>
        </w:rPr>
        <w:annotationRef/>
      </w:r>
      <w:r w:rsidR="00FA7D6A" w:rsidRPr="00FA7D6A">
        <w:rPr>
          <w:lang w:val="nl-NL"/>
        </w:rPr>
        <w:t>Mailtjuh</w:t>
      </w:r>
    </w:p>
  </w:comment>
  <w:comment w:id="851" w:author="Luuk van de Ven" w:date="2020-05-28T17:53:00Z" w:initials="LvdV">
    <w:p w14:paraId="7F0FECA5" w14:textId="5C173615" w:rsidR="00A72A09" w:rsidRPr="00A72A09" w:rsidRDefault="00A72A09">
      <w:pPr>
        <w:pStyle w:val="CommentText"/>
        <w:rPr>
          <w:lang w:val="nl-NL"/>
        </w:rPr>
      </w:pPr>
      <w:r>
        <w:rPr>
          <w:rStyle w:val="CommentReference"/>
        </w:rPr>
        <w:annotationRef/>
      </w:r>
      <w:r w:rsidRPr="00A72A09">
        <w:rPr>
          <w:lang w:val="nl-NL"/>
        </w:rPr>
        <w:t>Moet table 1 dan niet op d</w:t>
      </w:r>
      <w:r>
        <w:rPr>
          <w:lang w:val="nl-NL"/>
        </w:rPr>
        <w:t>eze pagina?</w:t>
      </w:r>
    </w:p>
  </w:comment>
  <w:comment w:id="852" w:author="Ditte Selders" w:date="2020-05-28T22:26:00Z" w:initials="DS">
    <w:p w14:paraId="16D1ED80" w14:textId="6315950B" w:rsidR="005E2C29" w:rsidRPr="0047035B" w:rsidRDefault="005E2C29">
      <w:pPr>
        <w:pStyle w:val="CommentText"/>
      </w:pPr>
      <w:r>
        <w:rPr>
          <w:rStyle w:val="CommentReference"/>
        </w:rPr>
        <w:annotationRef/>
      </w:r>
      <w:r w:rsidR="002C3D3D" w:rsidRPr="0047035B">
        <w:t>ja</w:t>
      </w:r>
    </w:p>
  </w:comment>
  <w:comment w:id="870" w:author="Luuk van de Ven" w:date="2020-05-31T10:05:00Z" w:initials="LvdV">
    <w:p w14:paraId="79EEE789" w14:textId="65341363" w:rsidR="001538B5" w:rsidRDefault="001538B5">
      <w:pPr>
        <w:pStyle w:val="CommentText"/>
      </w:pPr>
      <w:r>
        <w:rPr>
          <w:rStyle w:val="CommentReference"/>
        </w:rPr>
        <w:annotationRef/>
      </w:r>
      <w:r w:rsidR="009C407F">
        <w:t>Tabel erboven figuur eronder</w:t>
      </w:r>
    </w:p>
  </w:comment>
  <w:comment w:id="901" w:author="Guus van den Akker" w:date="2020-05-28T22:20:00Z" w:initials="GvdA">
    <w:p w14:paraId="5E95108C" w14:textId="555096A0" w:rsidR="009F2AF3" w:rsidRDefault="009F2AF3">
      <w:pPr>
        <w:pStyle w:val="CommentText"/>
      </w:pPr>
      <w:r>
        <w:rPr>
          <w:rStyle w:val="CommentReference"/>
        </w:rPr>
        <w:annotationRef/>
      </w:r>
      <w:r>
        <w:t>Are different from what?</w:t>
      </w:r>
    </w:p>
  </w:comment>
  <w:comment w:id="902" w:author="Ditte Selders" w:date="2020-05-28T22:21:00Z" w:initials="DS">
    <w:p w14:paraId="15238EC2" w14:textId="3BD4AB57" w:rsidR="00C10895" w:rsidRDefault="00C10895">
      <w:pPr>
        <w:pStyle w:val="CommentText"/>
      </w:pPr>
      <w:r>
        <w:rPr>
          <w:rStyle w:val="CommentReference"/>
        </w:rPr>
        <w:annotationRef/>
      </w:r>
      <w:r w:rsidR="002B59F4">
        <w:t>From our theoretical domain?</w:t>
      </w:r>
    </w:p>
  </w:comment>
  <w:comment w:id="903" w:author="Guus van den Akker" w:date="2020-05-28T22:25:00Z" w:initials="GvdA">
    <w:p w14:paraId="2D6095A1" w14:textId="6EE48B4C" w:rsidR="00065167" w:rsidRPr="00F876D2" w:rsidRDefault="00065167">
      <w:pPr>
        <w:pStyle w:val="CommentText"/>
        <w:rPr>
          <w:lang w:val="nl-NL"/>
        </w:rPr>
      </w:pPr>
      <w:r>
        <w:rPr>
          <w:rStyle w:val="CommentReference"/>
        </w:rPr>
        <w:annotationRef/>
      </w:r>
      <w:r>
        <w:t xml:space="preserve">Are different from the theoretical domains </w:t>
      </w:r>
      <w:r w:rsidR="00F876D2">
        <w:t xml:space="preserve">from …. </w:t>
      </w:r>
      <w:r w:rsidR="00F876D2" w:rsidRPr="00F876D2">
        <w:rPr>
          <w:lang w:val="nl-NL"/>
        </w:rPr>
        <w:t>Ik snap niet wat h</w:t>
      </w:r>
      <w:r w:rsidR="00F876D2">
        <w:rPr>
          <w:lang w:val="nl-NL"/>
        </w:rPr>
        <w:t>ier gezegd wordt.</w:t>
      </w:r>
    </w:p>
  </w:comment>
  <w:comment w:id="927" w:author="Luuk van de Ven" w:date="2020-05-28T18:00:00Z" w:initials="LvdV">
    <w:p w14:paraId="257DF103" w14:textId="5E7A3F48" w:rsidR="00B558F3" w:rsidRPr="00B558F3" w:rsidRDefault="00B558F3">
      <w:pPr>
        <w:pStyle w:val="CommentText"/>
        <w:rPr>
          <w:lang w:val="nl-NL"/>
        </w:rPr>
      </w:pPr>
      <w:r>
        <w:rPr>
          <w:rStyle w:val="CommentReference"/>
        </w:rPr>
        <w:annotationRef/>
      </w:r>
      <w:r w:rsidRPr="00B558F3">
        <w:rPr>
          <w:lang w:val="nl-NL"/>
        </w:rPr>
        <w:t xml:space="preserve">Hier doen we eigenlijk wel echt helemaal niets meer mee later. Zouden we in de conclusie nog bepaalde resultaten aan deze artikelen kunnen linken? </w:t>
      </w:r>
    </w:p>
  </w:comment>
  <w:comment w:id="928" w:author="Guus van den Akker" w:date="2020-05-28T22:41:00Z" w:initials="GvdA">
    <w:p w14:paraId="72410755" w14:textId="15A118F0" w:rsidR="00183978" w:rsidRPr="00183978" w:rsidRDefault="00183978">
      <w:pPr>
        <w:pStyle w:val="CommentText"/>
        <w:rPr>
          <w:lang w:val="nl-NL"/>
        </w:rPr>
      </w:pPr>
      <w:r>
        <w:rPr>
          <w:rStyle w:val="CommentReference"/>
        </w:rPr>
        <w:annotationRef/>
      </w:r>
      <w:r w:rsidRPr="00183978">
        <w:rPr>
          <w:lang w:val="nl-NL"/>
        </w:rPr>
        <w:t>Kunnen overwegen o</w:t>
      </w:r>
      <w:r>
        <w:rPr>
          <w:lang w:val="nl-NL"/>
        </w:rPr>
        <w:t>m die hele Lin en Chen eruit te halen en alleen in appendix 5. Alles wat erin staat moet iets bijdragen. Weet alleen niet of dat dan ten koste gaat van de learning objectives.</w:t>
      </w:r>
    </w:p>
  </w:comment>
  <w:comment w:id="929" w:author="Luuk van de Ven" w:date="2020-05-29T14:21:00Z" w:initials="LvdV">
    <w:p w14:paraId="63065D10" w14:textId="77235B23" w:rsidR="00A90CC7" w:rsidRPr="00A90CC7" w:rsidRDefault="00A90CC7">
      <w:pPr>
        <w:pStyle w:val="CommentText"/>
        <w:rPr>
          <w:lang w:val="nl-NL"/>
        </w:rPr>
      </w:pPr>
      <w:r>
        <w:rPr>
          <w:rStyle w:val="CommentReference"/>
        </w:rPr>
        <w:annotationRef/>
      </w:r>
      <w:r w:rsidRPr="00A90CC7">
        <w:rPr>
          <w:lang w:val="nl-NL"/>
        </w:rPr>
        <w:t>Nee, dat lijkt me niet de beste op</w:t>
      </w:r>
      <w:r>
        <w:rPr>
          <w:lang w:val="nl-NL"/>
        </w:rPr>
        <w:t>tie. Eerder misschien nog een keer noemen in de reccommendations ofzo</w:t>
      </w:r>
    </w:p>
  </w:comment>
  <w:comment w:id="930" w:author="Guus van den Akker" w:date="2020-05-29T17:14:00Z" w:initials="GvdA">
    <w:p w14:paraId="5CFDCC05" w14:textId="3E502510" w:rsidR="00D3053E" w:rsidRPr="00B417AA" w:rsidRDefault="00D3053E">
      <w:pPr>
        <w:pStyle w:val="CommentText"/>
        <w:rPr>
          <w:lang w:val="en-GB"/>
        </w:rPr>
      </w:pPr>
      <w:r>
        <w:rPr>
          <w:rStyle w:val="CommentReference"/>
        </w:rPr>
        <w:annotationRef/>
      </w:r>
      <w:r w:rsidRPr="00B417AA">
        <w:rPr>
          <w:lang w:val="en-GB"/>
        </w:rPr>
        <w:t>Oke, zondag even overleggen</w:t>
      </w:r>
    </w:p>
  </w:comment>
  <w:comment w:id="1034" w:author="Luuk van de Ven" w:date="2020-05-22T21:43:00Z" w:initials="LvdV">
    <w:p w14:paraId="3A8675D7" w14:textId="77777777" w:rsidR="00983F7C" w:rsidRPr="00B417AA" w:rsidRDefault="00983F7C" w:rsidP="00983F7C">
      <w:pPr>
        <w:pStyle w:val="CommentText"/>
        <w:rPr>
          <w:lang w:val="en-GB"/>
        </w:rPr>
      </w:pPr>
      <w:r>
        <w:rPr>
          <w:rStyle w:val="CommentReference"/>
        </w:rPr>
        <w:annotationRef/>
      </w:r>
      <w:r>
        <w:rPr>
          <w:rStyle w:val="CommentReference"/>
        </w:rPr>
        <w:annotationRef/>
      </w:r>
      <w:r>
        <w:t xml:space="preserve">Explain how you selected these variables and what you gain from adding the controls &amp; from running subgroup analyses. </w:t>
      </w:r>
      <w:r w:rsidRPr="00B417AA">
        <w:rPr>
          <w:lang w:val="en-GB"/>
        </w:rPr>
        <w:t>This should be the last paragraph.</w:t>
      </w:r>
    </w:p>
    <w:p w14:paraId="536387B4" w14:textId="77777777" w:rsidR="00983F7C" w:rsidRPr="00B417AA" w:rsidRDefault="00983F7C" w:rsidP="00983F7C">
      <w:pPr>
        <w:pStyle w:val="CommentText"/>
        <w:rPr>
          <w:lang w:val="en-GB"/>
        </w:rPr>
      </w:pPr>
    </w:p>
  </w:comment>
  <w:comment w:id="1235" w:author="Luuk van de Ven" w:date="2020-05-22T21:18:00Z" w:initials="LvdV">
    <w:p w14:paraId="1CBEA255" w14:textId="77604933" w:rsidR="005D4AC8" w:rsidRPr="00693E6D" w:rsidRDefault="005D4AC8">
      <w:pPr>
        <w:pStyle w:val="CommentText"/>
        <w:rPr>
          <w:lang w:val="en-GB"/>
        </w:rPr>
      </w:pPr>
      <w:r>
        <w:rPr>
          <w:rStyle w:val="CommentReference"/>
        </w:rPr>
        <w:annotationRef/>
      </w:r>
      <w:r w:rsidRPr="00693E6D">
        <w:rPr>
          <w:lang w:val="en-GB"/>
        </w:rPr>
        <w:t>Why a car</w:t>
      </w:r>
    </w:p>
  </w:comment>
  <w:comment w:id="1256" w:author="Luuk van de Ven" w:date="2020-05-22T21:43:00Z" w:initials="LvdV">
    <w:p w14:paraId="4E8360F8" w14:textId="77777777" w:rsidR="00B67515" w:rsidRPr="00F44D2E" w:rsidRDefault="00B67515" w:rsidP="00B67515">
      <w:pPr>
        <w:pStyle w:val="CommentText"/>
        <w:rPr>
          <w:lang w:val="nl-NL"/>
        </w:rPr>
      </w:pPr>
      <w:r>
        <w:rPr>
          <w:rStyle w:val="CommentReference"/>
        </w:rPr>
        <w:annotationRef/>
      </w:r>
      <w:r>
        <w:rPr>
          <w:rStyle w:val="CommentReference"/>
        </w:rPr>
        <w:annotationRef/>
      </w:r>
      <w:r>
        <w:t xml:space="preserve">Explain how you selected these variables and what you gain from adding the controls &amp; from running subgroup analyses. </w:t>
      </w:r>
      <w:r w:rsidRPr="00F44D2E">
        <w:rPr>
          <w:lang w:val="nl-NL"/>
        </w:rPr>
        <w:t>This should be the last paragraph.</w:t>
      </w:r>
    </w:p>
    <w:p w14:paraId="3F09BC01" w14:textId="212BE2E3" w:rsidR="00B67515" w:rsidRPr="00F44D2E" w:rsidRDefault="00B67515">
      <w:pPr>
        <w:pStyle w:val="CommentText"/>
        <w:rPr>
          <w:lang w:val="nl-NL"/>
        </w:rPr>
      </w:pPr>
    </w:p>
  </w:comment>
  <w:comment w:id="1342" w:author="Guus van den Akker" w:date="2020-05-31T11:55:00Z" w:initials="GvdA">
    <w:p w14:paraId="2362B052" w14:textId="77777777" w:rsidR="00D4394D" w:rsidRPr="00980AAD" w:rsidRDefault="00D4394D" w:rsidP="00D4394D">
      <w:pPr>
        <w:pStyle w:val="CommentText"/>
        <w:rPr>
          <w:lang w:val="nl-NL"/>
        </w:rPr>
      </w:pPr>
      <w:r>
        <w:rPr>
          <w:rStyle w:val="CommentReference"/>
        </w:rPr>
        <w:annotationRef/>
      </w:r>
      <w:r w:rsidRPr="00980AAD">
        <w:rPr>
          <w:noProof/>
          <w:lang w:val="nl-NL"/>
        </w:rPr>
        <w:t>Deze ook nog aanvullne met nieuwe tabel</w:t>
      </w:r>
    </w:p>
  </w:comment>
  <w:comment w:id="1347" w:author="Luuk van de Ven" w:date="2020-05-23T11:20:00Z" w:initials="LvdV">
    <w:p w14:paraId="1C12ED44" w14:textId="77777777" w:rsidR="00D4394D" w:rsidRDefault="00D4394D" w:rsidP="00D4394D">
      <w:pPr>
        <w:pStyle w:val="CommentText"/>
      </w:pPr>
      <w:r>
        <w:rPr>
          <w:rStyle w:val="CommentReference"/>
        </w:rPr>
        <w:annotationRef/>
      </w:r>
      <w:r>
        <w:t>Considering summarizing the socio-demo in a table</w:t>
      </w:r>
    </w:p>
  </w:comment>
  <w:comment w:id="1349" w:author="Guus van den Akker" w:date="2020-05-31T11:55:00Z" w:initials="GvdA">
    <w:p w14:paraId="1CCB18F4" w14:textId="6025CE79" w:rsidR="00980AAD" w:rsidRPr="00980AAD" w:rsidRDefault="00980AAD">
      <w:pPr>
        <w:pStyle w:val="CommentText"/>
        <w:rPr>
          <w:lang w:val="nl-NL"/>
        </w:rPr>
      </w:pPr>
      <w:r>
        <w:rPr>
          <w:rStyle w:val="CommentReference"/>
        </w:rPr>
        <w:annotationRef/>
      </w:r>
      <w:r w:rsidR="005A0E5A" w:rsidRPr="00980AAD">
        <w:rPr>
          <w:noProof/>
          <w:lang w:val="nl-NL"/>
        </w:rPr>
        <w:t>Deze ook nog aanvullne met nieuwe tabel</w:t>
      </w:r>
    </w:p>
  </w:comment>
  <w:comment w:id="1352" w:author="Luuk van de Ven" w:date="2020-05-23T11:20:00Z" w:initials="LvdV">
    <w:p w14:paraId="10ED5660" w14:textId="3C16F1DC" w:rsidR="00724D47" w:rsidRDefault="00724D47">
      <w:pPr>
        <w:pStyle w:val="CommentText"/>
      </w:pPr>
      <w:r>
        <w:rPr>
          <w:rStyle w:val="CommentReference"/>
        </w:rPr>
        <w:annotationRef/>
      </w:r>
      <w:r w:rsidR="00E0497F">
        <w:t>Considering summarizing the socio-demo in a table</w:t>
      </w:r>
    </w:p>
  </w:comment>
  <w:comment w:id="1370" w:author="Luuk van de Ven" w:date="2020-05-31T20:01:00Z" w:initials="LvdV">
    <w:p w14:paraId="5FE68999" w14:textId="47D798C0" w:rsidR="00D1579D" w:rsidRPr="00D1579D" w:rsidRDefault="00D1579D">
      <w:pPr>
        <w:pStyle w:val="CommentText"/>
        <w:rPr>
          <w:lang w:val="nl-NL"/>
        </w:rPr>
      </w:pPr>
      <w:r>
        <w:rPr>
          <w:rStyle w:val="CommentReference"/>
        </w:rPr>
        <w:annotationRef/>
      </w:r>
      <w:r w:rsidRPr="00D1579D">
        <w:rPr>
          <w:lang w:val="nl-NL"/>
        </w:rPr>
        <w:t>Proud</w:t>
      </w:r>
    </w:p>
  </w:comment>
  <w:comment w:id="1800" w:author="Guus van den Akker" w:date="2020-05-29T12:10:00Z" w:initials="GvdA">
    <w:p w14:paraId="1B660FDB" w14:textId="77777777" w:rsidR="007B78D9" w:rsidRPr="00D668E7" w:rsidRDefault="007B78D9" w:rsidP="007B78D9">
      <w:pPr>
        <w:pStyle w:val="CommentText"/>
        <w:rPr>
          <w:lang w:val="nl-NL"/>
        </w:rPr>
      </w:pPr>
      <w:r>
        <w:rPr>
          <w:rStyle w:val="CommentReference"/>
        </w:rPr>
        <w:annotationRef/>
      </w:r>
      <w:r w:rsidRPr="00D668E7">
        <w:rPr>
          <w:lang w:val="nl-NL"/>
        </w:rPr>
        <w:t>Dit moeten we op het einde ook wel echt even doen haha</w:t>
      </w:r>
      <w:r>
        <w:rPr>
          <w:lang w:val="nl-NL"/>
        </w:rPr>
        <w:t xml:space="preserve"> en niet vergeten.</w:t>
      </w:r>
    </w:p>
  </w:comment>
  <w:comment w:id="1813" w:author="Guus van den Akker" w:date="2020-06-01T21:08:00Z" w:initials="GvdA">
    <w:p w14:paraId="292BBE91" w14:textId="0C1856E0" w:rsidR="00D06F8C" w:rsidRPr="00D06F8C" w:rsidRDefault="00D06F8C">
      <w:pPr>
        <w:pStyle w:val="CommentText"/>
        <w:rPr>
          <w:lang w:val="nl-NL"/>
        </w:rPr>
      </w:pPr>
      <w:r>
        <w:rPr>
          <w:rStyle w:val="CommentReference"/>
        </w:rPr>
        <w:annotationRef/>
      </w:r>
      <w:r w:rsidRPr="00D06F8C">
        <w:rPr>
          <w:lang w:val="nl-NL"/>
        </w:rPr>
        <w:t>Misschien ook even andere t</w:t>
      </w:r>
      <w:r>
        <w:rPr>
          <w:lang w:val="nl-NL"/>
        </w:rPr>
        <w:t>opic sentence, want het onderscheidende van ons onderzoek (utilitarian/hedinoc) wordt later niet meer genoemd.</w:t>
      </w:r>
    </w:p>
  </w:comment>
  <w:comment w:id="1814" w:author="Guus van den Akker" w:date="2020-06-01T11:01:00Z" w:initials="GvdA">
    <w:p w14:paraId="3D243152" w14:textId="5EE732E0" w:rsidR="00985572" w:rsidRPr="00985572" w:rsidRDefault="00985572">
      <w:pPr>
        <w:pStyle w:val="CommentText"/>
        <w:rPr>
          <w:lang w:val="nl-NL"/>
        </w:rPr>
      </w:pPr>
      <w:r>
        <w:rPr>
          <w:rStyle w:val="CommentReference"/>
        </w:rPr>
        <w:annotationRef/>
      </w:r>
      <w:r w:rsidRPr="00985572">
        <w:rPr>
          <w:lang w:val="nl-NL"/>
        </w:rPr>
        <w:t>Zou hier voorzicht</w:t>
      </w:r>
      <w:r>
        <w:rPr>
          <w:lang w:val="nl-NL"/>
        </w:rPr>
        <w:t>ig mee zijn. Misschien kent Martina wel meer papers.</w:t>
      </w:r>
    </w:p>
  </w:comment>
  <w:comment w:id="1866" w:author="Guus van den Akker" w:date="2020-05-29T12:10:00Z" w:initials="GvdA">
    <w:p w14:paraId="2844AE00" w14:textId="5A6D96CC" w:rsidR="00D668E7" w:rsidRPr="00D668E7" w:rsidRDefault="00D668E7">
      <w:pPr>
        <w:pStyle w:val="CommentText"/>
        <w:rPr>
          <w:lang w:val="nl-NL"/>
        </w:rPr>
      </w:pPr>
      <w:r>
        <w:rPr>
          <w:rStyle w:val="CommentReference"/>
        </w:rPr>
        <w:annotationRef/>
      </w:r>
      <w:r w:rsidRPr="00D668E7">
        <w:rPr>
          <w:lang w:val="nl-NL"/>
        </w:rPr>
        <w:t>Dit moeten we op het einde ook wel echt even doen haha</w:t>
      </w:r>
      <w:r>
        <w:rPr>
          <w:lang w:val="nl-NL"/>
        </w:rPr>
        <w:t xml:space="preserve"> en niet vergeten.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31BE207" w15:done="0"/>
  <w15:commentEx w15:paraId="26E10864" w15:done="1"/>
  <w15:commentEx w15:paraId="5C882C22" w15:paraIdParent="26E10864" w15:done="1"/>
  <w15:commentEx w15:paraId="0B4A4548" w15:paraIdParent="26E10864" w15:done="1"/>
  <w15:commentEx w15:paraId="2E77A3C2" w15:paraIdParent="26E10864" w15:done="1"/>
  <w15:commentEx w15:paraId="6F921760" w15:done="0"/>
  <w15:commentEx w15:paraId="68A9B293" w15:paraIdParent="6F921760" w15:done="0"/>
  <w15:commentEx w15:paraId="32B0CF00" w15:paraIdParent="6F921760" w15:done="0"/>
  <w15:commentEx w15:paraId="0B8FED4B" w15:paraIdParent="6F921760" w15:done="0"/>
  <w15:commentEx w15:paraId="5FB0ACAB" w15:paraIdParent="6F921760" w15:done="0"/>
  <w15:commentEx w15:paraId="20FF0749" w15:paraIdParent="6F921760" w15:done="0"/>
  <w15:commentEx w15:paraId="3EADA3F9" w15:paraIdParent="6F921760" w15:done="0"/>
  <w15:commentEx w15:paraId="69E76617" w15:paraIdParent="6F921760" w15:done="0"/>
  <w15:commentEx w15:paraId="7F0FECA5" w15:done="1"/>
  <w15:commentEx w15:paraId="16D1ED80" w15:paraIdParent="7F0FECA5" w15:done="1"/>
  <w15:commentEx w15:paraId="79EEE789" w15:done="0"/>
  <w15:commentEx w15:paraId="5E95108C" w15:done="1"/>
  <w15:commentEx w15:paraId="15238EC2" w15:paraIdParent="5E95108C" w15:done="1"/>
  <w15:commentEx w15:paraId="2D6095A1" w15:paraIdParent="5E95108C" w15:done="1"/>
  <w15:commentEx w15:paraId="257DF103" w15:done="1"/>
  <w15:commentEx w15:paraId="72410755" w15:paraIdParent="257DF103" w15:done="1"/>
  <w15:commentEx w15:paraId="63065D10" w15:paraIdParent="257DF103" w15:done="1"/>
  <w15:commentEx w15:paraId="5CFDCC05" w15:paraIdParent="257DF103" w15:done="1"/>
  <w15:commentEx w15:paraId="536387B4" w15:done="1"/>
  <w15:commentEx w15:paraId="1CBEA255" w15:done="1"/>
  <w15:commentEx w15:paraId="3F09BC01" w15:done="1"/>
  <w15:commentEx w15:paraId="2362B052" w15:done="1"/>
  <w15:commentEx w15:paraId="1C12ED44" w15:done="1"/>
  <w15:commentEx w15:paraId="1CCB18F4" w15:done="1"/>
  <w15:commentEx w15:paraId="10ED5660" w15:done="1"/>
  <w15:commentEx w15:paraId="5FE68999" w15:done="0"/>
  <w15:commentEx w15:paraId="1B660FDB" w15:done="0"/>
  <w15:commentEx w15:paraId="292BBE91" w15:done="0"/>
  <w15:commentEx w15:paraId="3D243152" w15:done="0"/>
  <w15:commentEx w15:paraId="2844AE0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DF1FB" w16cex:dateUtc="2020-05-31T07:06:00Z"/>
  <w16cex:commentExtensible w16cex:durableId="227A776D" w16cex:dateUtc="2020-05-28T15:46:00Z"/>
  <w16cex:commentExtensible w16cex:durableId="227A971E" w16cex:dateUtc="2020-05-28T18:01:00Z"/>
  <w16cex:commentExtensible w16cex:durableId="227AAF64" w16cex:dateUtc="2020-05-28T19:45:00Z"/>
  <w16cex:commentExtensible w16cex:durableId="227DF662" w16cex:dateUtc="2020-05-31T07:24:00Z"/>
  <w16cex:commentExtensible w16cex:durableId="2276B435" w16cex:dateUtc="2020-05-25T19:16:00Z"/>
  <w16cex:commentExtensible w16cex:durableId="2277B18F" w16cex:dateUtc="2020-05-26T13:17:00Z"/>
  <w16cex:commentExtensible w16cex:durableId="227A76B0" w16cex:dateUtc="2020-05-28T15:43:00Z"/>
  <w16cex:commentExtensible w16cex:durableId="227A77AE" w16cex:dateUtc="2020-05-28T15:47:00Z"/>
  <w16cex:commentExtensible w16cex:durableId="227AB2CF" w16cex:dateUtc="2020-05-28T19:59:00Z"/>
  <w16cex:commentExtensible w16cex:durableId="227AB4B3" w16cex:dateUtc="2020-05-28T20:07:00Z"/>
  <w16cex:commentExtensible w16cex:durableId="227B9874" w16cex:dateUtc="2020-05-29T12:19:00Z"/>
  <w16cex:commentExtensible w16cex:durableId="227DF8D5" w16cex:dateUtc="2020-05-31T07:35:00Z"/>
  <w16cex:commentExtensible w16cex:durableId="227A792A" w16cex:dateUtc="2020-05-28T15:53:00Z"/>
  <w16cex:commentExtensible w16cex:durableId="227AB912" w16cex:dateUtc="2020-05-28T20:26:00Z"/>
  <w16cex:commentExtensible w16cex:durableId="227DFFDE" w16cex:dateUtc="2020-05-31T08:05:00Z"/>
  <w16cex:commentExtensible w16cex:durableId="227AB7C4" w16cex:dateUtc="2020-05-28T20:20:00Z"/>
  <w16cex:commentExtensible w16cex:durableId="227AB7E4" w16cex:dateUtc="2020-05-28T20:21:00Z"/>
  <w16cex:commentExtensible w16cex:durableId="227AB8D0" w16cex:dateUtc="2020-05-28T20:25:00Z"/>
  <w16cex:commentExtensible w16cex:durableId="227A7AB2" w16cex:dateUtc="2020-05-28T16:00:00Z"/>
  <w16cex:commentExtensible w16cex:durableId="227ABC81" w16cex:dateUtc="2020-05-28T20:41:00Z"/>
  <w16cex:commentExtensible w16cex:durableId="227B98EC" w16cex:dateUtc="2020-05-29T12:21:00Z"/>
  <w16cex:commentExtensible w16cex:durableId="227BC164" w16cex:dateUtc="2020-05-29T15:14:00Z"/>
  <w16cex:commentExtensible w16cex:durableId="2272C027" w16cex:dateUtc="2020-05-22T19:18:00Z"/>
  <w16cex:commentExtensible w16cex:durableId="2272C61C" w16cex:dateUtc="2020-05-22T19:43:00Z"/>
  <w16cex:commentExtensible w16cex:durableId="227E1996" w16cex:dateUtc="2020-05-31T09:55:00Z"/>
  <w16cex:commentExtensible w16cex:durableId="22738588" w16cex:dateUtc="2020-05-23T09:20:00Z"/>
  <w16cex:commentExtensible w16cex:durableId="227E8B89" w16cex:dateUtc="2020-05-31T18:01:00Z"/>
  <w16cex:commentExtensible w16cex:durableId="227FECD1" w16cex:dateUtc="2020-06-01T19:08:00Z"/>
  <w16cex:commentExtensible w16cex:durableId="227F5E86" w16cex:dateUtc="2020-06-01T09:01:00Z"/>
  <w16cex:commentExtensible w16cex:durableId="227B7A27" w16cex:dateUtc="2020-05-29T10: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31BE207" w16cid:durableId="227DF1FB"/>
  <w16cid:commentId w16cid:paraId="26E10864" w16cid:durableId="227A776D"/>
  <w16cid:commentId w16cid:paraId="5C882C22" w16cid:durableId="227A971E"/>
  <w16cid:commentId w16cid:paraId="0B4A4548" w16cid:durableId="227AAF64"/>
  <w16cid:commentId w16cid:paraId="2E77A3C2" w16cid:durableId="227DF662"/>
  <w16cid:commentId w16cid:paraId="6F921760" w16cid:durableId="2276B435"/>
  <w16cid:commentId w16cid:paraId="68A9B293" w16cid:durableId="2277B18F"/>
  <w16cid:commentId w16cid:paraId="32B0CF00" w16cid:durableId="227A76B0"/>
  <w16cid:commentId w16cid:paraId="0B8FED4B" w16cid:durableId="227A77AE"/>
  <w16cid:commentId w16cid:paraId="5FB0ACAB" w16cid:durableId="227AB2CF"/>
  <w16cid:commentId w16cid:paraId="20FF0749" w16cid:durableId="227AB4B3"/>
  <w16cid:commentId w16cid:paraId="3EADA3F9" w16cid:durableId="227B9874"/>
  <w16cid:commentId w16cid:paraId="69E76617" w16cid:durableId="227DF8D5"/>
  <w16cid:commentId w16cid:paraId="7F0FECA5" w16cid:durableId="227A792A"/>
  <w16cid:commentId w16cid:paraId="16D1ED80" w16cid:durableId="227AB912"/>
  <w16cid:commentId w16cid:paraId="79EEE789" w16cid:durableId="227DFFDE"/>
  <w16cid:commentId w16cid:paraId="5E95108C" w16cid:durableId="227AB7C4"/>
  <w16cid:commentId w16cid:paraId="15238EC2" w16cid:durableId="227AB7E4"/>
  <w16cid:commentId w16cid:paraId="2D6095A1" w16cid:durableId="227AB8D0"/>
  <w16cid:commentId w16cid:paraId="257DF103" w16cid:durableId="227A7AB2"/>
  <w16cid:commentId w16cid:paraId="72410755" w16cid:durableId="227ABC81"/>
  <w16cid:commentId w16cid:paraId="63065D10" w16cid:durableId="227B98EC"/>
  <w16cid:commentId w16cid:paraId="5CFDCC05" w16cid:durableId="227BC164"/>
  <w16cid:commentId w16cid:paraId="536387B4" w16cid:durableId="228491CC"/>
  <w16cid:commentId w16cid:paraId="1CBEA255" w16cid:durableId="2272C027"/>
  <w16cid:commentId w16cid:paraId="3F09BC01" w16cid:durableId="2272C61C"/>
  <w16cid:commentId w16cid:paraId="2362B052" w16cid:durableId="22849772"/>
  <w16cid:commentId w16cid:paraId="1C12ED44" w16cid:durableId="22849773"/>
  <w16cid:commentId w16cid:paraId="1CCB18F4" w16cid:durableId="227E1996"/>
  <w16cid:commentId w16cid:paraId="10ED5660" w16cid:durableId="22738588"/>
  <w16cid:commentId w16cid:paraId="5FE68999" w16cid:durableId="227E8B89"/>
  <w16cid:commentId w16cid:paraId="1B660FDB" w16cid:durableId="22849775"/>
  <w16cid:commentId w16cid:paraId="292BBE91" w16cid:durableId="227FECD1"/>
  <w16cid:commentId w16cid:paraId="3D243152" w16cid:durableId="227F5E86"/>
  <w16cid:commentId w16cid:paraId="2844AE00" w16cid:durableId="227B7A2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0E62E5" w14:textId="77777777" w:rsidR="00847ABB" w:rsidRDefault="00847ABB" w:rsidP="00D86B44">
      <w:r>
        <w:separator/>
      </w:r>
    </w:p>
    <w:p w14:paraId="1EF4A87C" w14:textId="77777777" w:rsidR="00847ABB" w:rsidRDefault="00847ABB" w:rsidP="00D86B44"/>
  </w:endnote>
  <w:endnote w:type="continuationSeparator" w:id="0">
    <w:p w14:paraId="63A68FD0" w14:textId="77777777" w:rsidR="00847ABB" w:rsidRDefault="00847ABB" w:rsidP="00D86B44">
      <w:r>
        <w:continuationSeparator/>
      </w:r>
    </w:p>
    <w:p w14:paraId="07E7F782" w14:textId="77777777" w:rsidR="00847ABB" w:rsidRDefault="00847ABB" w:rsidP="00D86B44"/>
  </w:endnote>
  <w:endnote w:type="continuationNotice" w:id="1">
    <w:p w14:paraId="79E6AA0E" w14:textId="77777777" w:rsidR="00847ABB" w:rsidRDefault="00847ABB" w:rsidP="00D86B44"/>
    <w:p w14:paraId="2116CB2E" w14:textId="77777777" w:rsidR="00847ABB" w:rsidRDefault="00847ABB" w:rsidP="00D86B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Yu Mincho">
    <w:altName w:val="游明朝"/>
    <w:panose1 w:val="02020400000000000000"/>
    <w:charset w:val="80"/>
    <w:family w:val="roman"/>
    <w:notTrueType/>
    <w:pitch w:val="variable"/>
    <w:sig w:usb0="800002E7" w:usb1="2AC7FCFF" w:usb2="00000012" w:usb3="00000000" w:csb0="0002009F" w:csb1="00000000"/>
  </w:font>
  <w:font w:name="Calibri Light (Headings)">
    <w:altName w:val="Calibri Light"/>
    <w:panose1 w:val="020B0604020202020204"/>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34435384"/>
      <w:docPartObj>
        <w:docPartGallery w:val="Page Numbers (Bottom of Page)"/>
        <w:docPartUnique/>
      </w:docPartObj>
    </w:sdtPr>
    <w:sdtContent>
      <w:p w14:paraId="02E3F05B" w14:textId="77777777" w:rsidR="00F76F6A" w:rsidRDefault="00F76F6A" w:rsidP="00FE59D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8886C1" w14:textId="77777777" w:rsidR="00F76F6A" w:rsidRDefault="00F76F6A" w:rsidP="0008673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ascii="Times New Roman" w:hAnsi="Times New Roman" w:cs="Times New Roman"/>
      </w:rPr>
      <w:id w:val="-207722617"/>
      <w:docPartObj>
        <w:docPartGallery w:val="Page Numbers (Bottom of Page)"/>
        <w:docPartUnique/>
      </w:docPartObj>
    </w:sdtPr>
    <w:sdtContent>
      <w:p w14:paraId="0963A81E" w14:textId="77777777" w:rsidR="00F76F6A" w:rsidRPr="00FF15AB" w:rsidRDefault="00F76F6A" w:rsidP="00FE59DD">
        <w:pPr>
          <w:pStyle w:val="Footer"/>
          <w:framePr w:wrap="none" w:vAnchor="text" w:hAnchor="margin" w:xAlign="right" w:y="1"/>
          <w:rPr>
            <w:rStyle w:val="PageNumber"/>
            <w:rFonts w:ascii="Times New Roman" w:hAnsi="Times New Roman" w:cs="Times New Roman"/>
          </w:rPr>
        </w:pPr>
        <w:r w:rsidRPr="00FF15AB">
          <w:rPr>
            <w:rStyle w:val="PageNumber"/>
            <w:rFonts w:ascii="Times New Roman" w:hAnsi="Times New Roman" w:cs="Times New Roman"/>
          </w:rPr>
          <w:fldChar w:fldCharType="begin"/>
        </w:r>
        <w:r w:rsidRPr="00FF15AB">
          <w:rPr>
            <w:rStyle w:val="PageNumber"/>
            <w:rFonts w:ascii="Times New Roman" w:hAnsi="Times New Roman" w:cs="Times New Roman"/>
          </w:rPr>
          <w:instrText xml:space="preserve"> PAGE </w:instrText>
        </w:r>
        <w:r w:rsidRPr="00FF15AB">
          <w:rPr>
            <w:rStyle w:val="PageNumber"/>
            <w:rFonts w:ascii="Times New Roman" w:hAnsi="Times New Roman" w:cs="Times New Roman"/>
          </w:rPr>
          <w:fldChar w:fldCharType="separate"/>
        </w:r>
        <w:r w:rsidRPr="00FF15AB">
          <w:rPr>
            <w:rStyle w:val="PageNumber"/>
            <w:rFonts w:ascii="Times New Roman" w:hAnsi="Times New Roman" w:cs="Times New Roman"/>
            <w:noProof/>
          </w:rPr>
          <w:t>14</w:t>
        </w:r>
        <w:r w:rsidRPr="00FF15AB">
          <w:rPr>
            <w:rStyle w:val="PageNumber"/>
            <w:rFonts w:ascii="Times New Roman" w:hAnsi="Times New Roman" w:cs="Times New Roman"/>
          </w:rPr>
          <w:fldChar w:fldCharType="end"/>
        </w:r>
      </w:p>
    </w:sdtContent>
  </w:sdt>
  <w:p w14:paraId="4F354D41" w14:textId="77777777" w:rsidR="00F76F6A" w:rsidRPr="009646DB" w:rsidRDefault="00F76F6A" w:rsidP="0008673D">
    <w:pPr>
      <w:pStyle w:val="Footer"/>
      <w:ind w:right="360"/>
    </w:pPr>
  </w:p>
  <w:p w14:paraId="4AE1A5F5" w14:textId="77777777" w:rsidR="00F76F6A" w:rsidRDefault="00F76F6A" w:rsidP="00D86B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73578809"/>
      <w:docPartObj>
        <w:docPartGallery w:val="Page Numbers (Bottom of Page)"/>
        <w:docPartUnique/>
      </w:docPartObj>
    </w:sdtPr>
    <w:sdtContent>
      <w:p w14:paraId="4237618B" w14:textId="77777777" w:rsidR="0008673D" w:rsidRDefault="0008673D" w:rsidP="00FE59D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A5D7DA" w14:textId="77777777" w:rsidR="008D4AE3" w:rsidRDefault="008D4AE3" w:rsidP="0008673D">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ascii="Times New Roman" w:hAnsi="Times New Roman" w:cs="Times New Roman"/>
      </w:rPr>
      <w:id w:val="1035071788"/>
      <w:docPartObj>
        <w:docPartGallery w:val="Page Numbers (Bottom of Page)"/>
        <w:docPartUnique/>
      </w:docPartObj>
    </w:sdtPr>
    <w:sdtContent>
      <w:p w14:paraId="437F45D3" w14:textId="77777777" w:rsidR="0008673D" w:rsidRPr="00FF15AB" w:rsidRDefault="0008673D" w:rsidP="00FE59DD">
        <w:pPr>
          <w:pStyle w:val="Footer"/>
          <w:framePr w:wrap="none" w:vAnchor="text" w:hAnchor="margin" w:xAlign="right" w:y="1"/>
          <w:rPr>
            <w:rStyle w:val="PageNumber"/>
            <w:rFonts w:ascii="Times New Roman" w:hAnsi="Times New Roman" w:cs="Times New Roman"/>
          </w:rPr>
        </w:pPr>
        <w:r w:rsidRPr="00FF15AB">
          <w:rPr>
            <w:rStyle w:val="PageNumber"/>
            <w:rFonts w:ascii="Times New Roman" w:hAnsi="Times New Roman" w:cs="Times New Roman"/>
          </w:rPr>
          <w:fldChar w:fldCharType="begin"/>
        </w:r>
        <w:r w:rsidRPr="00FF15AB">
          <w:rPr>
            <w:rStyle w:val="PageNumber"/>
            <w:rFonts w:ascii="Times New Roman" w:hAnsi="Times New Roman" w:cs="Times New Roman"/>
          </w:rPr>
          <w:instrText xml:space="preserve"> PAGE </w:instrText>
        </w:r>
        <w:r w:rsidRPr="00FF15AB">
          <w:rPr>
            <w:rStyle w:val="PageNumber"/>
            <w:rFonts w:ascii="Times New Roman" w:hAnsi="Times New Roman" w:cs="Times New Roman"/>
          </w:rPr>
          <w:fldChar w:fldCharType="separate"/>
        </w:r>
        <w:r w:rsidRPr="00FF15AB">
          <w:rPr>
            <w:rStyle w:val="PageNumber"/>
            <w:rFonts w:ascii="Times New Roman" w:hAnsi="Times New Roman" w:cs="Times New Roman"/>
            <w:noProof/>
          </w:rPr>
          <w:t>14</w:t>
        </w:r>
        <w:r w:rsidRPr="00FF15AB">
          <w:rPr>
            <w:rStyle w:val="PageNumber"/>
            <w:rFonts w:ascii="Times New Roman" w:hAnsi="Times New Roman" w:cs="Times New Roman"/>
          </w:rPr>
          <w:fldChar w:fldCharType="end"/>
        </w:r>
      </w:p>
    </w:sdtContent>
  </w:sdt>
  <w:p w14:paraId="04A68F91" w14:textId="77777777" w:rsidR="005907C6" w:rsidRPr="009646DB" w:rsidRDefault="005907C6" w:rsidP="0008673D">
    <w:pPr>
      <w:pStyle w:val="Footer"/>
      <w:ind w:right="360"/>
    </w:pPr>
  </w:p>
  <w:p w14:paraId="04DE4DF9" w14:textId="77777777" w:rsidR="005907C6" w:rsidRDefault="005907C6" w:rsidP="00D86B4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D7BB7C" w14:textId="77777777" w:rsidR="00D250A4" w:rsidRDefault="00D250A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9835667"/>
      <w:docPartObj>
        <w:docPartGallery w:val="Page Numbers (Bottom of Page)"/>
        <w:docPartUnique/>
      </w:docPartObj>
    </w:sdtPr>
    <w:sdtContent>
      <w:p w14:paraId="7FE37F61" w14:textId="28972B14" w:rsidR="00471DF2" w:rsidRDefault="00471DF2">
        <w:pPr>
          <w:pStyle w:val="Footer"/>
          <w:jc w:val="right"/>
        </w:pPr>
        <w:r w:rsidRPr="009229F3">
          <w:rPr>
            <w:rFonts w:ascii="Times New Roman" w:hAnsi="Times New Roman" w:cs="Times New Roman"/>
            <w:rPrChange w:id="2097" w:author="Guus van den Akker" w:date="2020-06-01T20:59:00Z">
              <w:rPr/>
            </w:rPrChange>
          </w:rPr>
          <w:fldChar w:fldCharType="begin"/>
        </w:r>
        <w:r w:rsidRPr="009229F3">
          <w:rPr>
            <w:rFonts w:ascii="Times New Roman" w:hAnsi="Times New Roman" w:cs="Times New Roman"/>
            <w:rPrChange w:id="2098" w:author="Guus van den Akker" w:date="2020-06-01T20:59:00Z">
              <w:rPr/>
            </w:rPrChange>
          </w:rPr>
          <w:instrText>PAGE   \* MERGEFORMAT</w:instrText>
        </w:r>
        <w:r w:rsidRPr="009229F3">
          <w:rPr>
            <w:rFonts w:ascii="Times New Roman" w:hAnsi="Times New Roman" w:cs="Times New Roman"/>
            <w:rPrChange w:id="2099" w:author="Guus van den Akker" w:date="2020-06-01T20:59:00Z">
              <w:rPr/>
            </w:rPrChange>
          </w:rPr>
          <w:fldChar w:fldCharType="separate"/>
        </w:r>
        <w:r w:rsidRPr="009229F3">
          <w:rPr>
            <w:rFonts w:ascii="Times New Roman" w:hAnsi="Times New Roman" w:cs="Times New Roman"/>
            <w:lang w:val="nl-NL"/>
            <w:rPrChange w:id="2100" w:author="Guus van den Akker" w:date="2020-06-01T20:59:00Z">
              <w:rPr>
                <w:lang w:val="nl-NL"/>
              </w:rPr>
            </w:rPrChange>
          </w:rPr>
          <w:t>2</w:t>
        </w:r>
        <w:r w:rsidRPr="009229F3">
          <w:rPr>
            <w:rFonts w:ascii="Times New Roman" w:hAnsi="Times New Roman" w:cs="Times New Roman"/>
            <w:rPrChange w:id="2101" w:author="Guus van den Akker" w:date="2020-06-01T20:59:00Z">
              <w:rPr/>
            </w:rPrChange>
          </w:rPr>
          <w:fldChar w:fldCharType="end"/>
        </w:r>
      </w:p>
    </w:sdtContent>
  </w:sdt>
  <w:p w14:paraId="5280F213" w14:textId="77777777" w:rsidR="00D250A4" w:rsidRDefault="00D250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29FA49" w14:textId="77777777" w:rsidR="00847ABB" w:rsidRDefault="00847ABB" w:rsidP="00D86B44">
      <w:r>
        <w:separator/>
      </w:r>
    </w:p>
    <w:p w14:paraId="0F738762" w14:textId="77777777" w:rsidR="00847ABB" w:rsidRDefault="00847ABB" w:rsidP="00D86B44"/>
  </w:footnote>
  <w:footnote w:type="continuationSeparator" w:id="0">
    <w:p w14:paraId="29AA6BB9" w14:textId="77777777" w:rsidR="00847ABB" w:rsidRDefault="00847ABB" w:rsidP="00D86B44">
      <w:r>
        <w:continuationSeparator/>
      </w:r>
    </w:p>
    <w:p w14:paraId="09F370A0" w14:textId="77777777" w:rsidR="00847ABB" w:rsidRDefault="00847ABB" w:rsidP="00D86B44"/>
  </w:footnote>
  <w:footnote w:type="continuationNotice" w:id="1">
    <w:p w14:paraId="04E61861" w14:textId="77777777" w:rsidR="00847ABB" w:rsidRDefault="00847ABB" w:rsidP="00D86B44"/>
    <w:p w14:paraId="0A41E1FC" w14:textId="77777777" w:rsidR="00847ABB" w:rsidRDefault="00847ABB" w:rsidP="00D86B44"/>
  </w:footnote>
  <w:footnote w:id="2">
    <w:p w14:paraId="2F45DF20" w14:textId="77777777" w:rsidR="00275433" w:rsidRDefault="00275433" w:rsidP="00275433">
      <w:pPr>
        <w:pStyle w:val="FootnoteText"/>
        <w:rPr>
          <w:ins w:id="878" w:author="Luuk van de Ven" w:date="2020-05-28T22:59:00Z"/>
          <w:lang w:val="en-GB"/>
        </w:rPr>
      </w:pPr>
      <w:ins w:id="879" w:author="Luuk van de Ven" w:date="2020-05-28T22:59:00Z">
        <w:r>
          <w:rPr>
            <w:rStyle w:val="FootnoteReference"/>
          </w:rPr>
          <w:footnoteRef/>
        </w:r>
        <w:r>
          <w:t xml:space="preserve"> </w:t>
        </w:r>
        <w:r w:rsidRPr="00C47AEB">
          <w:rPr>
            <w:lang w:val="en-GB"/>
          </w:rPr>
          <w:t>We were not able to c</w:t>
        </w:r>
        <w:r>
          <w:rPr>
            <w:lang w:val="en-GB"/>
          </w:rPr>
          <w:t xml:space="preserve">alculate the Confidence Interval using an online Effect Size Calculator since the authors </w:t>
        </w:r>
      </w:ins>
    </w:p>
    <w:p w14:paraId="268D8F4A" w14:textId="77777777" w:rsidR="00275433" w:rsidRPr="00AE06F9" w:rsidRDefault="00275433" w:rsidP="00275433">
      <w:pPr>
        <w:pStyle w:val="FootnoteText"/>
        <w:rPr>
          <w:ins w:id="880" w:author="Luuk van de Ven" w:date="2020-05-28T22:59:00Z"/>
        </w:rPr>
      </w:pPr>
      <w:ins w:id="881" w:author="Luuk van de Ven" w:date="2020-05-28T22:59:00Z">
        <w:r>
          <w:rPr>
            <w:lang w:val="en-GB"/>
          </w:rPr>
          <w:t>did not provide additional data, such as t/p-values or the standard error.</w:t>
        </w:r>
      </w:ins>
    </w:p>
  </w:footnote>
  <w:footnote w:id="3">
    <w:p w14:paraId="6548CE1E" w14:textId="0AE432EF" w:rsidR="0040451A" w:rsidRPr="00F41703" w:rsidRDefault="0040451A">
      <w:pPr>
        <w:pStyle w:val="FootnoteText"/>
        <w:rPr>
          <w:lang w:val="en-GB"/>
        </w:rPr>
      </w:pPr>
      <w:r>
        <w:rPr>
          <w:rStyle w:val="FootnoteReference"/>
        </w:rPr>
        <w:footnoteRef/>
      </w:r>
      <w:r>
        <w:t xml:space="preserve"> </w:t>
      </w:r>
      <w:r w:rsidRPr="00F41703">
        <w:rPr>
          <w:lang w:val="en-GB"/>
        </w:rPr>
        <w:t xml:space="preserve">This paper </w:t>
      </w:r>
      <w:r w:rsidR="00F41703" w:rsidRPr="00F41703">
        <w:rPr>
          <w:lang w:val="en-GB"/>
        </w:rPr>
        <w:t xml:space="preserve">examines the </w:t>
      </w:r>
      <w:r w:rsidR="00377FE4" w:rsidRPr="00F41703">
        <w:rPr>
          <w:lang w:val="en-GB"/>
        </w:rPr>
        <w:t>existence</w:t>
      </w:r>
      <w:r w:rsidR="00F41703" w:rsidRPr="00F41703">
        <w:rPr>
          <w:lang w:val="en-GB"/>
        </w:rPr>
        <w:t xml:space="preserve"> o</w:t>
      </w:r>
      <w:r w:rsidR="00F41703">
        <w:rPr>
          <w:lang w:val="en-GB"/>
        </w:rPr>
        <w:t>f brand communities</w:t>
      </w:r>
      <w:r w:rsidR="00377FE4">
        <w:rPr>
          <w:lang w:val="en-GB"/>
        </w:rPr>
        <w:t xml:space="preserve"> among people rather than trying to find support for a </w:t>
      </w:r>
      <w:r w:rsidR="0085618D">
        <w:rPr>
          <w:lang w:val="en-GB"/>
        </w:rPr>
        <w:t xml:space="preserve">(causal) </w:t>
      </w:r>
      <w:r w:rsidR="00377FE4">
        <w:rPr>
          <w:lang w:val="en-GB"/>
        </w:rPr>
        <w:t>relationship</w:t>
      </w:r>
      <w:r w:rsidR="0085618D">
        <w:rPr>
          <w:lang w:val="en-GB"/>
        </w:rPr>
        <w:t xml:space="preserve"> between variables.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720AF9A">
      <w:start w:val="1"/>
      <w:numFmt w:val="bullet"/>
      <w:lvlText w:val="⁃"/>
      <w:lvlJc w:val="left"/>
      <w:pPr>
        <w:ind w:left="720" w:hanging="360"/>
      </w:pPr>
    </w:lvl>
    <w:lvl w:ilvl="1" w:tplc="3808EEE0">
      <w:start w:val="1"/>
      <w:numFmt w:val="bullet"/>
      <w:lvlText w:val="⁃"/>
      <w:lvlJc w:val="left"/>
      <w:pPr>
        <w:ind w:left="1440" w:hanging="360"/>
      </w:pPr>
    </w:lvl>
    <w:lvl w:ilvl="2" w:tplc="BB400FF8">
      <w:numFmt w:val="decimal"/>
      <w:lvlText w:val=""/>
      <w:lvlJc w:val="left"/>
    </w:lvl>
    <w:lvl w:ilvl="3" w:tplc="07A22336">
      <w:numFmt w:val="decimal"/>
      <w:lvlText w:val=""/>
      <w:lvlJc w:val="left"/>
    </w:lvl>
    <w:lvl w:ilvl="4" w:tplc="50FA01F2">
      <w:numFmt w:val="decimal"/>
      <w:lvlText w:val=""/>
      <w:lvlJc w:val="left"/>
    </w:lvl>
    <w:lvl w:ilvl="5" w:tplc="E9CAA868">
      <w:numFmt w:val="decimal"/>
      <w:lvlText w:val=""/>
      <w:lvlJc w:val="left"/>
    </w:lvl>
    <w:lvl w:ilvl="6" w:tplc="3C7A9270">
      <w:numFmt w:val="decimal"/>
      <w:lvlText w:val=""/>
      <w:lvlJc w:val="left"/>
    </w:lvl>
    <w:lvl w:ilvl="7" w:tplc="5E846412">
      <w:numFmt w:val="decimal"/>
      <w:lvlText w:val=""/>
      <w:lvlJc w:val="left"/>
    </w:lvl>
    <w:lvl w:ilvl="8" w:tplc="A260A45A">
      <w:numFmt w:val="decimal"/>
      <w:lvlText w:val=""/>
      <w:lvlJc w:val="left"/>
    </w:lvl>
  </w:abstractNum>
  <w:abstractNum w:abstractNumId="1" w15:restartNumberingAfterBreak="0">
    <w:nsid w:val="1220115A"/>
    <w:multiLevelType w:val="hybridMultilevel"/>
    <w:tmpl w:val="75C0BE50"/>
    <w:lvl w:ilvl="0" w:tplc="0254C054">
      <w:numFmt w:val="bullet"/>
      <w:lvlText w:val="-"/>
      <w:lvlJc w:val="left"/>
      <w:pPr>
        <w:ind w:left="720" w:hanging="360"/>
      </w:pPr>
      <w:rPr>
        <w:rFonts w:ascii="Times New Roman" w:eastAsia="Corbel" w:hAnsi="Times New Roman" w:cs="Times New Roman" w:hint="default"/>
      </w:rPr>
    </w:lvl>
    <w:lvl w:ilvl="1" w:tplc="F712236C" w:tentative="1">
      <w:start w:val="1"/>
      <w:numFmt w:val="bullet"/>
      <w:lvlText w:val="o"/>
      <w:lvlJc w:val="left"/>
      <w:pPr>
        <w:ind w:left="1440" w:hanging="360"/>
      </w:pPr>
      <w:rPr>
        <w:rFonts w:ascii="Courier New" w:hAnsi="Courier New" w:cs="Courier New" w:hint="default"/>
      </w:rPr>
    </w:lvl>
    <w:lvl w:ilvl="2" w:tplc="5F26A2F6" w:tentative="1">
      <w:start w:val="1"/>
      <w:numFmt w:val="bullet"/>
      <w:lvlText w:val=""/>
      <w:lvlJc w:val="left"/>
      <w:pPr>
        <w:ind w:left="2160" w:hanging="360"/>
      </w:pPr>
      <w:rPr>
        <w:rFonts w:ascii="Wingdings" w:hAnsi="Wingdings" w:hint="default"/>
      </w:rPr>
    </w:lvl>
    <w:lvl w:ilvl="3" w:tplc="44EA34FA" w:tentative="1">
      <w:start w:val="1"/>
      <w:numFmt w:val="bullet"/>
      <w:lvlText w:val=""/>
      <w:lvlJc w:val="left"/>
      <w:pPr>
        <w:ind w:left="2880" w:hanging="360"/>
      </w:pPr>
      <w:rPr>
        <w:rFonts w:ascii="Symbol" w:hAnsi="Symbol" w:hint="default"/>
      </w:rPr>
    </w:lvl>
    <w:lvl w:ilvl="4" w:tplc="B6EE5982" w:tentative="1">
      <w:start w:val="1"/>
      <w:numFmt w:val="bullet"/>
      <w:lvlText w:val="o"/>
      <w:lvlJc w:val="left"/>
      <w:pPr>
        <w:ind w:left="3600" w:hanging="360"/>
      </w:pPr>
      <w:rPr>
        <w:rFonts w:ascii="Courier New" w:hAnsi="Courier New" w:cs="Courier New" w:hint="default"/>
      </w:rPr>
    </w:lvl>
    <w:lvl w:ilvl="5" w:tplc="345641BA" w:tentative="1">
      <w:start w:val="1"/>
      <w:numFmt w:val="bullet"/>
      <w:lvlText w:val=""/>
      <w:lvlJc w:val="left"/>
      <w:pPr>
        <w:ind w:left="4320" w:hanging="360"/>
      </w:pPr>
      <w:rPr>
        <w:rFonts w:ascii="Wingdings" w:hAnsi="Wingdings" w:hint="default"/>
      </w:rPr>
    </w:lvl>
    <w:lvl w:ilvl="6" w:tplc="D44631E2" w:tentative="1">
      <w:start w:val="1"/>
      <w:numFmt w:val="bullet"/>
      <w:lvlText w:val=""/>
      <w:lvlJc w:val="left"/>
      <w:pPr>
        <w:ind w:left="5040" w:hanging="360"/>
      </w:pPr>
      <w:rPr>
        <w:rFonts w:ascii="Symbol" w:hAnsi="Symbol" w:hint="default"/>
      </w:rPr>
    </w:lvl>
    <w:lvl w:ilvl="7" w:tplc="22C411DA" w:tentative="1">
      <w:start w:val="1"/>
      <w:numFmt w:val="bullet"/>
      <w:lvlText w:val="o"/>
      <w:lvlJc w:val="left"/>
      <w:pPr>
        <w:ind w:left="5760" w:hanging="360"/>
      </w:pPr>
      <w:rPr>
        <w:rFonts w:ascii="Courier New" w:hAnsi="Courier New" w:cs="Courier New" w:hint="default"/>
      </w:rPr>
    </w:lvl>
    <w:lvl w:ilvl="8" w:tplc="37307328" w:tentative="1">
      <w:start w:val="1"/>
      <w:numFmt w:val="bullet"/>
      <w:lvlText w:val=""/>
      <w:lvlJc w:val="left"/>
      <w:pPr>
        <w:ind w:left="6480" w:hanging="360"/>
      </w:pPr>
      <w:rPr>
        <w:rFonts w:ascii="Wingdings" w:hAnsi="Wingdings" w:hint="default"/>
      </w:rPr>
    </w:lvl>
  </w:abstractNum>
  <w:abstractNum w:abstractNumId="2" w15:restartNumberingAfterBreak="0">
    <w:nsid w:val="1731637F"/>
    <w:multiLevelType w:val="hybridMultilevel"/>
    <w:tmpl w:val="FFFFFFFF"/>
    <w:lvl w:ilvl="0" w:tplc="32125E8E">
      <w:start w:val="1"/>
      <w:numFmt w:val="bullet"/>
      <w:lvlText w:val=""/>
      <w:lvlJc w:val="left"/>
      <w:pPr>
        <w:ind w:left="720" w:hanging="360"/>
      </w:pPr>
      <w:rPr>
        <w:rFonts w:ascii="Symbol" w:hAnsi="Symbol" w:hint="default"/>
      </w:rPr>
    </w:lvl>
    <w:lvl w:ilvl="1" w:tplc="D5FCAFCA">
      <w:start w:val="1"/>
      <w:numFmt w:val="bullet"/>
      <w:lvlText w:val="o"/>
      <w:lvlJc w:val="left"/>
      <w:pPr>
        <w:ind w:left="1440" w:hanging="360"/>
      </w:pPr>
      <w:rPr>
        <w:rFonts w:ascii="Courier New" w:hAnsi="Courier New" w:hint="default"/>
      </w:rPr>
    </w:lvl>
    <w:lvl w:ilvl="2" w:tplc="5A68C19E">
      <w:start w:val="1"/>
      <w:numFmt w:val="bullet"/>
      <w:lvlText w:val=""/>
      <w:lvlJc w:val="left"/>
      <w:pPr>
        <w:ind w:left="2160" w:hanging="360"/>
      </w:pPr>
      <w:rPr>
        <w:rFonts w:ascii="Wingdings" w:hAnsi="Wingdings" w:hint="default"/>
      </w:rPr>
    </w:lvl>
    <w:lvl w:ilvl="3" w:tplc="42FC0F7C">
      <w:start w:val="1"/>
      <w:numFmt w:val="bullet"/>
      <w:lvlText w:val=""/>
      <w:lvlJc w:val="left"/>
      <w:pPr>
        <w:ind w:left="2880" w:hanging="360"/>
      </w:pPr>
      <w:rPr>
        <w:rFonts w:ascii="Symbol" w:hAnsi="Symbol" w:hint="default"/>
      </w:rPr>
    </w:lvl>
    <w:lvl w:ilvl="4" w:tplc="65C4AFCE">
      <w:start w:val="1"/>
      <w:numFmt w:val="bullet"/>
      <w:lvlText w:val="o"/>
      <w:lvlJc w:val="left"/>
      <w:pPr>
        <w:ind w:left="3600" w:hanging="360"/>
      </w:pPr>
      <w:rPr>
        <w:rFonts w:ascii="Courier New" w:hAnsi="Courier New" w:hint="default"/>
      </w:rPr>
    </w:lvl>
    <w:lvl w:ilvl="5" w:tplc="05528DFC">
      <w:start w:val="1"/>
      <w:numFmt w:val="bullet"/>
      <w:lvlText w:val=""/>
      <w:lvlJc w:val="left"/>
      <w:pPr>
        <w:ind w:left="4320" w:hanging="360"/>
      </w:pPr>
      <w:rPr>
        <w:rFonts w:ascii="Wingdings" w:hAnsi="Wingdings" w:hint="default"/>
      </w:rPr>
    </w:lvl>
    <w:lvl w:ilvl="6" w:tplc="65C6E3EA">
      <w:start w:val="1"/>
      <w:numFmt w:val="bullet"/>
      <w:lvlText w:val=""/>
      <w:lvlJc w:val="left"/>
      <w:pPr>
        <w:ind w:left="5040" w:hanging="360"/>
      </w:pPr>
      <w:rPr>
        <w:rFonts w:ascii="Symbol" w:hAnsi="Symbol" w:hint="default"/>
      </w:rPr>
    </w:lvl>
    <w:lvl w:ilvl="7" w:tplc="0882E2F2">
      <w:start w:val="1"/>
      <w:numFmt w:val="bullet"/>
      <w:lvlText w:val="o"/>
      <w:lvlJc w:val="left"/>
      <w:pPr>
        <w:ind w:left="5760" w:hanging="360"/>
      </w:pPr>
      <w:rPr>
        <w:rFonts w:ascii="Courier New" w:hAnsi="Courier New" w:hint="default"/>
      </w:rPr>
    </w:lvl>
    <w:lvl w:ilvl="8" w:tplc="EE68B6EA">
      <w:start w:val="1"/>
      <w:numFmt w:val="bullet"/>
      <w:lvlText w:val=""/>
      <w:lvlJc w:val="left"/>
      <w:pPr>
        <w:ind w:left="6480" w:hanging="360"/>
      </w:pPr>
      <w:rPr>
        <w:rFonts w:ascii="Wingdings" w:hAnsi="Wingdings" w:hint="default"/>
      </w:rPr>
    </w:lvl>
  </w:abstractNum>
  <w:abstractNum w:abstractNumId="3" w15:restartNumberingAfterBreak="0">
    <w:nsid w:val="19341F33"/>
    <w:multiLevelType w:val="hybridMultilevel"/>
    <w:tmpl w:val="573C1800"/>
    <w:lvl w:ilvl="0" w:tplc="FFC026CC">
      <w:start w:val="1"/>
      <w:numFmt w:val="bullet"/>
      <w:lvlText w:val=""/>
      <w:lvlJc w:val="left"/>
      <w:pPr>
        <w:ind w:left="720" w:hanging="360"/>
      </w:pPr>
      <w:rPr>
        <w:rFonts w:ascii="Symbol" w:hAnsi="Symbol" w:hint="default"/>
      </w:rPr>
    </w:lvl>
    <w:lvl w:ilvl="1" w:tplc="AC526AD0">
      <w:start w:val="1"/>
      <w:numFmt w:val="bullet"/>
      <w:lvlText w:val="o"/>
      <w:lvlJc w:val="left"/>
      <w:pPr>
        <w:ind w:left="1440" w:hanging="360"/>
      </w:pPr>
      <w:rPr>
        <w:rFonts w:ascii="Courier New" w:hAnsi="Courier New" w:hint="default"/>
      </w:rPr>
    </w:lvl>
    <w:lvl w:ilvl="2" w:tplc="3448F6E0">
      <w:start w:val="1"/>
      <w:numFmt w:val="bullet"/>
      <w:lvlText w:val=""/>
      <w:lvlJc w:val="left"/>
      <w:pPr>
        <w:ind w:left="2160" w:hanging="360"/>
      </w:pPr>
      <w:rPr>
        <w:rFonts w:ascii="Wingdings" w:hAnsi="Wingdings" w:hint="default"/>
      </w:rPr>
    </w:lvl>
    <w:lvl w:ilvl="3" w:tplc="B71AEFEC">
      <w:start w:val="1"/>
      <w:numFmt w:val="bullet"/>
      <w:lvlText w:val=""/>
      <w:lvlJc w:val="left"/>
      <w:pPr>
        <w:ind w:left="2880" w:hanging="360"/>
      </w:pPr>
      <w:rPr>
        <w:rFonts w:ascii="Symbol" w:hAnsi="Symbol" w:hint="default"/>
      </w:rPr>
    </w:lvl>
    <w:lvl w:ilvl="4" w:tplc="B7605A24">
      <w:start w:val="1"/>
      <w:numFmt w:val="bullet"/>
      <w:lvlText w:val="o"/>
      <w:lvlJc w:val="left"/>
      <w:pPr>
        <w:ind w:left="3600" w:hanging="360"/>
      </w:pPr>
      <w:rPr>
        <w:rFonts w:ascii="Courier New" w:hAnsi="Courier New" w:hint="default"/>
      </w:rPr>
    </w:lvl>
    <w:lvl w:ilvl="5" w:tplc="90406578">
      <w:start w:val="1"/>
      <w:numFmt w:val="bullet"/>
      <w:lvlText w:val=""/>
      <w:lvlJc w:val="left"/>
      <w:pPr>
        <w:ind w:left="4320" w:hanging="360"/>
      </w:pPr>
      <w:rPr>
        <w:rFonts w:ascii="Wingdings" w:hAnsi="Wingdings" w:hint="default"/>
      </w:rPr>
    </w:lvl>
    <w:lvl w:ilvl="6" w:tplc="2B3E7190">
      <w:start w:val="1"/>
      <w:numFmt w:val="bullet"/>
      <w:lvlText w:val=""/>
      <w:lvlJc w:val="left"/>
      <w:pPr>
        <w:ind w:left="5040" w:hanging="360"/>
      </w:pPr>
      <w:rPr>
        <w:rFonts w:ascii="Symbol" w:hAnsi="Symbol" w:hint="default"/>
      </w:rPr>
    </w:lvl>
    <w:lvl w:ilvl="7" w:tplc="01C438FA">
      <w:start w:val="1"/>
      <w:numFmt w:val="bullet"/>
      <w:lvlText w:val="o"/>
      <w:lvlJc w:val="left"/>
      <w:pPr>
        <w:ind w:left="5760" w:hanging="360"/>
      </w:pPr>
      <w:rPr>
        <w:rFonts w:ascii="Courier New" w:hAnsi="Courier New" w:hint="default"/>
      </w:rPr>
    </w:lvl>
    <w:lvl w:ilvl="8" w:tplc="2D626CA8">
      <w:start w:val="1"/>
      <w:numFmt w:val="bullet"/>
      <w:lvlText w:val=""/>
      <w:lvlJc w:val="left"/>
      <w:pPr>
        <w:ind w:left="6480" w:hanging="360"/>
      </w:pPr>
      <w:rPr>
        <w:rFonts w:ascii="Wingdings" w:hAnsi="Wingdings" w:hint="default"/>
      </w:rPr>
    </w:lvl>
  </w:abstractNum>
  <w:abstractNum w:abstractNumId="4" w15:restartNumberingAfterBreak="0">
    <w:nsid w:val="19B01BC7"/>
    <w:multiLevelType w:val="multilevel"/>
    <w:tmpl w:val="D55A8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D77985"/>
    <w:multiLevelType w:val="hybridMultilevel"/>
    <w:tmpl w:val="24BE022A"/>
    <w:lvl w:ilvl="0" w:tplc="35F8E9D0">
      <w:start w:val="1"/>
      <w:numFmt w:val="decimal"/>
      <w:lvlText w:val="%1."/>
      <w:lvlJc w:val="left"/>
      <w:pPr>
        <w:ind w:left="720" w:hanging="360"/>
      </w:pPr>
      <w:rPr>
        <w:rFonts w:hint="default"/>
      </w:rPr>
    </w:lvl>
    <w:lvl w:ilvl="1" w:tplc="65528F66">
      <w:start w:val="1"/>
      <w:numFmt w:val="lowerLetter"/>
      <w:lvlText w:val="%2."/>
      <w:lvlJc w:val="left"/>
      <w:pPr>
        <w:ind w:left="1440" w:hanging="360"/>
      </w:pPr>
    </w:lvl>
    <w:lvl w:ilvl="2" w:tplc="D804B740">
      <w:start w:val="1"/>
      <w:numFmt w:val="bullet"/>
      <w:lvlText w:val=""/>
      <w:lvlJc w:val="left"/>
      <w:pPr>
        <w:ind w:left="2340" w:hanging="360"/>
      </w:pPr>
      <w:rPr>
        <w:rFonts w:ascii="Symbol" w:hAnsi="Symbol" w:hint="default"/>
      </w:rPr>
    </w:lvl>
    <w:lvl w:ilvl="3" w:tplc="CAA0FBE6" w:tentative="1">
      <w:start w:val="1"/>
      <w:numFmt w:val="decimal"/>
      <w:lvlText w:val="%4."/>
      <w:lvlJc w:val="left"/>
      <w:pPr>
        <w:ind w:left="2880" w:hanging="360"/>
      </w:pPr>
    </w:lvl>
    <w:lvl w:ilvl="4" w:tplc="2A6E14B8" w:tentative="1">
      <w:start w:val="1"/>
      <w:numFmt w:val="lowerLetter"/>
      <w:lvlText w:val="%5."/>
      <w:lvlJc w:val="left"/>
      <w:pPr>
        <w:ind w:left="3600" w:hanging="360"/>
      </w:pPr>
    </w:lvl>
    <w:lvl w:ilvl="5" w:tplc="143E0118" w:tentative="1">
      <w:start w:val="1"/>
      <w:numFmt w:val="lowerRoman"/>
      <w:lvlText w:val="%6."/>
      <w:lvlJc w:val="right"/>
      <w:pPr>
        <w:ind w:left="4320" w:hanging="180"/>
      </w:pPr>
    </w:lvl>
    <w:lvl w:ilvl="6" w:tplc="6908CA00" w:tentative="1">
      <w:start w:val="1"/>
      <w:numFmt w:val="decimal"/>
      <w:lvlText w:val="%7."/>
      <w:lvlJc w:val="left"/>
      <w:pPr>
        <w:ind w:left="5040" w:hanging="360"/>
      </w:pPr>
    </w:lvl>
    <w:lvl w:ilvl="7" w:tplc="087CE9BC" w:tentative="1">
      <w:start w:val="1"/>
      <w:numFmt w:val="lowerLetter"/>
      <w:lvlText w:val="%8."/>
      <w:lvlJc w:val="left"/>
      <w:pPr>
        <w:ind w:left="5760" w:hanging="360"/>
      </w:pPr>
    </w:lvl>
    <w:lvl w:ilvl="8" w:tplc="713C6D38" w:tentative="1">
      <w:start w:val="1"/>
      <w:numFmt w:val="lowerRoman"/>
      <w:lvlText w:val="%9."/>
      <w:lvlJc w:val="right"/>
      <w:pPr>
        <w:ind w:left="6480" w:hanging="180"/>
      </w:pPr>
    </w:lvl>
  </w:abstractNum>
  <w:abstractNum w:abstractNumId="6" w15:restartNumberingAfterBreak="0">
    <w:nsid w:val="2AC469DC"/>
    <w:multiLevelType w:val="hybridMultilevel"/>
    <w:tmpl w:val="FFFFFFFF"/>
    <w:lvl w:ilvl="0" w:tplc="C9962C86">
      <w:start w:val="1"/>
      <w:numFmt w:val="bullet"/>
      <w:lvlText w:val=""/>
      <w:lvlJc w:val="left"/>
      <w:pPr>
        <w:ind w:left="720" w:hanging="360"/>
      </w:pPr>
      <w:rPr>
        <w:rFonts w:ascii="Symbol" w:hAnsi="Symbol" w:hint="default"/>
      </w:rPr>
    </w:lvl>
    <w:lvl w:ilvl="1" w:tplc="7ED29CB4">
      <w:start w:val="1"/>
      <w:numFmt w:val="bullet"/>
      <w:lvlText w:val="o"/>
      <w:lvlJc w:val="left"/>
      <w:pPr>
        <w:ind w:left="1440" w:hanging="360"/>
      </w:pPr>
      <w:rPr>
        <w:rFonts w:ascii="Courier New" w:hAnsi="Courier New" w:hint="default"/>
      </w:rPr>
    </w:lvl>
    <w:lvl w:ilvl="2" w:tplc="164CDD10">
      <w:start w:val="1"/>
      <w:numFmt w:val="bullet"/>
      <w:lvlText w:val=""/>
      <w:lvlJc w:val="left"/>
      <w:pPr>
        <w:ind w:left="2160" w:hanging="360"/>
      </w:pPr>
      <w:rPr>
        <w:rFonts w:ascii="Wingdings" w:hAnsi="Wingdings" w:hint="default"/>
      </w:rPr>
    </w:lvl>
    <w:lvl w:ilvl="3" w:tplc="73AC22CA">
      <w:start w:val="1"/>
      <w:numFmt w:val="bullet"/>
      <w:lvlText w:val=""/>
      <w:lvlJc w:val="left"/>
      <w:pPr>
        <w:ind w:left="2880" w:hanging="360"/>
      </w:pPr>
      <w:rPr>
        <w:rFonts w:ascii="Symbol" w:hAnsi="Symbol" w:hint="default"/>
      </w:rPr>
    </w:lvl>
    <w:lvl w:ilvl="4" w:tplc="FAA2D8E6">
      <w:start w:val="1"/>
      <w:numFmt w:val="bullet"/>
      <w:lvlText w:val="o"/>
      <w:lvlJc w:val="left"/>
      <w:pPr>
        <w:ind w:left="3600" w:hanging="360"/>
      </w:pPr>
      <w:rPr>
        <w:rFonts w:ascii="Courier New" w:hAnsi="Courier New" w:hint="default"/>
      </w:rPr>
    </w:lvl>
    <w:lvl w:ilvl="5" w:tplc="747057D8">
      <w:start w:val="1"/>
      <w:numFmt w:val="bullet"/>
      <w:lvlText w:val=""/>
      <w:lvlJc w:val="left"/>
      <w:pPr>
        <w:ind w:left="4320" w:hanging="360"/>
      </w:pPr>
      <w:rPr>
        <w:rFonts w:ascii="Wingdings" w:hAnsi="Wingdings" w:hint="default"/>
      </w:rPr>
    </w:lvl>
    <w:lvl w:ilvl="6" w:tplc="67CA28C4">
      <w:start w:val="1"/>
      <w:numFmt w:val="bullet"/>
      <w:lvlText w:val=""/>
      <w:lvlJc w:val="left"/>
      <w:pPr>
        <w:ind w:left="5040" w:hanging="360"/>
      </w:pPr>
      <w:rPr>
        <w:rFonts w:ascii="Symbol" w:hAnsi="Symbol" w:hint="default"/>
      </w:rPr>
    </w:lvl>
    <w:lvl w:ilvl="7" w:tplc="2F4CC89E">
      <w:start w:val="1"/>
      <w:numFmt w:val="bullet"/>
      <w:lvlText w:val="o"/>
      <w:lvlJc w:val="left"/>
      <w:pPr>
        <w:ind w:left="5760" w:hanging="360"/>
      </w:pPr>
      <w:rPr>
        <w:rFonts w:ascii="Courier New" w:hAnsi="Courier New" w:hint="default"/>
      </w:rPr>
    </w:lvl>
    <w:lvl w:ilvl="8" w:tplc="E32A75D2">
      <w:start w:val="1"/>
      <w:numFmt w:val="bullet"/>
      <w:lvlText w:val=""/>
      <w:lvlJc w:val="left"/>
      <w:pPr>
        <w:ind w:left="6480" w:hanging="360"/>
      </w:pPr>
      <w:rPr>
        <w:rFonts w:ascii="Wingdings" w:hAnsi="Wingdings" w:hint="default"/>
      </w:rPr>
    </w:lvl>
  </w:abstractNum>
  <w:abstractNum w:abstractNumId="7" w15:restartNumberingAfterBreak="0">
    <w:nsid w:val="2EA12146"/>
    <w:multiLevelType w:val="hybridMultilevel"/>
    <w:tmpl w:val="5476CA20"/>
    <w:lvl w:ilvl="0" w:tplc="09B816D8">
      <w:start w:val="1"/>
      <w:numFmt w:val="bullet"/>
      <w:lvlText w:val=""/>
      <w:lvlJc w:val="left"/>
      <w:pPr>
        <w:ind w:left="720" w:hanging="360"/>
      </w:pPr>
      <w:rPr>
        <w:rFonts w:ascii="Symbol" w:hAnsi="Symbol" w:hint="default"/>
      </w:rPr>
    </w:lvl>
    <w:lvl w:ilvl="1" w:tplc="CEECC78A">
      <w:start w:val="1"/>
      <w:numFmt w:val="bullet"/>
      <w:lvlText w:val="o"/>
      <w:lvlJc w:val="left"/>
      <w:pPr>
        <w:ind w:left="1440" w:hanging="360"/>
      </w:pPr>
      <w:rPr>
        <w:rFonts w:ascii="Courier New" w:hAnsi="Courier New" w:hint="default"/>
      </w:rPr>
    </w:lvl>
    <w:lvl w:ilvl="2" w:tplc="8A9CE660">
      <w:start w:val="1"/>
      <w:numFmt w:val="bullet"/>
      <w:lvlText w:val=""/>
      <w:lvlJc w:val="left"/>
      <w:pPr>
        <w:ind w:left="2160" w:hanging="360"/>
      </w:pPr>
      <w:rPr>
        <w:rFonts w:ascii="Wingdings" w:hAnsi="Wingdings" w:hint="default"/>
      </w:rPr>
    </w:lvl>
    <w:lvl w:ilvl="3" w:tplc="7B088830">
      <w:start w:val="1"/>
      <w:numFmt w:val="bullet"/>
      <w:lvlText w:val=""/>
      <w:lvlJc w:val="left"/>
      <w:pPr>
        <w:ind w:left="2880" w:hanging="360"/>
      </w:pPr>
      <w:rPr>
        <w:rFonts w:ascii="Symbol" w:hAnsi="Symbol" w:hint="default"/>
      </w:rPr>
    </w:lvl>
    <w:lvl w:ilvl="4" w:tplc="FE06AF06">
      <w:start w:val="1"/>
      <w:numFmt w:val="bullet"/>
      <w:lvlText w:val="o"/>
      <w:lvlJc w:val="left"/>
      <w:pPr>
        <w:ind w:left="3600" w:hanging="360"/>
      </w:pPr>
      <w:rPr>
        <w:rFonts w:ascii="Courier New" w:hAnsi="Courier New" w:hint="default"/>
      </w:rPr>
    </w:lvl>
    <w:lvl w:ilvl="5" w:tplc="EFAAF312">
      <w:start w:val="1"/>
      <w:numFmt w:val="bullet"/>
      <w:lvlText w:val=""/>
      <w:lvlJc w:val="left"/>
      <w:pPr>
        <w:ind w:left="4320" w:hanging="360"/>
      </w:pPr>
      <w:rPr>
        <w:rFonts w:ascii="Wingdings" w:hAnsi="Wingdings" w:hint="default"/>
      </w:rPr>
    </w:lvl>
    <w:lvl w:ilvl="6" w:tplc="9BE4294A">
      <w:start w:val="1"/>
      <w:numFmt w:val="bullet"/>
      <w:lvlText w:val=""/>
      <w:lvlJc w:val="left"/>
      <w:pPr>
        <w:ind w:left="5040" w:hanging="360"/>
      </w:pPr>
      <w:rPr>
        <w:rFonts w:ascii="Symbol" w:hAnsi="Symbol" w:hint="default"/>
      </w:rPr>
    </w:lvl>
    <w:lvl w:ilvl="7" w:tplc="57BAE2BA">
      <w:start w:val="1"/>
      <w:numFmt w:val="bullet"/>
      <w:lvlText w:val="o"/>
      <w:lvlJc w:val="left"/>
      <w:pPr>
        <w:ind w:left="5760" w:hanging="360"/>
      </w:pPr>
      <w:rPr>
        <w:rFonts w:ascii="Courier New" w:hAnsi="Courier New" w:hint="default"/>
      </w:rPr>
    </w:lvl>
    <w:lvl w:ilvl="8" w:tplc="9594DAA8">
      <w:start w:val="1"/>
      <w:numFmt w:val="bullet"/>
      <w:lvlText w:val=""/>
      <w:lvlJc w:val="left"/>
      <w:pPr>
        <w:ind w:left="6480" w:hanging="360"/>
      </w:pPr>
      <w:rPr>
        <w:rFonts w:ascii="Wingdings" w:hAnsi="Wingdings" w:hint="default"/>
      </w:rPr>
    </w:lvl>
  </w:abstractNum>
  <w:abstractNum w:abstractNumId="8" w15:restartNumberingAfterBreak="0">
    <w:nsid w:val="39133F39"/>
    <w:multiLevelType w:val="hybridMultilevel"/>
    <w:tmpl w:val="3B48AAA2"/>
    <w:lvl w:ilvl="0" w:tplc="F056AA44">
      <w:start w:val="1"/>
      <w:numFmt w:val="bullet"/>
      <w:lvlText w:val=""/>
      <w:lvlJc w:val="left"/>
      <w:pPr>
        <w:ind w:left="720" w:hanging="360"/>
      </w:pPr>
      <w:rPr>
        <w:rFonts w:ascii="Symbol" w:hAnsi="Symbol" w:hint="default"/>
      </w:rPr>
    </w:lvl>
    <w:lvl w:ilvl="1" w:tplc="624EC34E">
      <w:start w:val="1"/>
      <w:numFmt w:val="bullet"/>
      <w:lvlText w:val="o"/>
      <w:lvlJc w:val="left"/>
      <w:pPr>
        <w:ind w:left="1440" w:hanging="360"/>
      </w:pPr>
      <w:rPr>
        <w:rFonts w:ascii="Courier New" w:hAnsi="Courier New" w:hint="default"/>
      </w:rPr>
    </w:lvl>
    <w:lvl w:ilvl="2" w:tplc="330CB384">
      <w:start w:val="1"/>
      <w:numFmt w:val="bullet"/>
      <w:lvlText w:val=""/>
      <w:lvlJc w:val="left"/>
      <w:pPr>
        <w:ind w:left="2160" w:hanging="360"/>
      </w:pPr>
      <w:rPr>
        <w:rFonts w:ascii="Wingdings" w:hAnsi="Wingdings" w:hint="default"/>
      </w:rPr>
    </w:lvl>
    <w:lvl w:ilvl="3" w:tplc="54524A9E">
      <w:start w:val="1"/>
      <w:numFmt w:val="bullet"/>
      <w:lvlText w:val=""/>
      <w:lvlJc w:val="left"/>
      <w:pPr>
        <w:ind w:left="2880" w:hanging="360"/>
      </w:pPr>
      <w:rPr>
        <w:rFonts w:ascii="Symbol" w:hAnsi="Symbol" w:hint="default"/>
      </w:rPr>
    </w:lvl>
    <w:lvl w:ilvl="4" w:tplc="DE4CB25A">
      <w:start w:val="1"/>
      <w:numFmt w:val="bullet"/>
      <w:lvlText w:val="o"/>
      <w:lvlJc w:val="left"/>
      <w:pPr>
        <w:ind w:left="3600" w:hanging="360"/>
      </w:pPr>
      <w:rPr>
        <w:rFonts w:ascii="Courier New" w:hAnsi="Courier New" w:hint="default"/>
      </w:rPr>
    </w:lvl>
    <w:lvl w:ilvl="5" w:tplc="94667B56">
      <w:start w:val="1"/>
      <w:numFmt w:val="bullet"/>
      <w:lvlText w:val=""/>
      <w:lvlJc w:val="left"/>
      <w:pPr>
        <w:ind w:left="4320" w:hanging="360"/>
      </w:pPr>
      <w:rPr>
        <w:rFonts w:ascii="Wingdings" w:hAnsi="Wingdings" w:hint="default"/>
      </w:rPr>
    </w:lvl>
    <w:lvl w:ilvl="6" w:tplc="107CC02C">
      <w:start w:val="1"/>
      <w:numFmt w:val="bullet"/>
      <w:lvlText w:val=""/>
      <w:lvlJc w:val="left"/>
      <w:pPr>
        <w:ind w:left="5040" w:hanging="360"/>
      </w:pPr>
      <w:rPr>
        <w:rFonts w:ascii="Symbol" w:hAnsi="Symbol" w:hint="default"/>
      </w:rPr>
    </w:lvl>
    <w:lvl w:ilvl="7" w:tplc="E9502092">
      <w:start w:val="1"/>
      <w:numFmt w:val="bullet"/>
      <w:lvlText w:val="o"/>
      <w:lvlJc w:val="left"/>
      <w:pPr>
        <w:ind w:left="5760" w:hanging="360"/>
      </w:pPr>
      <w:rPr>
        <w:rFonts w:ascii="Courier New" w:hAnsi="Courier New" w:hint="default"/>
      </w:rPr>
    </w:lvl>
    <w:lvl w:ilvl="8" w:tplc="E04ECF94">
      <w:start w:val="1"/>
      <w:numFmt w:val="bullet"/>
      <w:lvlText w:val=""/>
      <w:lvlJc w:val="left"/>
      <w:pPr>
        <w:ind w:left="6480" w:hanging="360"/>
      </w:pPr>
      <w:rPr>
        <w:rFonts w:ascii="Wingdings" w:hAnsi="Wingdings" w:hint="default"/>
      </w:rPr>
    </w:lvl>
  </w:abstractNum>
  <w:abstractNum w:abstractNumId="9" w15:restartNumberingAfterBreak="0">
    <w:nsid w:val="471251B5"/>
    <w:multiLevelType w:val="multilevel"/>
    <w:tmpl w:val="B1BE7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481552"/>
    <w:multiLevelType w:val="hybridMultilevel"/>
    <w:tmpl w:val="C85AD264"/>
    <w:lvl w:ilvl="0" w:tplc="E9BC8AC6">
      <w:numFmt w:val="bullet"/>
      <w:lvlText w:val="-"/>
      <w:lvlJc w:val="left"/>
      <w:pPr>
        <w:ind w:left="720" w:hanging="360"/>
      </w:pPr>
      <w:rPr>
        <w:rFonts w:ascii="Times New Roman" w:eastAsia="Corbel" w:hAnsi="Times New Roman" w:cs="Times New Roman" w:hint="default"/>
      </w:rPr>
    </w:lvl>
    <w:lvl w:ilvl="1" w:tplc="456CD0D2">
      <w:start w:val="1"/>
      <w:numFmt w:val="bullet"/>
      <w:lvlText w:val="o"/>
      <w:lvlJc w:val="left"/>
      <w:pPr>
        <w:ind w:left="1440" w:hanging="360"/>
      </w:pPr>
      <w:rPr>
        <w:rFonts w:ascii="Courier New" w:hAnsi="Courier New" w:cs="Courier New" w:hint="default"/>
      </w:rPr>
    </w:lvl>
    <w:lvl w:ilvl="2" w:tplc="B130353C" w:tentative="1">
      <w:start w:val="1"/>
      <w:numFmt w:val="bullet"/>
      <w:lvlText w:val=""/>
      <w:lvlJc w:val="left"/>
      <w:pPr>
        <w:ind w:left="2160" w:hanging="360"/>
      </w:pPr>
      <w:rPr>
        <w:rFonts w:ascii="Wingdings" w:hAnsi="Wingdings" w:hint="default"/>
      </w:rPr>
    </w:lvl>
    <w:lvl w:ilvl="3" w:tplc="D062CAC6" w:tentative="1">
      <w:start w:val="1"/>
      <w:numFmt w:val="bullet"/>
      <w:lvlText w:val=""/>
      <w:lvlJc w:val="left"/>
      <w:pPr>
        <w:ind w:left="2880" w:hanging="360"/>
      </w:pPr>
      <w:rPr>
        <w:rFonts w:ascii="Symbol" w:hAnsi="Symbol" w:hint="default"/>
      </w:rPr>
    </w:lvl>
    <w:lvl w:ilvl="4" w:tplc="A74A75F2" w:tentative="1">
      <w:start w:val="1"/>
      <w:numFmt w:val="bullet"/>
      <w:lvlText w:val="o"/>
      <w:lvlJc w:val="left"/>
      <w:pPr>
        <w:ind w:left="3600" w:hanging="360"/>
      </w:pPr>
      <w:rPr>
        <w:rFonts w:ascii="Courier New" w:hAnsi="Courier New" w:cs="Courier New" w:hint="default"/>
      </w:rPr>
    </w:lvl>
    <w:lvl w:ilvl="5" w:tplc="353A4B24" w:tentative="1">
      <w:start w:val="1"/>
      <w:numFmt w:val="bullet"/>
      <w:lvlText w:val=""/>
      <w:lvlJc w:val="left"/>
      <w:pPr>
        <w:ind w:left="4320" w:hanging="360"/>
      </w:pPr>
      <w:rPr>
        <w:rFonts w:ascii="Wingdings" w:hAnsi="Wingdings" w:hint="default"/>
      </w:rPr>
    </w:lvl>
    <w:lvl w:ilvl="6" w:tplc="21EA6FC4" w:tentative="1">
      <w:start w:val="1"/>
      <w:numFmt w:val="bullet"/>
      <w:lvlText w:val=""/>
      <w:lvlJc w:val="left"/>
      <w:pPr>
        <w:ind w:left="5040" w:hanging="360"/>
      </w:pPr>
      <w:rPr>
        <w:rFonts w:ascii="Symbol" w:hAnsi="Symbol" w:hint="default"/>
      </w:rPr>
    </w:lvl>
    <w:lvl w:ilvl="7" w:tplc="250C8760" w:tentative="1">
      <w:start w:val="1"/>
      <w:numFmt w:val="bullet"/>
      <w:lvlText w:val="o"/>
      <w:lvlJc w:val="left"/>
      <w:pPr>
        <w:ind w:left="5760" w:hanging="360"/>
      </w:pPr>
      <w:rPr>
        <w:rFonts w:ascii="Courier New" w:hAnsi="Courier New" w:cs="Courier New" w:hint="default"/>
      </w:rPr>
    </w:lvl>
    <w:lvl w:ilvl="8" w:tplc="CE427460" w:tentative="1">
      <w:start w:val="1"/>
      <w:numFmt w:val="bullet"/>
      <w:lvlText w:val=""/>
      <w:lvlJc w:val="left"/>
      <w:pPr>
        <w:ind w:left="6480" w:hanging="360"/>
      </w:pPr>
      <w:rPr>
        <w:rFonts w:ascii="Wingdings" w:hAnsi="Wingdings" w:hint="default"/>
      </w:rPr>
    </w:lvl>
  </w:abstractNum>
  <w:abstractNum w:abstractNumId="11" w15:restartNumberingAfterBreak="0">
    <w:nsid w:val="51DC2593"/>
    <w:multiLevelType w:val="multilevel"/>
    <w:tmpl w:val="5A749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6F28B8"/>
    <w:multiLevelType w:val="hybridMultilevel"/>
    <w:tmpl w:val="7F5698EE"/>
    <w:lvl w:ilvl="0" w:tplc="869A551E">
      <w:start w:val="1"/>
      <w:numFmt w:val="decimal"/>
      <w:lvlText w:val="%1."/>
      <w:lvlJc w:val="left"/>
      <w:pPr>
        <w:ind w:left="720" w:hanging="360"/>
      </w:pPr>
      <w:rPr>
        <w:rFonts w:hint="default"/>
      </w:rPr>
    </w:lvl>
    <w:lvl w:ilvl="1" w:tplc="F1840966" w:tentative="1">
      <w:start w:val="1"/>
      <w:numFmt w:val="lowerLetter"/>
      <w:lvlText w:val="%2."/>
      <w:lvlJc w:val="left"/>
      <w:pPr>
        <w:ind w:left="1440" w:hanging="360"/>
      </w:pPr>
    </w:lvl>
    <w:lvl w:ilvl="2" w:tplc="E78EE6F0" w:tentative="1">
      <w:start w:val="1"/>
      <w:numFmt w:val="lowerRoman"/>
      <w:lvlText w:val="%3."/>
      <w:lvlJc w:val="right"/>
      <w:pPr>
        <w:ind w:left="2160" w:hanging="180"/>
      </w:pPr>
    </w:lvl>
    <w:lvl w:ilvl="3" w:tplc="447477DA" w:tentative="1">
      <w:start w:val="1"/>
      <w:numFmt w:val="decimal"/>
      <w:lvlText w:val="%4."/>
      <w:lvlJc w:val="left"/>
      <w:pPr>
        <w:ind w:left="2880" w:hanging="360"/>
      </w:pPr>
    </w:lvl>
    <w:lvl w:ilvl="4" w:tplc="828002EE" w:tentative="1">
      <w:start w:val="1"/>
      <w:numFmt w:val="lowerLetter"/>
      <w:lvlText w:val="%5."/>
      <w:lvlJc w:val="left"/>
      <w:pPr>
        <w:ind w:left="3600" w:hanging="360"/>
      </w:pPr>
    </w:lvl>
    <w:lvl w:ilvl="5" w:tplc="E80CDB48" w:tentative="1">
      <w:start w:val="1"/>
      <w:numFmt w:val="lowerRoman"/>
      <w:lvlText w:val="%6."/>
      <w:lvlJc w:val="right"/>
      <w:pPr>
        <w:ind w:left="4320" w:hanging="180"/>
      </w:pPr>
    </w:lvl>
    <w:lvl w:ilvl="6" w:tplc="19FE95D6" w:tentative="1">
      <w:start w:val="1"/>
      <w:numFmt w:val="decimal"/>
      <w:lvlText w:val="%7."/>
      <w:lvlJc w:val="left"/>
      <w:pPr>
        <w:ind w:left="5040" w:hanging="360"/>
      </w:pPr>
    </w:lvl>
    <w:lvl w:ilvl="7" w:tplc="CE58ABCE" w:tentative="1">
      <w:start w:val="1"/>
      <w:numFmt w:val="lowerLetter"/>
      <w:lvlText w:val="%8."/>
      <w:lvlJc w:val="left"/>
      <w:pPr>
        <w:ind w:left="5760" w:hanging="360"/>
      </w:pPr>
    </w:lvl>
    <w:lvl w:ilvl="8" w:tplc="9AFACDB4" w:tentative="1">
      <w:start w:val="1"/>
      <w:numFmt w:val="lowerRoman"/>
      <w:lvlText w:val="%9."/>
      <w:lvlJc w:val="right"/>
      <w:pPr>
        <w:ind w:left="6480" w:hanging="180"/>
      </w:pPr>
    </w:lvl>
  </w:abstractNum>
  <w:abstractNum w:abstractNumId="13" w15:restartNumberingAfterBreak="0">
    <w:nsid w:val="61A952E2"/>
    <w:multiLevelType w:val="multilevel"/>
    <w:tmpl w:val="B9324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6B422F"/>
    <w:multiLevelType w:val="hybridMultilevel"/>
    <w:tmpl w:val="FFFFFFFF"/>
    <w:lvl w:ilvl="0" w:tplc="A29CEB7E">
      <w:start w:val="1"/>
      <w:numFmt w:val="bullet"/>
      <w:lvlText w:val=""/>
      <w:lvlJc w:val="left"/>
      <w:pPr>
        <w:ind w:left="720" w:hanging="360"/>
      </w:pPr>
      <w:rPr>
        <w:rFonts w:ascii="Symbol" w:hAnsi="Symbol" w:hint="default"/>
      </w:rPr>
    </w:lvl>
    <w:lvl w:ilvl="1" w:tplc="F30480DC">
      <w:start w:val="1"/>
      <w:numFmt w:val="bullet"/>
      <w:lvlText w:val="o"/>
      <w:lvlJc w:val="left"/>
      <w:pPr>
        <w:ind w:left="1440" w:hanging="360"/>
      </w:pPr>
      <w:rPr>
        <w:rFonts w:ascii="Courier New" w:hAnsi="Courier New" w:hint="default"/>
      </w:rPr>
    </w:lvl>
    <w:lvl w:ilvl="2" w:tplc="1054D8B6">
      <w:start w:val="1"/>
      <w:numFmt w:val="bullet"/>
      <w:lvlText w:val=""/>
      <w:lvlJc w:val="left"/>
      <w:pPr>
        <w:ind w:left="2160" w:hanging="360"/>
      </w:pPr>
      <w:rPr>
        <w:rFonts w:ascii="Wingdings" w:hAnsi="Wingdings" w:hint="default"/>
      </w:rPr>
    </w:lvl>
    <w:lvl w:ilvl="3" w:tplc="6C0A2664">
      <w:start w:val="1"/>
      <w:numFmt w:val="bullet"/>
      <w:lvlText w:val=""/>
      <w:lvlJc w:val="left"/>
      <w:pPr>
        <w:ind w:left="2880" w:hanging="360"/>
      </w:pPr>
      <w:rPr>
        <w:rFonts w:ascii="Symbol" w:hAnsi="Symbol" w:hint="default"/>
      </w:rPr>
    </w:lvl>
    <w:lvl w:ilvl="4" w:tplc="53EC1CBC">
      <w:start w:val="1"/>
      <w:numFmt w:val="bullet"/>
      <w:lvlText w:val="o"/>
      <w:lvlJc w:val="left"/>
      <w:pPr>
        <w:ind w:left="3600" w:hanging="360"/>
      </w:pPr>
      <w:rPr>
        <w:rFonts w:ascii="Courier New" w:hAnsi="Courier New" w:hint="default"/>
      </w:rPr>
    </w:lvl>
    <w:lvl w:ilvl="5" w:tplc="E0C0E6EC">
      <w:start w:val="1"/>
      <w:numFmt w:val="bullet"/>
      <w:lvlText w:val=""/>
      <w:lvlJc w:val="left"/>
      <w:pPr>
        <w:ind w:left="4320" w:hanging="360"/>
      </w:pPr>
      <w:rPr>
        <w:rFonts w:ascii="Wingdings" w:hAnsi="Wingdings" w:hint="default"/>
      </w:rPr>
    </w:lvl>
    <w:lvl w:ilvl="6" w:tplc="B308C88C">
      <w:start w:val="1"/>
      <w:numFmt w:val="bullet"/>
      <w:lvlText w:val=""/>
      <w:lvlJc w:val="left"/>
      <w:pPr>
        <w:ind w:left="5040" w:hanging="360"/>
      </w:pPr>
      <w:rPr>
        <w:rFonts w:ascii="Symbol" w:hAnsi="Symbol" w:hint="default"/>
      </w:rPr>
    </w:lvl>
    <w:lvl w:ilvl="7" w:tplc="5F165C9A">
      <w:start w:val="1"/>
      <w:numFmt w:val="bullet"/>
      <w:lvlText w:val="o"/>
      <w:lvlJc w:val="left"/>
      <w:pPr>
        <w:ind w:left="5760" w:hanging="360"/>
      </w:pPr>
      <w:rPr>
        <w:rFonts w:ascii="Courier New" w:hAnsi="Courier New" w:hint="default"/>
      </w:rPr>
    </w:lvl>
    <w:lvl w:ilvl="8" w:tplc="E6807120">
      <w:start w:val="1"/>
      <w:numFmt w:val="bullet"/>
      <w:lvlText w:val=""/>
      <w:lvlJc w:val="left"/>
      <w:pPr>
        <w:ind w:left="6480" w:hanging="360"/>
      </w:pPr>
      <w:rPr>
        <w:rFonts w:ascii="Wingdings" w:hAnsi="Wingdings" w:hint="default"/>
      </w:rPr>
    </w:lvl>
  </w:abstractNum>
  <w:abstractNum w:abstractNumId="15" w15:restartNumberingAfterBreak="0">
    <w:nsid w:val="68D032E3"/>
    <w:multiLevelType w:val="hybridMultilevel"/>
    <w:tmpl w:val="7C22933A"/>
    <w:lvl w:ilvl="0" w:tplc="9B72E0A2">
      <w:start w:val="1"/>
      <w:numFmt w:val="decimal"/>
      <w:lvlText w:val="%1."/>
      <w:lvlJc w:val="left"/>
      <w:pPr>
        <w:ind w:left="720" w:hanging="360"/>
      </w:pPr>
      <w:rPr>
        <w:rFonts w:hint="default"/>
        <w:b/>
      </w:rPr>
    </w:lvl>
    <w:lvl w:ilvl="1" w:tplc="5B483C5E" w:tentative="1">
      <w:start w:val="1"/>
      <w:numFmt w:val="lowerLetter"/>
      <w:lvlText w:val="%2."/>
      <w:lvlJc w:val="left"/>
      <w:pPr>
        <w:ind w:left="1440" w:hanging="360"/>
      </w:pPr>
    </w:lvl>
    <w:lvl w:ilvl="2" w:tplc="6546C322" w:tentative="1">
      <w:start w:val="1"/>
      <w:numFmt w:val="lowerRoman"/>
      <w:lvlText w:val="%3."/>
      <w:lvlJc w:val="right"/>
      <w:pPr>
        <w:ind w:left="2160" w:hanging="180"/>
      </w:pPr>
    </w:lvl>
    <w:lvl w:ilvl="3" w:tplc="60AAEC2E" w:tentative="1">
      <w:start w:val="1"/>
      <w:numFmt w:val="decimal"/>
      <w:lvlText w:val="%4."/>
      <w:lvlJc w:val="left"/>
      <w:pPr>
        <w:ind w:left="2880" w:hanging="360"/>
      </w:pPr>
    </w:lvl>
    <w:lvl w:ilvl="4" w:tplc="6428DCC0" w:tentative="1">
      <w:start w:val="1"/>
      <w:numFmt w:val="lowerLetter"/>
      <w:lvlText w:val="%5."/>
      <w:lvlJc w:val="left"/>
      <w:pPr>
        <w:ind w:left="3600" w:hanging="360"/>
      </w:pPr>
    </w:lvl>
    <w:lvl w:ilvl="5" w:tplc="525AC3CA" w:tentative="1">
      <w:start w:val="1"/>
      <w:numFmt w:val="lowerRoman"/>
      <w:lvlText w:val="%6."/>
      <w:lvlJc w:val="right"/>
      <w:pPr>
        <w:ind w:left="4320" w:hanging="180"/>
      </w:pPr>
    </w:lvl>
    <w:lvl w:ilvl="6" w:tplc="BBD44050" w:tentative="1">
      <w:start w:val="1"/>
      <w:numFmt w:val="decimal"/>
      <w:lvlText w:val="%7."/>
      <w:lvlJc w:val="left"/>
      <w:pPr>
        <w:ind w:left="5040" w:hanging="360"/>
      </w:pPr>
    </w:lvl>
    <w:lvl w:ilvl="7" w:tplc="BE30A884" w:tentative="1">
      <w:start w:val="1"/>
      <w:numFmt w:val="lowerLetter"/>
      <w:lvlText w:val="%8."/>
      <w:lvlJc w:val="left"/>
      <w:pPr>
        <w:ind w:left="5760" w:hanging="360"/>
      </w:pPr>
    </w:lvl>
    <w:lvl w:ilvl="8" w:tplc="4D4010F6" w:tentative="1">
      <w:start w:val="1"/>
      <w:numFmt w:val="lowerRoman"/>
      <w:lvlText w:val="%9."/>
      <w:lvlJc w:val="right"/>
      <w:pPr>
        <w:ind w:left="6480" w:hanging="180"/>
      </w:pPr>
    </w:lvl>
  </w:abstractNum>
  <w:abstractNum w:abstractNumId="16" w15:restartNumberingAfterBreak="0">
    <w:nsid w:val="7299186B"/>
    <w:multiLevelType w:val="hybridMultilevel"/>
    <w:tmpl w:val="80C8F4BA"/>
    <w:lvl w:ilvl="0" w:tplc="6900BB02">
      <w:numFmt w:val="bullet"/>
      <w:lvlText w:val="-"/>
      <w:lvlJc w:val="left"/>
      <w:pPr>
        <w:ind w:left="720" w:hanging="360"/>
      </w:pPr>
      <w:rPr>
        <w:rFonts w:ascii="Times New Roman" w:eastAsia="Corbel" w:hAnsi="Times New Roman" w:cs="Times New Roman" w:hint="default"/>
      </w:rPr>
    </w:lvl>
    <w:lvl w:ilvl="1" w:tplc="F56486A4" w:tentative="1">
      <w:start w:val="1"/>
      <w:numFmt w:val="bullet"/>
      <w:lvlText w:val="o"/>
      <w:lvlJc w:val="left"/>
      <w:pPr>
        <w:ind w:left="1440" w:hanging="360"/>
      </w:pPr>
      <w:rPr>
        <w:rFonts w:ascii="Courier New" w:hAnsi="Courier New" w:cs="Courier New" w:hint="default"/>
      </w:rPr>
    </w:lvl>
    <w:lvl w:ilvl="2" w:tplc="DF9CF5C0" w:tentative="1">
      <w:start w:val="1"/>
      <w:numFmt w:val="bullet"/>
      <w:lvlText w:val=""/>
      <w:lvlJc w:val="left"/>
      <w:pPr>
        <w:ind w:left="2160" w:hanging="360"/>
      </w:pPr>
      <w:rPr>
        <w:rFonts w:ascii="Wingdings" w:hAnsi="Wingdings" w:hint="default"/>
      </w:rPr>
    </w:lvl>
    <w:lvl w:ilvl="3" w:tplc="79BE06CA" w:tentative="1">
      <w:start w:val="1"/>
      <w:numFmt w:val="bullet"/>
      <w:lvlText w:val=""/>
      <w:lvlJc w:val="left"/>
      <w:pPr>
        <w:ind w:left="2880" w:hanging="360"/>
      </w:pPr>
      <w:rPr>
        <w:rFonts w:ascii="Symbol" w:hAnsi="Symbol" w:hint="default"/>
      </w:rPr>
    </w:lvl>
    <w:lvl w:ilvl="4" w:tplc="B3A659F6" w:tentative="1">
      <w:start w:val="1"/>
      <w:numFmt w:val="bullet"/>
      <w:lvlText w:val="o"/>
      <w:lvlJc w:val="left"/>
      <w:pPr>
        <w:ind w:left="3600" w:hanging="360"/>
      </w:pPr>
      <w:rPr>
        <w:rFonts w:ascii="Courier New" w:hAnsi="Courier New" w:cs="Courier New" w:hint="default"/>
      </w:rPr>
    </w:lvl>
    <w:lvl w:ilvl="5" w:tplc="83C20A7C" w:tentative="1">
      <w:start w:val="1"/>
      <w:numFmt w:val="bullet"/>
      <w:lvlText w:val=""/>
      <w:lvlJc w:val="left"/>
      <w:pPr>
        <w:ind w:left="4320" w:hanging="360"/>
      </w:pPr>
      <w:rPr>
        <w:rFonts w:ascii="Wingdings" w:hAnsi="Wingdings" w:hint="default"/>
      </w:rPr>
    </w:lvl>
    <w:lvl w:ilvl="6" w:tplc="766EC8A8" w:tentative="1">
      <w:start w:val="1"/>
      <w:numFmt w:val="bullet"/>
      <w:lvlText w:val=""/>
      <w:lvlJc w:val="left"/>
      <w:pPr>
        <w:ind w:left="5040" w:hanging="360"/>
      </w:pPr>
      <w:rPr>
        <w:rFonts w:ascii="Symbol" w:hAnsi="Symbol" w:hint="default"/>
      </w:rPr>
    </w:lvl>
    <w:lvl w:ilvl="7" w:tplc="567C5A4A" w:tentative="1">
      <w:start w:val="1"/>
      <w:numFmt w:val="bullet"/>
      <w:lvlText w:val="o"/>
      <w:lvlJc w:val="left"/>
      <w:pPr>
        <w:ind w:left="5760" w:hanging="360"/>
      </w:pPr>
      <w:rPr>
        <w:rFonts w:ascii="Courier New" w:hAnsi="Courier New" w:cs="Courier New" w:hint="default"/>
      </w:rPr>
    </w:lvl>
    <w:lvl w:ilvl="8" w:tplc="20909DD2"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3"/>
  </w:num>
  <w:num w:numId="4">
    <w:abstractNumId w:val="14"/>
  </w:num>
  <w:num w:numId="5">
    <w:abstractNumId w:val="2"/>
  </w:num>
  <w:num w:numId="6">
    <w:abstractNumId w:val="6"/>
  </w:num>
  <w:num w:numId="7">
    <w:abstractNumId w:val="12"/>
  </w:num>
  <w:num w:numId="8">
    <w:abstractNumId w:val="13"/>
  </w:num>
  <w:num w:numId="9">
    <w:abstractNumId w:val="16"/>
  </w:num>
  <w:num w:numId="10">
    <w:abstractNumId w:val="10"/>
  </w:num>
  <w:num w:numId="11">
    <w:abstractNumId w:val="1"/>
  </w:num>
  <w:num w:numId="12">
    <w:abstractNumId w:val="0"/>
  </w:num>
  <w:num w:numId="13">
    <w:abstractNumId w:val="15"/>
  </w:num>
  <w:num w:numId="14">
    <w:abstractNumId w:val="5"/>
  </w:num>
  <w:num w:numId="15">
    <w:abstractNumId w:val="11"/>
  </w:num>
  <w:num w:numId="16">
    <w:abstractNumId w:val="9"/>
  </w:num>
  <w:num w:numId="1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uuk van de Ven">
    <w15:presenceInfo w15:providerId="AD" w15:userId="S::470850lv@eur.nl::90d823c6-df9c-4c1a-9c74-4e638dcdcbac"/>
  </w15:person>
  <w15:person w15:author="Guus van den Akker">
    <w15:presenceInfo w15:providerId="AD" w15:userId="S::471172ga@eur.nl::6406da91-7628-445b-8d93-3df8405846fb"/>
  </w15:person>
  <w15:person w15:author="Ditte Selders">
    <w15:presenceInfo w15:providerId="AD" w15:userId="S::467860ds@eur.nl::a1345a06-e29c-4d53-90f1-7299c1ba0d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7"/>
  <w:trackRevisions/>
  <w:defaultTabStop w:val="720"/>
  <w:hyphenationZone w:val="425"/>
  <w:characterSpacingControl w:val="doNotCompress"/>
  <w:footnotePr>
    <w:numFmt w:val="chicago"/>
    <w:numStart w:val="2"/>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2DB"/>
    <w:rsid w:val="00000348"/>
    <w:rsid w:val="0000050C"/>
    <w:rsid w:val="000005F1"/>
    <w:rsid w:val="000007DC"/>
    <w:rsid w:val="00000800"/>
    <w:rsid w:val="00000EC4"/>
    <w:rsid w:val="00000FD9"/>
    <w:rsid w:val="000011D7"/>
    <w:rsid w:val="000013E2"/>
    <w:rsid w:val="0000143E"/>
    <w:rsid w:val="00001602"/>
    <w:rsid w:val="00001665"/>
    <w:rsid w:val="000016EF"/>
    <w:rsid w:val="00001791"/>
    <w:rsid w:val="000017E4"/>
    <w:rsid w:val="00001A35"/>
    <w:rsid w:val="0000268A"/>
    <w:rsid w:val="000028AA"/>
    <w:rsid w:val="00002AD6"/>
    <w:rsid w:val="00002EB3"/>
    <w:rsid w:val="00002FC8"/>
    <w:rsid w:val="0000312F"/>
    <w:rsid w:val="000032BA"/>
    <w:rsid w:val="00003A79"/>
    <w:rsid w:val="00003D61"/>
    <w:rsid w:val="00003E41"/>
    <w:rsid w:val="0000436D"/>
    <w:rsid w:val="00004524"/>
    <w:rsid w:val="00004E3A"/>
    <w:rsid w:val="00004F1B"/>
    <w:rsid w:val="00005489"/>
    <w:rsid w:val="00005732"/>
    <w:rsid w:val="00005837"/>
    <w:rsid w:val="000061B3"/>
    <w:rsid w:val="0000676E"/>
    <w:rsid w:val="000067D6"/>
    <w:rsid w:val="00006FD9"/>
    <w:rsid w:val="00006FF4"/>
    <w:rsid w:val="000071E2"/>
    <w:rsid w:val="000074FE"/>
    <w:rsid w:val="000076AF"/>
    <w:rsid w:val="0000775A"/>
    <w:rsid w:val="0000775C"/>
    <w:rsid w:val="0000780A"/>
    <w:rsid w:val="00007B49"/>
    <w:rsid w:val="00007CCE"/>
    <w:rsid w:val="00007D33"/>
    <w:rsid w:val="000102A6"/>
    <w:rsid w:val="00010456"/>
    <w:rsid w:val="000106A7"/>
    <w:rsid w:val="000109F0"/>
    <w:rsid w:val="00010E72"/>
    <w:rsid w:val="00011525"/>
    <w:rsid w:val="00011716"/>
    <w:rsid w:val="00011720"/>
    <w:rsid w:val="00011D13"/>
    <w:rsid w:val="00011F92"/>
    <w:rsid w:val="00012087"/>
    <w:rsid w:val="0001279B"/>
    <w:rsid w:val="000127BE"/>
    <w:rsid w:val="0001280E"/>
    <w:rsid w:val="00012901"/>
    <w:rsid w:val="0001381D"/>
    <w:rsid w:val="000139A6"/>
    <w:rsid w:val="00013BC1"/>
    <w:rsid w:val="00013D33"/>
    <w:rsid w:val="00013EFF"/>
    <w:rsid w:val="00014666"/>
    <w:rsid w:val="0001490E"/>
    <w:rsid w:val="0001490F"/>
    <w:rsid w:val="00014EAB"/>
    <w:rsid w:val="000155DB"/>
    <w:rsid w:val="00015689"/>
    <w:rsid w:val="0001575B"/>
    <w:rsid w:val="00015D7E"/>
    <w:rsid w:val="00015E42"/>
    <w:rsid w:val="00016007"/>
    <w:rsid w:val="000161ED"/>
    <w:rsid w:val="00016216"/>
    <w:rsid w:val="0001657A"/>
    <w:rsid w:val="00016CB9"/>
    <w:rsid w:val="00016D0A"/>
    <w:rsid w:val="00017037"/>
    <w:rsid w:val="000173A0"/>
    <w:rsid w:val="00017729"/>
    <w:rsid w:val="00017736"/>
    <w:rsid w:val="0001791E"/>
    <w:rsid w:val="00017A56"/>
    <w:rsid w:val="0002019C"/>
    <w:rsid w:val="000203E8"/>
    <w:rsid w:val="00020478"/>
    <w:rsid w:val="0002114F"/>
    <w:rsid w:val="00021275"/>
    <w:rsid w:val="00021427"/>
    <w:rsid w:val="00021490"/>
    <w:rsid w:val="0002180F"/>
    <w:rsid w:val="00021A4E"/>
    <w:rsid w:val="0002248A"/>
    <w:rsid w:val="00022A20"/>
    <w:rsid w:val="0002339C"/>
    <w:rsid w:val="00023945"/>
    <w:rsid w:val="00023987"/>
    <w:rsid w:val="00023D8B"/>
    <w:rsid w:val="0002479A"/>
    <w:rsid w:val="0002482C"/>
    <w:rsid w:val="00024997"/>
    <w:rsid w:val="00024A85"/>
    <w:rsid w:val="00024B19"/>
    <w:rsid w:val="00024B8F"/>
    <w:rsid w:val="00024C7E"/>
    <w:rsid w:val="00024C8A"/>
    <w:rsid w:val="00024F19"/>
    <w:rsid w:val="000255EA"/>
    <w:rsid w:val="000257A8"/>
    <w:rsid w:val="00025A1E"/>
    <w:rsid w:val="00026503"/>
    <w:rsid w:val="000265AD"/>
    <w:rsid w:val="000266EC"/>
    <w:rsid w:val="00026AEA"/>
    <w:rsid w:val="00026B22"/>
    <w:rsid w:val="00026DA4"/>
    <w:rsid w:val="00027448"/>
    <w:rsid w:val="00027790"/>
    <w:rsid w:val="00027D79"/>
    <w:rsid w:val="00027F7C"/>
    <w:rsid w:val="00027FA2"/>
    <w:rsid w:val="0003060E"/>
    <w:rsid w:val="00030912"/>
    <w:rsid w:val="00030BD1"/>
    <w:rsid w:val="00030C58"/>
    <w:rsid w:val="00030DC4"/>
    <w:rsid w:val="00030EB6"/>
    <w:rsid w:val="00030F03"/>
    <w:rsid w:val="00030FFB"/>
    <w:rsid w:val="00031181"/>
    <w:rsid w:val="000318B7"/>
    <w:rsid w:val="00031B30"/>
    <w:rsid w:val="00031B7C"/>
    <w:rsid w:val="00032173"/>
    <w:rsid w:val="0003240A"/>
    <w:rsid w:val="0003250E"/>
    <w:rsid w:val="000327F5"/>
    <w:rsid w:val="00032966"/>
    <w:rsid w:val="0003297D"/>
    <w:rsid w:val="00032B82"/>
    <w:rsid w:val="00032BDD"/>
    <w:rsid w:val="00032F82"/>
    <w:rsid w:val="000331EB"/>
    <w:rsid w:val="00033307"/>
    <w:rsid w:val="0003376F"/>
    <w:rsid w:val="0003388E"/>
    <w:rsid w:val="00033950"/>
    <w:rsid w:val="00033B6A"/>
    <w:rsid w:val="00033DEF"/>
    <w:rsid w:val="00033E05"/>
    <w:rsid w:val="000340F6"/>
    <w:rsid w:val="0003441C"/>
    <w:rsid w:val="00034467"/>
    <w:rsid w:val="00034FF8"/>
    <w:rsid w:val="00035002"/>
    <w:rsid w:val="00035266"/>
    <w:rsid w:val="00035415"/>
    <w:rsid w:val="000354C9"/>
    <w:rsid w:val="00035612"/>
    <w:rsid w:val="00035758"/>
    <w:rsid w:val="00035890"/>
    <w:rsid w:val="000358A8"/>
    <w:rsid w:val="000358E9"/>
    <w:rsid w:val="00035A93"/>
    <w:rsid w:val="000363C8"/>
    <w:rsid w:val="000364F3"/>
    <w:rsid w:val="00036578"/>
    <w:rsid w:val="000365BB"/>
    <w:rsid w:val="00036BD0"/>
    <w:rsid w:val="00036BDB"/>
    <w:rsid w:val="00037112"/>
    <w:rsid w:val="00037857"/>
    <w:rsid w:val="00037A1A"/>
    <w:rsid w:val="00037B4C"/>
    <w:rsid w:val="00037BE9"/>
    <w:rsid w:val="00037D69"/>
    <w:rsid w:val="00037DC0"/>
    <w:rsid w:val="00037DFD"/>
    <w:rsid w:val="00037E4A"/>
    <w:rsid w:val="00037F6C"/>
    <w:rsid w:val="000401A2"/>
    <w:rsid w:val="00040244"/>
    <w:rsid w:val="00040A05"/>
    <w:rsid w:val="00040F22"/>
    <w:rsid w:val="00041164"/>
    <w:rsid w:val="00041230"/>
    <w:rsid w:val="000413FC"/>
    <w:rsid w:val="00041832"/>
    <w:rsid w:val="000419E5"/>
    <w:rsid w:val="00041A0A"/>
    <w:rsid w:val="00041BE5"/>
    <w:rsid w:val="00042075"/>
    <w:rsid w:val="0004238F"/>
    <w:rsid w:val="00042505"/>
    <w:rsid w:val="0004266A"/>
    <w:rsid w:val="000426D3"/>
    <w:rsid w:val="00042796"/>
    <w:rsid w:val="000427E7"/>
    <w:rsid w:val="00042C4A"/>
    <w:rsid w:val="00042E6F"/>
    <w:rsid w:val="00042FFC"/>
    <w:rsid w:val="000430E1"/>
    <w:rsid w:val="000433BE"/>
    <w:rsid w:val="00043E16"/>
    <w:rsid w:val="00044161"/>
    <w:rsid w:val="00044165"/>
    <w:rsid w:val="000443AC"/>
    <w:rsid w:val="00044791"/>
    <w:rsid w:val="000448B0"/>
    <w:rsid w:val="00044A3E"/>
    <w:rsid w:val="00045340"/>
    <w:rsid w:val="00045D3E"/>
    <w:rsid w:val="000468D1"/>
    <w:rsid w:val="00046953"/>
    <w:rsid w:val="00046AB7"/>
    <w:rsid w:val="00047294"/>
    <w:rsid w:val="0004739C"/>
    <w:rsid w:val="000474BD"/>
    <w:rsid w:val="000475AF"/>
    <w:rsid w:val="0004777C"/>
    <w:rsid w:val="000478A1"/>
    <w:rsid w:val="000500CF"/>
    <w:rsid w:val="00050F2A"/>
    <w:rsid w:val="00051239"/>
    <w:rsid w:val="000513A5"/>
    <w:rsid w:val="00051734"/>
    <w:rsid w:val="00051903"/>
    <w:rsid w:val="000519E5"/>
    <w:rsid w:val="00052146"/>
    <w:rsid w:val="00052643"/>
    <w:rsid w:val="000526A8"/>
    <w:rsid w:val="000527DA"/>
    <w:rsid w:val="00052813"/>
    <w:rsid w:val="00052B0F"/>
    <w:rsid w:val="00052C39"/>
    <w:rsid w:val="00052FB4"/>
    <w:rsid w:val="000533FE"/>
    <w:rsid w:val="00053597"/>
    <w:rsid w:val="000536FD"/>
    <w:rsid w:val="00053A70"/>
    <w:rsid w:val="00053E2E"/>
    <w:rsid w:val="00053E4D"/>
    <w:rsid w:val="00053E8C"/>
    <w:rsid w:val="00054096"/>
    <w:rsid w:val="00054412"/>
    <w:rsid w:val="00054A77"/>
    <w:rsid w:val="00054AA7"/>
    <w:rsid w:val="00054BA1"/>
    <w:rsid w:val="00054C48"/>
    <w:rsid w:val="00055463"/>
    <w:rsid w:val="000558B1"/>
    <w:rsid w:val="00055A05"/>
    <w:rsid w:val="00055F92"/>
    <w:rsid w:val="000560CF"/>
    <w:rsid w:val="00056262"/>
    <w:rsid w:val="0005690E"/>
    <w:rsid w:val="0005691C"/>
    <w:rsid w:val="00057221"/>
    <w:rsid w:val="00057614"/>
    <w:rsid w:val="00057A43"/>
    <w:rsid w:val="00057B2F"/>
    <w:rsid w:val="00060245"/>
    <w:rsid w:val="000602F6"/>
    <w:rsid w:val="000603D5"/>
    <w:rsid w:val="00061296"/>
    <w:rsid w:val="000612FB"/>
    <w:rsid w:val="000614F4"/>
    <w:rsid w:val="00061697"/>
    <w:rsid w:val="00061C55"/>
    <w:rsid w:val="00061D8A"/>
    <w:rsid w:val="000620EA"/>
    <w:rsid w:val="00062F5E"/>
    <w:rsid w:val="0006323C"/>
    <w:rsid w:val="0006389A"/>
    <w:rsid w:val="00063CA3"/>
    <w:rsid w:val="00063D50"/>
    <w:rsid w:val="00063DF7"/>
    <w:rsid w:val="00064395"/>
    <w:rsid w:val="0006455C"/>
    <w:rsid w:val="00064611"/>
    <w:rsid w:val="00064655"/>
    <w:rsid w:val="00064948"/>
    <w:rsid w:val="00064B86"/>
    <w:rsid w:val="00064B8F"/>
    <w:rsid w:val="00064CE1"/>
    <w:rsid w:val="00064D3A"/>
    <w:rsid w:val="00064DD4"/>
    <w:rsid w:val="00064E76"/>
    <w:rsid w:val="00065167"/>
    <w:rsid w:val="00065230"/>
    <w:rsid w:val="00065D30"/>
    <w:rsid w:val="00065E7A"/>
    <w:rsid w:val="000663CC"/>
    <w:rsid w:val="000664FA"/>
    <w:rsid w:val="00066555"/>
    <w:rsid w:val="0006710E"/>
    <w:rsid w:val="0006724B"/>
    <w:rsid w:val="0006749E"/>
    <w:rsid w:val="0006751A"/>
    <w:rsid w:val="00067B89"/>
    <w:rsid w:val="00067C01"/>
    <w:rsid w:val="00067E12"/>
    <w:rsid w:val="00067EC6"/>
    <w:rsid w:val="0007041A"/>
    <w:rsid w:val="000709B3"/>
    <w:rsid w:val="00070A3A"/>
    <w:rsid w:val="00070B3A"/>
    <w:rsid w:val="00070DB7"/>
    <w:rsid w:val="00070E7E"/>
    <w:rsid w:val="00070F24"/>
    <w:rsid w:val="00071922"/>
    <w:rsid w:val="00071A40"/>
    <w:rsid w:val="00072425"/>
    <w:rsid w:val="00072476"/>
    <w:rsid w:val="00073205"/>
    <w:rsid w:val="00073477"/>
    <w:rsid w:val="0007368E"/>
    <w:rsid w:val="000736C2"/>
    <w:rsid w:val="000737FB"/>
    <w:rsid w:val="00073CBB"/>
    <w:rsid w:val="00073CC5"/>
    <w:rsid w:val="00073E46"/>
    <w:rsid w:val="00074447"/>
    <w:rsid w:val="0007447A"/>
    <w:rsid w:val="000748F8"/>
    <w:rsid w:val="00074E45"/>
    <w:rsid w:val="0007500F"/>
    <w:rsid w:val="000750D4"/>
    <w:rsid w:val="0007555A"/>
    <w:rsid w:val="000756ED"/>
    <w:rsid w:val="00075848"/>
    <w:rsid w:val="00075E55"/>
    <w:rsid w:val="00075F40"/>
    <w:rsid w:val="00076203"/>
    <w:rsid w:val="000763A9"/>
    <w:rsid w:val="000765C8"/>
    <w:rsid w:val="000768C8"/>
    <w:rsid w:val="00076AD3"/>
    <w:rsid w:val="00076C69"/>
    <w:rsid w:val="000773AA"/>
    <w:rsid w:val="0007764C"/>
    <w:rsid w:val="00077A07"/>
    <w:rsid w:val="00077DDA"/>
    <w:rsid w:val="000807D4"/>
    <w:rsid w:val="00080BC1"/>
    <w:rsid w:val="00080D1F"/>
    <w:rsid w:val="00080D33"/>
    <w:rsid w:val="00081478"/>
    <w:rsid w:val="000816C7"/>
    <w:rsid w:val="0008198A"/>
    <w:rsid w:val="000819B7"/>
    <w:rsid w:val="00081B4C"/>
    <w:rsid w:val="00081E17"/>
    <w:rsid w:val="000821F5"/>
    <w:rsid w:val="00082623"/>
    <w:rsid w:val="0008276C"/>
    <w:rsid w:val="000828CF"/>
    <w:rsid w:val="00082A02"/>
    <w:rsid w:val="00082C71"/>
    <w:rsid w:val="00082CCF"/>
    <w:rsid w:val="00082D28"/>
    <w:rsid w:val="00083369"/>
    <w:rsid w:val="00083544"/>
    <w:rsid w:val="0008391A"/>
    <w:rsid w:val="000839A8"/>
    <w:rsid w:val="00083B62"/>
    <w:rsid w:val="00083C27"/>
    <w:rsid w:val="00083FF4"/>
    <w:rsid w:val="00084250"/>
    <w:rsid w:val="00084301"/>
    <w:rsid w:val="000843A5"/>
    <w:rsid w:val="00084882"/>
    <w:rsid w:val="00084C51"/>
    <w:rsid w:val="0008509F"/>
    <w:rsid w:val="00085124"/>
    <w:rsid w:val="0008522F"/>
    <w:rsid w:val="000852A1"/>
    <w:rsid w:val="000852E5"/>
    <w:rsid w:val="0008538C"/>
    <w:rsid w:val="00085646"/>
    <w:rsid w:val="0008579F"/>
    <w:rsid w:val="00085920"/>
    <w:rsid w:val="0008596D"/>
    <w:rsid w:val="00085A85"/>
    <w:rsid w:val="00085B57"/>
    <w:rsid w:val="0008660C"/>
    <w:rsid w:val="0008673D"/>
    <w:rsid w:val="00086CC8"/>
    <w:rsid w:val="00086F34"/>
    <w:rsid w:val="000871F5"/>
    <w:rsid w:val="00087333"/>
    <w:rsid w:val="0008737B"/>
    <w:rsid w:val="00087DBA"/>
    <w:rsid w:val="00090194"/>
    <w:rsid w:val="00090595"/>
    <w:rsid w:val="00090C97"/>
    <w:rsid w:val="00090CAE"/>
    <w:rsid w:val="00090CB8"/>
    <w:rsid w:val="000911EE"/>
    <w:rsid w:val="0009121B"/>
    <w:rsid w:val="0009182E"/>
    <w:rsid w:val="000919C8"/>
    <w:rsid w:val="00091E04"/>
    <w:rsid w:val="00091E44"/>
    <w:rsid w:val="00091ED6"/>
    <w:rsid w:val="00092BE9"/>
    <w:rsid w:val="00092EDC"/>
    <w:rsid w:val="00093151"/>
    <w:rsid w:val="00093590"/>
    <w:rsid w:val="00093A7B"/>
    <w:rsid w:val="0009428F"/>
    <w:rsid w:val="00094405"/>
    <w:rsid w:val="000946CB"/>
    <w:rsid w:val="000947C0"/>
    <w:rsid w:val="0009499E"/>
    <w:rsid w:val="00094A14"/>
    <w:rsid w:val="00094C2D"/>
    <w:rsid w:val="000950F8"/>
    <w:rsid w:val="0009541C"/>
    <w:rsid w:val="00095F39"/>
    <w:rsid w:val="00096025"/>
    <w:rsid w:val="00096422"/>
    <w:rsid w:val="00096975"/>
    <w:rsid w:val="00096999"/>
    <w:rsid w:val="00096CC0"/>
    <w:rsid w:val="00097208"/>
    <w:rsid w:val="000979EB"/>
    <w:rsid w:val="000A00EB"/>
    <w:rsid w:val="000A03C8"/>
    <w:rsid w:val="000A0543"/>
    <w:rsid w:val="000A05C8"/>
    <w:rsid w:val="000A0D33"/>
    <w:rsid w:val="000A0D55"/>
    <w:rsid w:val="000A0E52"/>
    <w:rsid w:val="000A0F27"/>
    <w:rsid w:val="000A159C"/>
    <w:rsid w:val="000A1AB6"/>
    <w:rsid w:val="000A1F18"/>
    <w:rsid w:val="000A2558"/>
    <w:rsid w:val="000A2579"/>
    <w:rsid w:val="000A2760"/>
    <w:rsid w:val="000A2B07"/>
    <w:rsid w:val="000A31EE"/>
    <w:rsid w:val="000A3436"/>
    <w:rsid w:val="000A35B1"/>
    <w:rsid w:val="000A39E2"/>
    <w:rsid w:val="000A47A3"/>
    <w:rsid w:val="000A4825"/>
    <w:rsid w:val="000A4941"/>
    <w:rsid w:val="000A4BE9"/>
    <w:rsid w:val="000A4DE2"/>
    <w:rsid w:val="000A5348"/>
    <w:rsid w:val="000A5381"/>
    <w:rsid w:val="000A5540"/>
    <w:rsid w:val="000A5C17"/>
    <w:rsid w:val="000A5D7A"/>
    <w:rsid w:val="000A5DF3"/>
    <w:rsid w:val="000A63D4"/>
    <w:rsid w:val="000A63E7"/>
    <w:rsid w:val="000A6495"/>
    <w:rsid w:val="000A6708"/>
    <w:rsid w:val="000A6889"/>
    <w:rsid w:val="000A6991"/>
    <w:rsid w:val="000A708A"/>
    <w:rsid w:val="000A7376"/>
    <w:rsid w:val="000A73AA"/>
    <w:rsid w:val="000A7519"/>
    <w:rsid w:val="000A77DD"/>
    <w:rsid w:val="000A7ADA"/>
    <w:rsid w:val="000B0072"/>
    <w:rsid w:val="000B0BA1"/>
    <w:rsid w:val="000B0C7B"/>
    <w:rsid w:val="000B1CFF"/>
    <w:rsid w:val="000B273B"/>
    <w:rsid w:val="000B2DF6"/>
    <w:rsid w:val="000B34AC"/>
    <w:rsid w:val="000B3872"/>
    <w:rsid w:val="000B38A5"/>
    <w:rsid w:val="000B3AE7"/>
    <w:rsid w:val="000B3D55"/>
    <w:rsid w:val="000B4044"/>
    <w:rsid w:val="000B42A4"/>
    <w:rsid w:val="000B4303"/>
    <w:rsid w:val="000B45BE"/>
    <w:rsid w:val="000B4943"/>
    <w:rsid w:val="000B49E0"/>
    <w:rsid w:val="000B4E44"/>
    <w:rsid w:val="000B51AA"/>
    <w:rsid w:val="000B5AC8"/>
    <w:rsid w:val="000B5D2F"/>
    <w:rsid w:val="000B634C"/>
    <w:rsid w:val="000B69B9"/>
    <w:rsid w:val="000B6D97"/>
    <w:rsid w:val="000B79BB"/>
    <w:rsid w:val="000B7DE9"/>
    <w:rsid w:val="000B7ED6"/>
    <w:rsid w:val="000C04E4"/>
    <w:rsid w:val="000C05E1"/>
    <w:rsid w:val="000C061B"/>
    <w:rsid w:val="000C09B0"/>
    <w:rsid w:val="000C0B3D"/>
    <w:rsid w:val="000C14BC"/>
    <w:rsid w:val="000C16E8"/>
    <w:rsid w:val="000C1760"/>
    <w:rsid w:val="000C18DC"/>
    <w:rsid w:val="000C18DD"/>
    <w:rsid w:val="000C19B1"/>
    <w:rsid w:val="000C1BF7"/>
    <w:rsid w:val="000C1EEF"/>
    <w:rsid w:val="000C253D"/>
    <w:rsid w:val="000C25C1"/>
    <w:rsid w:val="000C25CA"/>
    <w:rsid w:val="000C2C1C"/>
    <w:rsid w:val="000C2E3B"/>
    <w:rsid w:val="000C304A"/>
    <w:rsid w:val="000C3B2C"/>
    <w:rsid w:val="000C3E9A"/>
    <w:rsid w:val="000C4024"/>
    <w:rsid w:val="000C403D"/>
    <w:rsid w:val="000C42A5"/>
    <w:rsid w:val="000C45B8"/>
    <w:rsid w:val="000C4D13"/>
    <w:rsid w:val="000C4D2D"/>
    <w:rsid w:val="000C4E5F"/>
    <w:rsid w:val="000C4EC9"/>
    <w:rsid w:val="000C5FF2"/>
    <w:rsid w:val="000C6556"/>
    <w:rsid w:val="000C6761"/>
    <w:rsid w:val="000C688E"/>
    <w:rsid w:val="000C6916"/>
    <w:rsid w:val="000C694A"/>
    <w:rsid w:val="000C6A98"/>
    <w:rsid w:val="000C6F29"/>
    <w:rsid w:val="000C6FE2"/>
    <w:rsid w:val="000C7508"/>
    <w:rsid w:val="000C7929"/>
    <w:rsid w:val="000C7B7D"/>
    <w:rsid w:val="000C7CFD"/>
    <w:rsid w:val="000C7CFE"/>
    <w:rsid w:val="000D020D"/>
    <w:rsid w:val="000D0974"/>
    <w:rsid w:val="000D097E"/>
    <w:rsid w:val="000D0EA2"/>
    <w:rsid w:val="000D17EB"/>
    <w:rsid w:val="000D19E3"/>
    <w:rsid w:val="000D1BDC"/>
    <w:rsid w:val="000D1BFA"/>
    <w:rsid w:val="000D1DC3"/>
    <w:rsid w:val="000D1E9F"/>
    <w:rsid w:val="000D259B"/>
    <w:rsid w:val="000D265B"/>
    <w:rsid w:val="000D2EE6"/>
    <w:rsid w:val="000D3218"/>
    <w:rsid w:val="000D344B"/>
    <w:rsid w:val="000D3A8B"/>
    <w:rsid w:val="000D3C0C"/>
    <w:rsid w:val="000D3E33"/>
    <w:rsid w:val="000D411D"/>
    <w:rsid w:val="000D4E8A"/>
    <w:rsid w:val="000D545A"/>
    <w:rsid w:val="000D572A"/>
    <w:rsid w:val="000D5963"/>
    <w:rsid w:val="000D5A4A"/>
    <w:rsid w:val="000D5ACD"/>
    <w:rsid w:val="000D6469"/>
    <w:rsid w:val="000D68FC"/>
    <w:rsid w:val="000D6AB3"/>
    <w:rsid w:val="000D6ADD"/>
    <w:rsid w:val="000D6F3C"/>
    <w:rsid w:val="000D7231"/>
    <w:rsid w:val="000D759D"/>
    <w:rsid w:val="000D77AD"/>
    <w:rsid w:val="000D7BE9"/>
    <w:rsid w:val="000E0195"/>
    <w:rsid w:val="000E01FA"/>
    <w:rsid w:val="000E0358"/>
    <w:rsid w:val="000E0C81"/>
    <w:rsid w:val="000E0EEF"/>
    <w:rsid w:val="000E11D2"/>
    <w:rsid w:val="000E1261"/>
    <w:rsid w:val="000E1562"/>
    <w:rsid w:val="000E16C3"/>
    <w:rsid w:val="000E1AC5"/>
    <w:rsid w:val="000E1C1C"/>
    <w:rsid w:val="000E2A53"/>
    <w:rsid w:val="000E2E6A"/>
    <w:rsid w:val="000E2EE0"/>
    <w:rsid w:val="000E3189"/>
    <w:rsid w:val="000E31A8"/>
    <w:rsid w:val="000E3A6C"/>
    <w:rsid w:val="000E3B8E"/>
    <w:rsid w:val="000E3C36"/>
    <w:rsid w:val="000E426B"/>
    <w:rsid w:val="000E449E"/>
    <w:rsid w:val="000E4846"/>
    <w:rsid w:val="000E48E5"/>
    <w:rsid w:val="000E4C85"/>
    <w:rsid w:val="000E50AB"/>
    <w:rsid w:val="000E51DA"/>
    <w:rsid w:val="000E5580"/>
    <w:rsid w:val="000E573E"/>
    <w:rsid w:val="000E60C7"/>
    <w:rsid w:val="000E687A"/>
    <w:rsid w:val="000E69BA"/>
    <w:rsid w:val="000E6C60"/>
    <w:rsid w:val="000E738B"/>
    <w:rsid w:val="000E7586"/>
    <w:rsid w:val="000E79DD"/>
    <w:rsid w:val="000E7B02"/>
    <w:rsid w:val="000F0063"/>
    <w:rsid w:val="000F020F"/>
    <w:rsid w:val="000F0C11"/>
    <w:rsid w:val="000F0F41"/>
    <w:rsid w:val="000F0FD6"/>
    <w:rsid w:val="000F1022"/>
    <w:rsid w:val="000F18C3"/>
    <w:rsid w:val="000F1BD2"/>
    <w:rsid w:val="000F1D3F"/>
    <w:rsid w:val="000F1E6E"/>
    <w:rsid w:val="000F1EAB"/>
    <w:rsid w:val="000F21BB"/>
    <w:rsid w:val="000F2208"/>
    <w:rsid w:val="000F23CC"/>
    <w:rsid w:val="000F2788"/>
    <w:rsid w:val="000F2C21"/>
    <w:rsid w:val="000F2ED7"/>
    <w:rsid w:val="000F2EFD"/>
    <w:rsid w:val="000F3200"/>
    <w:rsid w:val="000F36E4"/>
    <w:rsid w:val="000F3795"/>
    <w:rsid w:val="000F37C3"/>
    <w:rsid w:val="000F3A38"/>
    <w:rsid w:val="000F4027"/>
    <w:rsid w:val="000F474B"/>
    <w:rsid w:val="000F495D"/>
    <w:rsid w:val="000F50CB"/>
    <w:rsid w:val="000F512E"/>
    <w:rsid w:val="000F524F"/>
    <w:rsid w:val="000F54E9"/>
    <w:rsid w:val="000F5652"/>
    <w:rsid w:val="000F5662"/>
    <w:rsid w:val="000F5A38"/>
    <w:rsid w:val="000F61B6"/>
    <w:rsid w:val="000F623C"/>
    <w:rsid w:val="000F674D"/>
    <w:rsid w:val="000F675D"/>
    <w:rsid w:val="000F69A8"/>
    <w:rsid w:val="000F7019"/>
    <w:rsid w:val="000F73DC"/>
    <w:rsid w:val="000F741B"/>
    <w:rsid w:val="000F7480"/>
    <w:rsid w:val="000F7D36"/>
    <w:rsid w:val="00100808"/>
    <w:rsid w:val="00100BBA"/>
    <w:rsid w:val="00100CE6"/>
    <w:rsid w:val="001010E7"/>
    <w:rsid w:val="001011BC"/>
    <w:rsid w:val="00101369"/>
    <w:rsid w:val="001015FC"/>
    <w:rsid w:val="001018DC"/>
    <w:rsid w:val="0010202E"/>
    <w:rsid w:val="001023AC"/>
    <w:rsid w:val="00102671"/>
    <w:rsid w:val="00102E75"/>
    <w:rsid w:val="00102ECE"/>
    <w:rsid w:val="00102FA9"/>
    <w:rsid w:val="00103451"/>
    <w:rsid w:val="001035AF"/>
    <w:rsid w:val="0010375F"/>
    <w:rsid w:val="00104117"/>
    <w:rsid w:val="0010411D"/>
    <w:rsid w:val="00104165"/>
    <w:rsid w:val="001048DB"/>
    <w:rsid w:val="001051E3"/>
    <w:rsid w:val="001055DA"/>
    <w:rsid w:val="0010586E"/>
    <w:rsid w:val="00105B7B"/>
    <w:rsid w:val="00105C5C"/>
    <w:rsid w:val="00105EF5"/>
    <w:rsid w:val="00106487"/>
    <w:rsid w:val="00106598"/>
    <w:rsid w:val="001067B7"/>
    <w:rsid w:val="00106814"/>
    <w:rsid w:val="0010726E"/>
    <w:rsid w:val="00107334"/>
    <w:rsid w:val="001074D1"/>
    <w:rsid w:val="00107773"/>
    <w:rsid w:val="001078B9"/>
    <w:rsid w:val="00107EF9"/>
    <w:rsid w:val="001101FD"/>
    <w:rsid w:val="0011020F"/>
    <w:rsid w:val="0011084E"/>
    <w:rsid w:val="00110913"/>
    <w:rsid w:val="00110B2F"/>
    <w:rsid w:val="00110BBE"/>
    <w:rsid w:val="00110D60"/>
    <w:rsid w:val="00110DE2"/>
    <w:rsid w:val="00110F0D"/>
    <w:rsid w:val="00111170"/>
    <w:rsid w:val="001112B1"/>
    <w:rsid w:val="001116B2"/>
    <w:rsid w:val="0011186C"/>
    <w:rsid w:val="00111D68"/>
    <w:rsid w:val="00111F9F"/>
    <w:rsid w:val="00112746"/>
    <w:rsid w:val="00112855"/>
    <w:rsid w:val="00112AF4"/>
    <w:rsid w:val="00112B35"/>
    <w:rsid w:val="00112C91"/>
    <w:rsid w:val="0011308E"/>
    <w:rsid w:val="00113178"/>
    <w:rsid w:val="00113187"/>
    <w:rsid w:val="00113373"/>
    <w:rsid w:val="00113409"/>
    <w:rsid w:val="00113580"/>
    <w:rsid w:val="001136E0"/>
    <w:rsid w:val="00114205"/>
    <w:rsid w:val="0011426A"/>
    <w:rsid w:val="001145B0"/>
    <w:rsid w:val="00114957"/>
    <w:rsid w:val="00114B02"/>
    <w:rsid w:val="00114CDF"/>
    <w:rsid w:val="00114E6D"/>
    <w:rsid w:val="00114EE7"/>
    <w:rsid w:val="00115011"/>
    <w:rsid w:val="001151D0"/>
    <w:rsid w:val="001152A0"/>
    <w:rsid w:val="0011550C"/>
    <w:rsid w:val="0011565F"/>
    <w:rsid w:val="001160F0"/>
    <w:rsid w:val="001164C8"/>
    <w:rsid w:val="001168D7"/>
    <w:rsid w:val="00116C0C"/>
    <w:rsid w:val="00117961"/>
    <w:rsid w:val="00117B42"/>
    <w:rsid w:val="00117B63"/>
    <w:rsid w:val="00117F53"/>
    <w:rsid w:val="00120423"/>
    <w:rsid w:val="0012045D"/>
    <w:rsid w:val="001205A0"/>
    <w:rsid w:val="001205B4"/>
    <w:rsid w:val="001205D7"/>
    <w:rsid w:val="001207A9"/>
    <w:rsid w:val="001213ED"/>
    <w:rsid w:val="001217FD"/>
    <w:rsid w:val="001219CC"/>
    <w:rsid w:val="00121A5E"/>
    <w:rsid w:val="00121B58"/>
    <w:rsid w:val="00121B8B"/>
    <w:rsid w:val="00121E6B"/>
    <w:rsid w:val="00121E77"/>
    <w:rsid w:val="001221F8"/>
    <w:rsid w:val="001222CD"/>
    <w:rsid w:val="00122A88"/>
    <w:rsid w:val="00123261"/>
    <w:rsid w:val="00123483"/>
    <w:rsid w:val="00123EB5"/>
    <w:rsid w:val="0012428E"/>
    <w:rsid w:val="001242EE"/>
    <w:rsid w:val="00124568"/>
    <w:rsid w:val="001246D4"/>
    <w:rsid w:val="001246DE"/>
    <w:rsid w:val="00124D47"/>
    <w:rsid w:val="00125106"/>
    <w:rsid w:val="001252F3"/>
    <w:rsid w:val="001253C7"/>
    <w:rsid w:val="0012540E"/>
    <w:rsid w:val="00125438"/>
    <w:rsid w:val="00125574"/>
    <w:rsid w:val="00125BD0"/>
    <w:rsid w:val="00125C25"/>
    <w:rsid w:val="00125ECE"/>
    <w:rsid w:val="00125F3F"/>
    <w:rsid w:val="001262DC"/>
    <w:rsid w:val="0012714F"/>
    <w:rsid w:val="001274F1"/>
    <w:rsid w:val="0012750D"/>
    <w:rsid w:val="0012799B"/>
    <w:rsid w:val="00127B9B"/>
    <w:rsid w:val="001302DA"/>
    <w:rsid w:val="00130716"/>
    <w:rsid w:val="00130BF3"/>
    <w:rsid w:val="00130D2E"/>
    <w:rsid w:val="0013126C"/>
    <w:rsid w:val="0013157B"/>
    <w:rsid w:val="001315DA"/>
    <w:rsid w:val="0013184B"/>
    <w:rsid w:val="00131956"/>
    <w:rsid w:val="00131FD7"/>
    <w:rsid w:val="001322E2"/>
    <w:rsid w:val="001324D5"/>
    <w:rsid w:val="00132690"/>
    <w:rsid w:val="001329E6"/>
    <w:rsid w:val="00132E83"/>
    <w:rsid w:val="00133004"/>
    <w:rsid w:val="00133133"/>
    <w:rsid w:val="00133254"/>
    <w:rsid w:val="001332B2"/>
    <w:rsid w:val="00133510"/>
    <w:rsid w:val="00133612"/>
    <w:rsid w:val="00133933"/>
    <w:rsid w:val="00133A71"/>
    <w:rsid w:val="00133A72"/>
    <w:rsid w:val="00134015"/>
    <w:rsid w:val="001343D9"/>
    <w:rsid w:val="0013459A"/>
    <w:rsid w:val="001349C6"/>
    <w:rsid w:val="00134ADA"/>
    <w:rsid w:val="00134AEE"/>
    <w:rsid w:val="00134B8B"/>
    <w:rsid w:val="00134D25"/>
    <w:rsid w:val="00134E4F"/>
    <w:rsid w:val="0013538E"/>
    <w:rsid w:val="001353BF"/>
    <w:rsid w:val="00135633"/>
    <w:rsid w:val="00135769"/>
    <w:rsid w:val="0013594C"/>
    <w:rsid w:val="00135988"/>
    <w:rsid w:val="00135E91"/>
    <w:rsid w:val="0013640C"/>
    <w:rsid w:val="0013681D"/>
    <w:rsid w:val="00136E4E"/>
    <w:rsid w:val="00137208"/>
    <w:rsid w:val="001375BA"/>
    <w:rsid w:val="001377BC"/>
    <w:rsid w:val="00137B41"/>
    <w:rsid w:val="00137BAC"/>
    <w:rsid w:val="00137DAD"/>
    <w:rsid w:val="00137DC3"/>
    <w:rsid w:val="00137FFC"/>
    <w:rsid w:val="00140124"/>
    <w:rsid w:val="00140CD4"/>
    <w:rsid w:val="00140CEB"/>
    <w:rsid w:val="00140D81"/>
    <w:rsid w:val="00140E40"/>
    <w:rsid w:val="00141717"/>
    <w:rsid w:val="00141F8C"/>
    <w:rsid w:val="00142476"/>
    <w:rsid w:val="001426CD"/>
    <w:rsid w:val="0014278C"/>
    <w:rsid w:val="00142D0D"/>
    <w:rsid w:val="00143463"/>
    <w:rsid w:val="001436F0"/>
    <w:rsid w:val="00143B92"/>
    <w:rsid w:val="00144549"/>
    <w:rsid w:val="001445BB"/>
    <w:rsid w:val="001445E5"/>
    <w:rsid w:val="0014460C"/>
    <w:rsid w:val="001447BC"/>
    <w:rsid w:val="00144F93"/>
    <w:rsid w:val="00145243"/>
    <w:rsid w:val="001462A9"/>
    <w:rsid w:val="001466F4"/>
    <w:rsid w:val="00146874"/>
    <w:rsid w:val="001474B8"/>
    <w:rsid w:val="001476E3"/>
    <w:rsid w:val="00147752"/>
    <w:rsid w:val="0014791A"/>
    <w:rsid w:val="00147C82"/>
    <w:rsid w:val="00147DDF"/>
    <w:rsid w:val="00147DEE"/>
    <w:rsid w:val="00150442"/>
    <w:rsid w:val="00150C1C"/>
    <w:rsid w:val="001510AC"/>
    <w:rsid w:val="00151DC4"/>
    <w:rsid w:val="0015215A"/>
    <w:rsid w:val="00152239"/>
    <w:rsid w:val="0015238C"/>
    <w:rsid w:val="0015258D"/>
    <w:rsid w:val="00152757"/>
    <w:rsid w:val="00152957"/>
    <w:rsid w:val="001530E7"/>
    <w:rsid w:val="00153160"/>
    <w:rsid w:val="00153495"/>
    <w:rsid w:val="00153501"/>
    <w:rsid w:val="001538B5"/>
    <w:rsid w:val="00153B74"/>
    <w:rsid w:val="0015477E"/>
    <w:rsid w:val="00154917"/>
    <w:rsid w:val="00154CBE"/>
    <w:rsid w:val="00154CED"/>
    <w:rsid w:val="00154E06"/>
    <w:rsid w:val="001553D7"/>
    <w:rsid w:val="001554E9"/>
    <w:rsid w:val="00155A1F"/>
    <w:rsid w:val="00156219"/>
    <w:rsid w:val="00156B10"/>
    <w:rsid w:val="00156D9D"/>
    <w:rsid w:val="00156E0F"/>
    <w:rsid w:val="001578F4"/>
    <w:rsid w:val="00157CA7"/>
    <w:rsid w:val="001602D7"/>
    <w:rsid w:val="00160620"/>
    <w:rsid w:val="00160723"/>
    <w:rsid w:val="00160918"/>
    <w:rsid w:val="00160FB4"/>
    <w:rsid w:val="0016112A"/>
    <w:rsid w:val="001611D5"/>
    <w:rsid w:val="00161318"/>
    <w:rsid w:val="0016192B"/>
    <w:rsid w:val="00161E9E"/>
    <w:rsid w:val="00161F9C"/>
    <w:rsid w:val="001625D2"/>
    <w:rsid w:val="00162C03"/>
    <w:rsid w:val="00162F9E"/>
    <w:rsid w:val="00163875"/>
    <w:rsid w:val="00163AB2"/>
    <w:rsid w:val="00163C1A"/>
    <w:rsid w:val="00163EDE"/>
    <w:rsid w:val="00164641"/>
    <w:rsid w:val="00164686"/>
    <w:rsid w:val="001647B6"/>
    <w:rsid w:val="00164B8E"/>
    <w:rsid w:val="00165249"/>
    <w:rsid w:val="00165386"/>
    <w:rsid w:val="001653D0"/>
    <w:rsid w:val="0016566C"/>
    <w:rsid w:val="001657AF"/>
    <w:rsid w:val="00165967"/>
    <w:rsid w:val="00165CF6"/>
    <w:rsid w:val="00165EF9"/>
    <w:rsid w:val="00166020"/>
    <w:rsid w:val="001661A3"/>
    <w:rsid w:val="00166307"/>
    <w:rsid w:val="00166382"/>
    <w:rsid w:val="00166397"/>
    <w:rsid w:val="00166617"/>
    <w:rsid w:val="0016697C"/>
    <w:rsid w:val="00166AA2"/>
    <w:rsid w:val="00166AA4"/>
    <w:rsid w:val="00166E0D"/>
    <w:rsid w:val="00166F07"/>
    <w:rsid w:val="00166F7C"/>
    <w:rsid w:val="001670BC"/>
    <w:rsid w:val="0016727F"/>
    <w:rsid w:val="0016750E"/>
    <w:rsid w:val="0016777B"/>
    <w:rsid w:val="0016778B"/>
    <w:rsid w:val="00167A53"/>
    <w:rsid w:val="00167CF5"/>
    <w:rsid w:val="00167FD3"/>
    <w:rsid w:val="0017009B"/>
    <w:rsid w:val="00170486"/>
    <w:rsid w:val="00170927"/>
    <w:rsid w:val="00170CED"/>
    <w:rsid w:val="00170D0D"/>
    <w:rsid w:val="00170E90"/>
    <w:rsid w:val="00170FA9"/>
    <w:rsid w:val="00170FBF"/>
    <w:rsid w:val="00171206"/>
    <w:rsid w:val="0017129C"/>
    <w:rsid w:val="00171CBD"/>
    <w:rsid w:val="00171E24"/>
    <w:rsid w:val="00172009"/>
    <w:rsid w:val="001720FC"/>
    <w:rsid w:val="00172227"/>
    <w:rsid w:val="00172234"/>
    <w:rsid w:val="001726C9"/>
    <w:rsid w:val="00172B00"/>
    <w:rsid w:val="00172BCC"/>
    <w:rsid w:val="00172CA2"/>
    <w:rsid w:val="00173086"/>
    <w:rsid w:val="001730F0"/>
    <w:rsid w:val="001733FF"/>
    <w:rsid w:val="001735D3"/>
    <w:rsid w:val="001737DB"/>
    <w:rsid w:val="001737EA"/>
    <w:rsid w:val="001739DA"/>
    <w:rsid w:val="00174006"/>
    <w:rsid w:val="0017476B"/>
    <w:rsid w:val="0017499D"/>
    <w:rsid w:val="00175133"/>
    <w:rsid w:val="001752D4"/>
    <w:rsid w:val="001752DA"/>
    <w:rsid w:val="0017598D"/>
    <w:rsid w:val="00175EE6"/>
    <w:rsid w:val="001761BA"/>
    <w:rsid w:val="001764BE"/>
    <w:rsid w:val="00176D9F"/>
    <w:rsid w:val="00176F3B"/>
    <w:rsid w:val="00177144"/>
    <w:rsid w:val="001772BC"/>
    <w:rsid w:val="00177588"/>
    <w:rsid w:val="00177642"/>
    <w:rsid w:val="001805E5"/>
    <w:rsid w:val="00180684"/>
    <w:rsid w:val="00180803"/>
    <w:rsid w:val="00180C13"/>
    <w:rsid w:val="0018114F"/>
    <w:rsid w:val="00181391"/>
    <w:rsid w:val="001813F1"/>
    <w:rsid w:val="0018157B"/>
    <w:rsid w:val="001815DA"/>
    <w:rsid w:val="0018194F"/>
    <w:rsid w:val="00181E3B"/>
    <w:rsid w:val="00181F3F"/>
    <w:rsid w:val="001820F0"/>
    <w:rsid w:val="0018211C"/>
    <w:rsid w:val="001821AA"/>
    <w:rsid w:val="0018235D"/>
    <w:rsid w:val="0018274F"/>
    <w:rsid w:val="00182B29"/>
    <w:rsid w:val="00183219"/>
    <w:rsid w:val="00183260"/>
    <w:rsid w:val="0018360C"/>
    <w:rsid w:val="0018378F"/>
    <w:rsid w:val="0018385E"/>
    <w:rsid w:val="00183927"/>
    <w:rsid w:val="00183978"/>
    <w:rsid w:val="00183BAF"/>
    <w:rsid w:val="00183EFE"/>
    <w:rsid w:val="00183F48"/>
    <w:rsid w:val="00184315"/>
    <w:rsid w:val="00184467"/>
    <w:rsid w:val="001846B6"/>
    <w:rsid w:val="00184728"/>
    <w:rsid w:val="00184817"/>
    <w:rsid w:val="00184B31"/>
    <w:rsid w:val="00184BAC"/>
    <w:rsid w:val="0018515D"/>
    <w:rsid w:val="00185849"/>
    <w:rsid w:val="00185EB3"/>
    <w:rsid w:val="00186018"/>
    <w:rsid w:val="001865D8"/>
    <w:rsid w:val="00186652"/>
    <w:rsid w:val="00186B7E"/>
    <w:rsid w:val="00187178"/>
    <w:rsid w:val="001875AB"/>
    <w:rsid w:val="00187DD1"/>
    <w:rsid w:val="001901A9"/>
    <w:rsid w:val="001908B4"/>
    <w:rsid w:val="00190A2E"/>
    <w:rsid w:val="00190B4F"/>
    <w:rsid w:val="00190B68"/>
    <w:rsid w:val="00190C96"/>
    <w:rsid w:val="00191013"/>
    <w:rsid w:val="00191355"/>
    <w:rsid w:val="001915C2"/>
    <w:rsid w:val="00191DF5"/>
    <w:rsid w:val="00191DFA"/>
    <w:rsid w:val="00191EF5"/>
    <w:rsid w:val="00192120"/>
    <w:rsid w:val="001923F3"/>
    <w:rsid w:val="00192566"/>
    <w:rsid w:val="001927F5"/>
    <w:rsid w:val="00192A6D"/>
    <w:rsid w:val="00192AB7"/>
    <w:rsid w:val="00192DFB"/>
    <w:rsid w:val="00192E00"/>
    <w:rsid w:val="00192FCF"/>
    <w:rsid w:val="00193362"/>
    <w:rsid w:val="0019363A"/>
    <w:rsid w:val="0019364C"/>
    <w:rsid w:val="00193A74"/>
    <w:rsid w:val="00193AA1"/>
    <w:rsid w:val="00193EFD"/>
    <w:rsid w:val="00193F07"/>
    <w:rsid w:val="00194030"/>
    <w:rsid w:val="00194354"/>
    <w:rsid w:val="00194862"/>
    <w:rsid w:val="00194BD3"/>
    <w:rsid w:val="00194F9D"/>
    <w:rsid w:val="00194FCA"/>
    <w:rsid w:val="00195023"/>
    <w:rsid w:val="001952CF"/>
    <w:rsid w:val="001954AC"/>
    <w:rsid w:val="00195693"/>
    <w:rsid w:val="0019588E"/>
    <w:rsid w:val="001958FB"/>
    <w:rsid w:val="00195995"/>
    <w:rsid w:val="00195C11"/>
    <w:rsid w:val="00195EB0"/>
    <w:rsid w:val="001960C8"/>
    <w:rsid w:val="001962E9"/>
    <w:rsid w:val="001971E1"/>
    <w:rsid w:val="00197371"/>
    <w:rsid w:val="001974E7"/>
    <w:rsid w:val="00197996"/>
    <w:rsid w:val="00197AE8"/>
    <w:rsid w:val="00197B2B"/>
    <w:rsid w:val="00197C2A"/>
    <w:rsid w:val="001A006D"/>
    <w:rsid w:val="001A00C6"/>
    <w:rsid w:val="001A0115"/>
    <w:rsid w:val="001A04E2"/>
    <w:rsid w:val="001A08F0"/>
    <w:rsid w:val="001A095D"/>
    <w:rsid w:val="001A09A5"/>
    <w:rsid w:val="001A1141"/>
    <w:rsid w:val="001A14A9"/>
    <w:rsid w:val="001A198C"/>
    <w:rsid w:val="001A1A19"/>
    <w:rsid w:val="001A1A23"/>
    <w:rsid w:val="001A1A43"/>
    <w:rsid w:val="001A1C13"/>
    <w:rsid w:val="001A1EF8"/>
    <w:rsid w:val="001A2380"/>
    <w:rsid w:val="001A2488"/>
    <w:rsid w:val="001A2638"/>
    <w:rsid w:val="001A287F"/>
    <w:rsid w:val="001A28F3"/>
    <w:rsid w:val="001A2AB5"/>
    <w:rsid w:val="001A2CCB"/>
    <w:rsid w:val="001A2E32"/>
    <w:rsid w:val="001A2EFB"/>
    <w:rsid w:val="001A303E"/>
    <w:rsid w:val="001A3340"/>
    <w:rsid w:val="001A346F"/>
    <w:rsid w:val="001A35B8"/>
    <w:rsid w:val="001A35D6"/>
    <w:rsid w:val="001A36B4"/>
    <w:rsid w:val="001A371D"/>
    <w:rsid w:val="001A382D"/>
    <w:rsid w:val="001A3913"/>
    <w:rsid w:val="001A3A39"/>
    <w:rsid w:val="001A3E91"/>
    <w:rsid w:val="001A3ED5"/>
    <w:rsid w:val="001A4054"/>
    <w:rsid w:val="001A409F"/>
    <w:rsid w:val="001A40F1"/>
    <w:rsid w:val="001A4180"/>
    <w:rsid w:val="001A4265"/>
    <w:rsid w:val="001A46EF"/>
    <w:rsid w:val="001A4AD2"/>
    <w:rsid w:val="001A4DE4"/>
    <w:rsid w:val="001A50B9"/>
    <w:rsid w:val="001A528A"/>
    <w:rsid w:val="001A572A"/>
    <w:rsid w:val="001A578D"/>
    <w:rsid w:val="001A5E87"/>
    <w:rsid w:val="001A5FC1"/>
    <w:rsid w:val="001A6369"/>
    <w:rsid w:val="001A6616"/>
    <w:rsid w:val="001A66C7"/>
    <w:rsid w:val="001A67D6"/>
    <w:rsid w:val="001A6991"/>
    <w:rsid w:val="001A6BF2"/>
    <w:rsid w:val="001A6D6E"/>
    <w:rsid w:val="001A70E6"/>
    <w:rsid w:val="001A7359"/>
    <w:rsid w:val="001A73B2"/>
    <w:rsid w:val="001A79B7"/>
    <w:rsid w:val="001A7BD1"/>
    <w:rsid w:val="001B0374"/>
    <w:rsid w:val="001B04B3"/>
    <w:rsid w:val="001B05E9"/>
    <w:rsid w:val="001B09BE"/>
    <w:rsid w:val="001B10D2"/>
    <w:rsid w:val="001B1221"/>
    <w:rsid w:val="001B1578"/>
    <w:rsid w:val="001B1B08"/>
    <w:rsid w:val="001B1BFC"/>
    <w:rsid w:val="001B21B7"/>
    <w:rsid w:val="001B2349"/>
    <w:rsid w:val="001B2834"/>
    <w:rsid w:val="001B284F"/>
    <w:rsid w:val="001B30DB"/>
    <w:rsid w:val="001B3580"/>
    <w:rsid w:val="001B3732"/>
    <w:rsid w:val="001B3C9A"/>
    <w:rsid w:val="001B4B3B"/>
    <w:rsid w:val="001B533E"/>
    <w:rsid w:val="001B554F"/>
    <w:rsid w:val="001B55E5"/>
    <w:rsid w:val="001B5A58"/>
    <w:rsid w:val="001B5D10"/>
    <w:rsid w:val="001B6226"/>
    <w:rsid w:val="001B65D5"/>
    <w:rsid w:val="001B67FC"/>
    <w:rsid w:val="001B79DD"/>
    <w:rsid w:val="001B7B95"/>
    <w:rsid w:val="001B7DFF"/>
    <w:rsid w:val="001C026C"/>
    <w:rsid w:val="001C04A8"/>
    <w:rsid w:val="001C093C"/>
    <w:rsid w:val="001C0B38"/>
    <w:rsid w:val="001C0C82"/>
    <w:rsid w:val="001C0FF5"/>
    <w:rsid w:val="001C1146"/>
    <w:rsid w:val="001C1987"/>
    <w:rsid w:val="001C2197"/>
    <w:rsid w:val="001C2265"/>
    <w:rsid w:val="001C22B5"/>
    <w:rsid w:val="001C2668"/>
    <w:rsid w:val="001C26A0"/>
    <w:rsid w:val="001C2B85"/>
    <w:rsid w:val="001C34BB"/>
    <w:rsid w:val="001C38E7"/>
    <w:rsid w:val="001C3967"/>
    <w:rsid w:val="001C3A73"/>
    <w:rsid w:val="001C3D46"/>
    <w:rsid w:val="001C3ED9"/>
    <w:rsid w:val="001C3FA7"/>
    <w:rsid w:val="001C404D"/>
    <w:rsid w:val="001C42A9"/>
    <w:rsid w:val="001C4334"/>
    <w:rsid w:val="001C446D"/>
    <w:rsid w:val="001C45FD"/>
    <w:rsid w:val="001C4A8F"/>
    <w:rsid w:val="001C53E3"/>
    <w:rsid w:val="001C53FC"/>
    <w:rsid w:val="001C58AC"/>
    <w:rsid w:val="001C5DFE"/>
    <w:rsid w:val="001C631A"/>
    <w:rsid w:val="001C64AF"/>
    <w:rsid w:val="001C6760"/>
    <w:rsid w:val="001C6BA0"/>
    <w:rsid w:val="001C6F0E"/>
    <w:rsid w:val="001C703C"/>
    <w:rsid w:val="001C735C"/>
    <w:rsid w:val="001C7608"/>
    <w:rsid w:val="001C76A9"/>
    <w:rsid w:val="001C7730"/>
    <w:rsid w:val="001C7906"/>
    <w:rsid w:val="001D0066"/>
    <w:rsid w:val="001D006E"/>
    <w:rsid w:val="001D041E"/>
    <w:rsid w:val="001D06EC"/>
    <w:rsid w:val="001D074B"/>
    <w:rsid w:val="001D076D"/>
    <w:rsid w:val="001D090D"/>
    <w:rsid w:val="001D0D86"/>
    <w:rsid w:val="001D0E70"/>
    <w:rsid w:val="001D1007"/>
    <w:rsid w:val="001D196A"/>
    <w:rsid w:val="001D1AAA"/>
    <w:rsid w:val="001D1E4F"/>
    <w:rsid w:val="001D2057"/>
    <w:rsid w:val="001D25E7"/>
    <w:rsid w:val="001D288D"/>
    <w:rsid w:val="001D3971"/>
    <w:rsid w:val="001D3C15"/>
    <w:rsid w:val="001D3CF0"/>
    <w:rsid w:val="001D3D48"/>
    <w:rsid w:val="001D3D82"/>
    <w:rsid w:val="001D40F9"/>
    <w:rsid w:val="001D444D"/>
    <w:rsid w:val="001D4462"/>
    <w:rsid w:val="001D475D"/>
    <w:rsid w:val="001D505F"/>
    <w:rsid w:val="001D5061"/>
    <w:rsid w:val="001D5546"/>
    <w:rsid w:val="001D5BF7"/>
    <w:rsid w:val="001D5D0A"/>
    <w:rsid w:val="001D6196"/>
    <w:rsid w:val="001D6221"/>
    <w:rsid w:val="001D6FDD"/>
    <w:rsid w:val="001D70D9"/>
    <w:rsid w:val="001D73F3"/>
    <w:rsid w:val="001D79CF"/>
    <w:rsid w:val="001D7A67"/>
    <w:rsid w:val="001D7EE3"/>
    <w:rsid w:val="001E00EB"/>
    <w:rsid w:val="001E027A"/>
    <w:rsid w:val="001E02B3"/>
    <w:rsid w:val="001E0A26"/>
    <w:rsid w:val="001E0CC6"/>
    <w:rsid w:val="001E0DA7"/>
    <w:rsid w:val="001E0E6E"/>
    <w:rsid w:val="001E0E75"/>
    <w:rsid w:val="001E1189"/>
    <w:rsid w:val="001E1242"/>
    <w:rsid w:val="001E1402"/>
    <w:rsid w:val="001E147F"/>
    <w:rsid w:val="001E1948"/>
    <w:rsid w:val="001E1BB9"/>
    <w:rsid w:val="001E2094"/>
    <w:rsid w:val="001E2180"/>
    <w:rsid w:val="001E22C1"/>
    <w:rsid w:val="001E242D"/>
    <w:rsid w:val="001E248E"/>
    <w:rsid w:val="001E2ACA"/>
    <w:rsid w:val="001E2BBB"/>
    <w:rsid w:val="001E2D5B"/>
    <w:rsid w:val="001E303D"/>
    <w:rsid w:val="001E3314"/>
    <w:rsid w:val="001E3346"/>
    <w:rsid w:val="001E3550"/>
    <w:rsid w:val="001E366F"/>
    <w:rsid w:val="001E379D"/>
    <w:rsid w:val="001E3970"/>
    <w:rsid w:val="001E3AEC"/>
    <w:rsid w:val="001E3EDB"/>
    <w:rsid w:val="001E4172"/>
    <w:rsid w:val="001E464A"/>
    <w:rsid w:val="001E48F8"/>
    <w:rsid w:val="001E4ACB"/>
    <w:rsid w:val="001E5309"/>
    <w:rsid w:val="001E56E6"/>
    <w:rsid w:val="001E5A65"/>
    <w:rsid w:val="001E5D85"/>
    <w:rsid w:val="001E5ED0"/>
    <w:rsid w:val="001E5FB5"/>
    <w:rsid w:val="001E5FBD"/>
    <w:rsid w:val="001E63A6"/>
    <w:rsid w:val="001E6762"/>
    <w:rsid w:val="001E6807"/>
    <w:rsid w:val="001E68CD"/>
    <w:rsid w:val="001E6FDB"/>
    <w:rsid w:val="001E7403"/>
    <w:rsid w:val="001E7BD5"/>
    <w:rsid w:val="001E7ED0"/>
    <w:rsid w:val="001F0340"/>
    <w:rsid w:val="001F0572"/>
    <w:rsid w:val="001F0CCF"/>
    <w:rsid w:val="001F1147"/>
    <w:rsid w:val="001F1C9C"/>
    <w:rsid w:val="001F1CC4"/>
    <w:rsid w:val="001F1E40"/>
    <w:rsid w:val="001F2DE3"/>
    <w:rsid w:val="001F31F1"/>
    <w:rsid w:val="001F3688"/>
    <w:rsid w:val="001F3F82"/>
    <w:rsid w:val="001F4083"/>
    <w:rsid w:val="001F445B"/>
    <w:rsid w:val="001F447F"/>
    <w:rsid w:val="001F4998"/>
    <w:rsid w:val="001F4A4A"/>
    <w:rsid w:val="001F4BB9"/>
    <w:rsid w:val="001F4C7F"/>
    <w:rsid w:val="001F4EA9"/>
    <w:rsid w:val="001F5344"/>
    <w:rsid w:val="001F547F"/>
    <w:rsid w:val="001F5580"/>
    <w:rsid w:val="001F5D60"/>
    <w:rsid w:val="001F65B3"/>
    <w:rsid w:val="001F666B"/>
    <w:rsid w:val="001F678B"/>
    <w:rsid w:val="001F6D78"/>
    <w:rsid w:val="001F7473"/>
    <w:rsid w:val="001F7711"/>
    <w:rsid w:val="001F77FC"/>
    <w:rsid w:val="001F79D7"/>
    <w:rsid w:val="001F7F08"/>
    <w:rsid w:val="001F7FF4"/>
    <w:rsid w:val="00200103"/>
    <w:rsid w:val="00200121"/>
    <w:rsid w:val="002001B0"/>
    <w:rsid w:val="00200635"/>
    <w:rsid w:val="002015DA"/>
    <w:rsid w:val="002016B5"/>
    <w:rsid w:val="002016D4"/>
    <w:rsid w:val="00201B0E"/>
    <w:rsid w:val="00201F40"/>
    <w:rsid w:val="002027E5"/>
    <w:rsid w:val="00203168"/>
    <w:rsid w:val="00203326"/>
    <w:rsid w:val="002035F3"/>
    <w:rsid w:val="00203869"/>
    <w:rsid w:val="00203870"/>
    <w:rsid w:val="00203A4C"/>
    <w:rsid w:val="00203C3F"/>
    <w:rsid w:val="002043F2"/>
    <w:rsid w:val="00204BB5"/>
    <w:rsid w:val="00204D67"/>
    <w:rsid w:val="002050FF"/>
    <w:rsid w:val="00205262"/>
    <w:rsid w:val="00205376"/>
    <w:rsid w:val="002054CA"/>
    <w:rsid w:val="002064E7"/>
    <w:rsid w:val="0020667C"/>
    <w:rsid w:val="00206776"/>
    <w:rsid w:val="00206EDF"/>
    <w:rsid w:val="00206F7E"/>
    <w:rsid w:val="00207183"/>
    <w:rsid w:val="00207A4B"/>
    <w:rsid w:val="00207DB3"/>
    <w:rsid w:val="00207DB8"/>
    <w:rsid w:val="00207EEA"/>
    <w:rsid w:val="00207F51"/>
    <w:rsid w:val="00210062"/>
    <w:rsid w:val="002104AF"/>
    <w:rsid w:val="00210B5C"/>
    <w:rsid w:val="00210CF5"/>
    <w:rsid w:val="00210DDE"/>
    <w:rsid w:val="00211315"/>
    <w:rsid w:val="002113DA"/>
    <w:rsid w:val="002114DA"/>
    <w:rsid w:val="002114E8"/>
    <w:rsid w:val="002115F2"/>
    <w:rsid w:val="00211A4C"/>
    <w:rsid w:val="00211C3F"/>
    <w:rsid w:val="002123BC"/>
    <w:rsid w:val="00212455"/>
    <w:rsid w:val="002129DB"/>
    <w:rsid w:val="00212D37"/>
    <w:rsid w:val="00212E7E"/>
    <w:rsid w:val="00212F33"/>
    <w:rsid w:val="00213274"/>
    <w:rsid w:val="002132AD"/>
    <w:rsid w:val="002137F2"/>
    <w:rsid w:val="00213803"/>
    <w:rsid w:val="00213AA9"/>
    <w:rsid w:val="00213B49"/>
    <w:rsid w:val="00213D03"/>
    <w:rsid w:val="002142C3"/>
    <w:rsid w:val="002143A8"/>
    <w:rsid w:val="00214964"/>
    <w:rsid w:val="002149DC"/>
    <w:rsid w:val="0021549C"/>
    <w:rsid w:val="00215690"/>
    <w:rsid w:val="002156FC"/>
    <w:rsid w:val="0021595D"/>
    <w:rsid w:val="002163E2"/>
    <w:rsid w:val="002167E5"/>
    <w:rsid w:val="00216A5A"/>
    <w:rsid w:val="00216B5C"/>
    <w:rsid w:val="00216B65"/>
    <w:rsid w:val="002170D7"/>
    <w:rsid w:val="00217CEC"/>
    <w:rsid w:val="00217D59"/>
    <w:rsid w:val="00217E00"/>
    <w:rsid w:val="00220260"/>
    <w:rsid w:val="00220AB1"/>
    <w:rsid w:val="00220C2A"/>
    <w:rsid w:val="00220D0C"/>
    <w:rsid w:val="00220E17"/>
    <w:rsid w:val="00220EFC"/>
    <w:rsid w:val="002213B5"/>
    <w:rsid w:val="00222222"/>
    <w:rsid w:val="0022222D"/>
    <w:rsid w:val="00222523"/>
    <w:rsid w:val="00222563"/>
    <w:rsid w:val="00222712"/>
    <w:rsid w:val="00222A03"/>
    <w:rsid w:val="00222C33"/>
    <w:rsid w:val="00222F56"/>
    <w:rsid w:val="00223A1D"/>
    <w:rsid w:val="00223C88"/>
    <w:rsid w:val="00224065"/>
    <w:rsid w:val="00224423"/>
    <w:rsid w:val="00224457"/>
    <w:rsid w:val="00224690"/>
    <w:rsid w:val="00225162"/>
    <w:rsid w:val="00225411"/>
    <w:rsid w:val="0022565A"/>
    <w:rsid w:val="00225E7A"/>
    <w:rsid w:val="00225FA8"/>
    <w:rsid w:val="00225FB2"/>
    <w:rsid w:val="0022625C"/>
    <w:rsid w:val="00226421"/>
    <w:rsid w:val="00226687"/>
    <w:rsid w:val="002266BD"/>
    <w:rsid w:val="0022675E"/>
    <w:rsid w:val="0022686C"/>
    <w:rsid w:val="002271F5"/>
    <w:rsid w:val="00227428"/>
    <w:rsid w:val="00227793"/>
    <w:rsid w:val="002300B5"/>
    <w:rsid w:val="002301BD"/>
    <w:rsid w:val="00230751"/>
    <w:rsid w:val="00230803"/>
    <w:rsid w:val="00231111"/>
    <w:rsid w:val="00231408"/>
    <w:rsid w:val="002314EB"/>
    <w:rsid w:val="00231665"/>
    <w:rsid w:val="00231909"/>
    <w:rsid w:val="00231FBF"/>
    <w:rsid w:val="00231FE7"/>
    <w:rsid w:val="002320E0"/>
    <w:rsid w:val="0023211A"/>
    <w:rsid w:val="00232396"/>
    <w:rsid w:val="00232400"/>
    <w:rsid w:val="00232895"/>
    <w:rsid w:val="002329B6"/>
    <w:rsid w:val="00232EB7"/>
    <w:rsid w:val="00233028"/>
    <w:rsid w:val="002333D5"/>
    <w:rsid w:val="002333F5"/>
    <w:rsid w:val="0023358C"/>
    <w:rsid w:val="00233A38"/>
    <w:rsid w:val="00233AA1"/>
    <w:rsid w:val="00233E5E"/>
    <w:rsid w:val="00233E92"/>
    <w:rsid w:val="002340E8"/>
    <w:rsid w:val="002340F1"/>
    <w:rsid w:val="0023410C"/>
    <w:rsid w:val="00234931"/>
    <w:rsid w:val="002349A8"/>
    <w:rsid w:val="00234AD8"/>
    <w:rsid w:val="00234D3A"/>
    <w:rsid w:val="00234F54"/>
    <w:rsid w:val="0023505D"/>
    <w:rsid w:val="002350F9"/>
    <w:rsid w:val="00235282"/>
    <w:rsid w:val="00235436"/>
    <w:rsid w:val="00235471"/>
    <w:rsid w:val="0023606B"/>
    <w:rsid w:val="00236612"/>
    <w:rsid w:val="00236A29"/>
    <w:rsid w:val="00236A96"/>
    <w:rsid w:val="00236AB3"/>
    <w:rsid w:val="00236B85"/>
    <w:rsid w:val="002371DE"/>
    <w:rsid w:val="0023745B"/>
    <w:rsid w:val="00237976"/>
    <w:rsid w:val="00237AFE"/>
    <w:rsid w:val="00237B3C"/>
    <w:rsid w:val="002401C3"/>
    <w:rsid w:val="00240330"/>
    <w:rsid w:val="00240477"/>
    <w:rsid w:val="00240597"/>
    <w:rsid w:val="00240ACC"/>
    <w:rsid w:val="00240B81"/>
    <w:rsid w:val="00240DBD"/>
    <w:rsid w:val="00240FA6"/>
    <w:rsid w:val="002414B1"/>
    <w:rsid w:val="00241620"/>
    <w:rsid w:val="0024178A"/>
    <w:rsid w:val="0024188F"/>
    <w:rsid w:val="00242206"/>
    <w:rsid w:val="002426CE"/>
    <w:rsid w:val="00242813"/>
    <w:rsid w:val="00242C0A"/>
    <w:rsid w:val="00242CA0"/>
    <w:rsid w:val="0024344C"/>
    <w:rsid w:val="00243C8C"/>
    <w:rsid w:val="00243DEA"/>
    <w:rsid w:val="0024430E"/>
    <w:rsid w:val="002443A1"/>
    <w:rsid w:val="0024477A"/>
    <w:rsid w:val="0024490E"/>
    <w:rsid w:val="00244A5A"/>
    <w:rsid w:val="00245665"/>
    <w:rsid w:val="00245E45"/>
    <w:rsid w:val="00245E9A"/>
    <w:rsid w:val="00246574"/>
    <w:rsid w:val="002465E8"/>
    <w:rsid w:val="00246752"/>
    <w:rsid w:val="002469F5"/>
    <w:rsid w:val="00246A9C"/>
    <w:rsid w:val="00246ED2"/>
    <w:rsid w:val="002470B9"/>
    <w:rsid w:val="0024751A"/>
    <w:rsid w:val="0024753F"/>
    <w:rsid w:val="00247988"/>
    <w:rsid w:val="00247E7A"/>
    <w:rsid w:val="002505C3"/>
    <w:rsid w:val="0025099A"/>
    <w:rsid w:val="00250A69"/>
    <w:rsid w:val="00250AEF"/>
    <w:rsid w:val="00250DC6"/>
    <w:rsid w:val="00250F67"/>
    <w:rsid w:val="002513DD"/>
    <w:rsid w:val="00251935"/>
    <w:rsid w:val="00251A3C"/>
    <w:rsid w:val="00251BCB"/>
    <w:rsid w:val="002521FC"/>
    <w:rsid w:val="00252760"/>
    <w:rsid w:val="0025278E"/>
    <w:rsid w:val="00252C33"/>
    <w:rsid w:val="00252DB1"/>
    <w:rsid w:val="00252EBA"/>
    <w:rsid w:val="00252EF2"/>
    <w:rsid w:val="00252F5F"/>
    <w:rsid w:val="002534C9"/>
    <w:rsid w:val="0025354A"/>
    <w:rsid w:val="00253A38"/>
    <w:rsid w:val="00253F41"/>
    <w:rsid w:val="002540FD"/>
    <w:rsid w:val="002541DA"/>
    <w:rsid w:val="00254296"/>
    <w:rsid w:val="0025489F"/>
    <w:rsid w:val="00254A26"/>
    <w:rsid w:val="00254D4D"/>
    <w:rsid w:val="00255225"/>
    <w:rsid w:val="002552BF"/>
    <w:rsid w:val="00255741"/>
    <w:rsid w:val="00255A8E"/>
    <w:rsid w:val="00255D42"/>
    <w:rsid w:val="00255D5A"/>
    <w:rsid w:val="00256218"/>
    <w:rsid w:val="002567B9"/>
    <w:rsid w:val="0025730A"/>
    <w:rsid w:val="00257585"/>
    <w:rsid w:val="00257AC8"/>
    <w:rsid w:val="00257BDD"/>
    <w:rsid w:val="00260943"/>
    <w:rsid w:val="00260AAF"/>
    <w:rsid w:val="00260F9E"/>
    <w:rsid w:val="002613B4"/>
    <w:rsid w:val="002615A7"/>
    <w:rsid w:val="00261A96"/>
    <w:rsid w:val="00261E32"/>
    <w:rsid w:val="00261E9D"/>
    <w:rsid w:val="00262184"/>
    <w:rsid w:val="00262213"/>
    <w:rsid w:val="002625AE"/>
    <w:rsid w:val="002626EA"/>
    <w:rsid w:val="0026271A"/>
    <w:rsid w:val="00262A96"/>
    <w:rsid w:val="002632A0"/>
    <w:rsid w:val="002636F5"/>
    <w:rsid w:val="00263A06"/>
    <w:rsid w:val="00263B3B"/>
    <w:rsid w:val="00263BC1"/>
    <w:rsid w:val="00263E74"/>
    <w:rsid w:val="002649EE"/>
    <w:rsid w:val="00264C11"/>
    <w:rsid w:val="00264DA3"/>
    <w:rsid w:val="00265911"/>
    <w:rsid w:val="00265E9F"/>
    <w:rsid w:val="00265FB1"/>
    <w:rsid w:val="0026601F"/>
    <w:rsid w:val="0026606F"/>
    <w:rsid w:val="0026620F"/>
    <w:rsid w:val="00266918"/>
    <w:rsid w:val="0026691A"/>
    <w:rsid w:val="002670FA"/>
    <w:rsid w:val="0026739B"/>
    <w:rsid w:val="002678A5"/>
    <w:rsid w:val="00267C1C"/>
    <w:rsid w:val="00267DFF"/>
    <w:rsid w:val="00270261"/>
    <w:rsid w:val="0027040A"/>
    <w:rsid w:val="00270859"/>
    <w:rsid w:val="00270BFF"/>
    <w:rsid w:val="00270C21"/>
    <w:rsid w:val="00270CBE"/>
    <w:rsid w:val="00270D86"/>
    <w:rsid w:val="00270F5B"/>
    <w:rsid w:val="002717EC"/>
    <w:rsid w:val="00271A01"/>
    <w:rsid w:val="00271C60"/>
    <w:rsid w:val="00271D20"/>
    <w:rsid w:val="00271D31"/>
    <w:rsid w:val="00272229"/>
    <w:rsid w:val="002722C6"/>
    <w:rsid w:val="002727D3"/>
    <w:rsid w:val="00272876"/>
    <w:rsid w:val="00272882"/>
    <w:rsid w:val="002728A1"/>
    <w:rsid w:val="00272C26"/>
    <w:rsid w:val="00272CC9"/>
    <w:rsid w:val="00272DA0"/>
    <w:rsid w:val="0027312A"/>
    <w:rsid w:val="002735B8"/>
    <w:rsid w:val="002735CD"/>
    <w:rsid w:val="0027366E"/>
    <w:rsid w:val="00273A31"/>
    <w:rsid w:val="00273C42"/>
    <w:rsid w:val="00273CC2"/>
    <w:rsid w:val="0027481D"/>
    <w:rsid w:val="00274A4A"/>
    <w:rsid w:val="00274C63"/>
    <w:rsid w:val="00274CA1"/>
    <w:rsid w:val="00275433"/>
    <w:rsid w:val="0027556F"/>
    <w:rsid w:val="00275572"/>
    <w:rsid w:val="002755ED"/>
    <w:rsid w:val="002756D9"/>
    <w:rsid w:val="002757FA"/>
    <w:rsid w:val="0027585F"/>
    <w:rsid w:val="00275C07"/>
    <w:rsid w:val="00275C66"/>
    <w:rsid w:val="00275E2B"/>
    <w:rsid w:val="00275FC8"/>
    <w:rsid w:val="002765B5"/>
    <w:rsid w:val="002765DA"/>
    <w:rsid w:val="002765DB"/>
    <w:rsid w:val="00276727"/>
    <w:rsid w:val="00276A5D"/>
    <w:rsid w:val="00276DF8"/>
    <w:rsid w:val="00277559"/>
    <w:rsid w:val="00277B7E"/>
    <w:rsid w:val="00277D77"/>
    <w:rsid w:val="00277F2B"/>
    <w:rsid w:val="0028038D"/>
    <w:rsid w:val="00280425"/>
    <w:rsid w:val="0028046F"/>
    <w:rsid w:val="002806E1"/>
    <w:rsid w:val="00280A00"/>
    <w:rsid w:val="00280DC9"/>
    <w:rsid w:val="002815B1"/>
    <w:rsid w:val="00281D27"/>
    <w:rsid w:val="00281D77"/>
    <w:rsid w:val="00281E0D"/>
    <w:rsid w:val="0028208B"/>
    <w:rsid w:val="00282139"/>
    <w:rsid w:val="00282158"/>
    <w:rsid w:val="0028222B"/>
    <w:rsid w:val="00282DDB"/>
    <w:rsid w:val="002833D9"/>
    <w:rsid w:val="00283622"/>
    <w:rsid w:val="002838A2"/>
    <w:rsid w:val="00284329"/>
    <w:rsid w:val="00284636"/>
    <w:rsid w:val="0028480C"/>
    <w:rsid w:val="002849D0"/>
    <w:rsid w:val="00284CEE"/>
    <w:rsid w:val="00284DC9"/>
    <w:rsid w:val="00284E72"/>
    <w:rsid w:val="00285206"/>
    <w:rsid w:val="002858A5"/>
    <w:rsid w:val="002862A9"/>
    <w:rsid w:val="00286779"/>
    <w:rsid w:val="0028697C"/>
    <w:rsid w:val="00286A4B"/>
    <w:rsid w:val="00286D4B"/>
    <w:rsid w:val="00287252"/>
    <w:rsid w:val="002872FB"/>
    <w:rsid w:val="00287789"/>
    <w:rsid w:val="00287972"/>
    <w:rsid w:val="00287B4E"/>
    <w:rsid w:val="00287C8E"/>
    <w:rsid w:val="00287E4A"/>
    <w:rsid w:val="00290033"/>
    <w:rsid w:val="0029026F"/>
    <w:rsid w:val="00290871"/>
    <w:rsid w:val="00290B89"/>
    <w:rsid w:val="00290C9C"/>
    <w:rsid w:val="00290D04"/>
    <w:rsid w:val="00290F96"/>
    <w:rsid w:val="00291774"/>
    <w:rsid w:val="00291890"/>
    <w:rsid w:val="00291A47"/>
    <w:rsid w:val="00291E6B"/>
    <w:rsid w:val="0029247F"/>
    <w:rsid w:val="0029305E"/>
    <w:rsid w:val="002930C9"/>
    <w:rsid w:val="00293804"/>
    <w:rsid w:val="002939A7"/>
    <w:rsid w:val="002939F6"/>
    <w:rsid w:val="00293D33"/>
    <w:rsid w:val="00293D37"/>
    <w:rsid w:val="00293D43"/>
    <w:rsid w:val="00293E1F"/>
    <w:rsid w:val="00294083"/>
    <w:rsid w:val="002944C3"/>
    <w:rsid w:val="002947F3"/>
    <w:rsid w:val="002948D0"/>
    <w:rsid w:val="00295190"/>
    <w:rsid w:val="0029531E"/>
    <w:rsid w:val="0029535A"/>
    <w:rsid w:val="0029612F"/>
    <w:rsid w:val="0029618F"/>
    <w:rsid w:val="0029619E"/>
    <w:rsid w:val="0029650D"/>
    <w:rsid w:val="00296A5D"/>
    <w:rsid w:val="00296D04"/>
    <w:rsid w:val="00296EC9"/>
    <w:rsid w:val="002971EB"/>
    <w:rsid w:val="00297362"/>
    <w:rsid w:val="00297907"/>
    <w:rsid w:val="00297A05"/>
    <w:rsid w:val="00297ABB"/>
    <w:rsid w:val="00297E19"/>
    <w:rsid w:val="002A041B"/>
    <w:rsid w:val="002A05F4"/>
    <w:rsid w:val="002A0B74"/>
    <w:rsid w:val="002A0EB6"/>
    <w:rsid w:val="002A0EF6"/>
    <w:rsid w:val="002A117A"/>
    <w:rsid w:val="002A1265"/>
    <w:rsid w:val="002A1280"/>
    <w:rsid w:val="002A14E0"/>
    <w:rsid w:val="002A223F"/>
    <w:rsid w:val="002A244A"/>
    <w:rsid w:val="002A2495"/>
    <w:rsid w:val="002A2C32"/>
    <w:rsid w:val="002A2EEC"/>
    <w:rsid w:val="002A333B"/>
    <w:rsid w:val="002A3942"/>
    <w:rsid w:val="002A39B9"/>
    <w:rsid w:val="002A3A7A"/>
    <w:rsid w:val="002A3AE9"/>
    <w:rsid w:val="002A3B3E"/>
    <w:rsid w:val="002A3C75"/>
    <w:rsid w:val="002A3D3F"/>
    <w:rsid w:val="002A3F48"/>
    <w:rsid w:val="002A4098"/>
    <w:rsid w:val="002A4443"/>
    <w:rsid w:val="002A4589"/>
    <w:rsid w:val="002A482A"/>
    <w:rsid w:val="002A4AEB"/>
    <w:rsid w:val="002A4C87"/>
    <w:rsid w:val="002A4DD2"/>
    <w:rsid w:val="002A506C"/>
    <w:rsid w:val="002A50BC"/>
    <w:rsid w:val="002A5635"/>
    <w:rsid w:val="002A5660"/>
    <w:rsid w:val="002A569C"/>
    <w:rsid w:val="002A589E"/>
    <w:rsid w:val="002A5C1C"/>
    <w:rsid w:val="002A5CDA"/>
    <w:rsid w:val="002A5D89"/>
    <w:rsid w:val="002A5DA8"/>
    <w:rsid w:val="002A667D"/>
    <w:rsid w:val="002A6940"/>
    <w:rsid w:val="002A6D59"/>
    <w:rsid w:val="002A7462"/>
    <w:rsid w:val="002A7470"/>
    <w:rsid w:val="002A7721"/>
    <w:rsid w:val="002A78B1"/>
    <w:rsid w:val="002A7CAE"/>
    <w:rsid w:val="002A7E76"/>
    <w:rsid w:val="002B0051"/>
    <w:rsid w:val="002B0143"/>
    <w:rsid w:val="002B03C8"/>
    <w:rsid w:val="002B0690"/>
    <w:rsid w:val="002B071F"/>
    <w:rsid w:val="002B08A6"/>
    <w:rsid w:val="002B09E3"/>
    <w:rsid w:val="002B0BD2"/>
    <w:rsid w:val="002B0F50"/>
    <w:rsid w:val="002B1606"/>
    <w:rsid w:val="002B16F7"/>
    <w:rsid w:val="002B1A79"/>
    <w:rsid w:val="002B29D3"/>
    <w:rsid w:val="002B2B7E"/>
    <w:rsid w:val="002B319C"/>
    <w:rsid w:val="002B3A8E"/>
    <w:rsid w:val="002B3BB8"/>
    <w:rsid w:val="002B3CB3"/>
    <w:rsid w:val="002B4142"/>
    <w:rsid w:val="002B429C"/>
    <w:rsid w:val="002B468F"/>
    <w:rsid w:val="002B489B"/>
    <w:rsid w:val="002B4A9A"/>
    <w:rsid w:val="002B4D7B"/>
    <w:rsid w:val="002B4E4C"/>
    <w:rsid w:val="002B4F1B"/>
    <w:rsid w:val="002B54A4"/>
    <w:rsid w:val="002B576C"/>
    <w:rsid w:val="002B5869"/>
    <w:rsid w:val="002B599C"/>
    <w:rsid w:val="002B59F4"/>
    <w:rsid w:val="002B5FFE"/>
    <w:rsid w:val="002B697F"/>
    <w:rsid w:val="002B6B60"/>
    <w:rsid w:val="002B6E20"/>
    <w:rsid w:val="002B7571"/>
    <w:rsid w:val="002B773C"/>
    <w:rsid w:val="002B7775"/>
    <w:rsid w:val="002B7A88"/>
    <w:rsid w:val="002B7CC2"/>
    <w:rsid w:val="002B7DE9"/>
    <w:rsid w:val="002B7F23"/>
    <w:rsid w:val="002B7F58"/>
    <w:rsid w:val="002C0157"/>
    <w:rsid w:val="002C01EF"/>
    <w:rsid w:val="002C0567"/>
    <w:rsid w:val="002C05A5"/>
    <w:rsid w:val="002C089A"/>
    <w:rsid w:val="002C16FE"/>
    <w:rsid w:val="002C17B2"/>
    <w:rsid w:val="002C1FF0"/>
    <w:rsid w:val="002C20D1"/>
    <w:rsid w:val="002C21ED"/>
    <w:rsid w:val="002C2948"/>
    <w:rsid w:val="002C2C9B"/>
    <w:rsid w:val="002C3530"/>
    <w:rsid w:val="002C3867"/>
    <w:rsid w:val="002C3A4C"/>
    <w:rsid w:val="002C3D3D"/>
    <w:rsid w:val="002C3D79"/>
    <w:rsid w:val="002C3ED7"/>
    <w:rsid w:val="002C4330"/>
    <w:rsid w:val="002C4931"/>
    <w:rsid w:val="002C50AF"/>
    <w:rsid w:val="002C52BB"/>
    <w:rsid w:val="002C54DF"/>
    <w:rsid w:val="002C578A"/>
    <w:rsid w:val="002C5925"/>
    <w:rsid w:val="002C5B37"/>
    <w:rsid w:val="002C5F13"/>
    <w:rsid w:val="002C6DAB"/>
    <w:rsid w:val="002C70BC"/>
    <w:rsid w:val="002C70D3"/>
    <w:rsid w:val="002C7593"/>
    <w:rsid w:val="002C79F3"/>
    <w:rsid w:val="002C7B65"/>
    <w:rsid w:val="002C7C6A"/>
    <w:rsid w:val="002D02BE"/>
    <w:rsid w:val="002D0535"/>
    <w:rsid w:val="002D0AC8"/>
    <w:rsid w:val="002D0D29"/>
    <w:rsid w:val="002D0F10"/>
    <w:rsid w:val="002D0FBC"/>
    <w:rsid w:val="002D158E"/>
    <w:rsid w:val="002D18FE"/>
    <w:rsid w:val="002D195B"/>
    <w:rsid w:val="002D1C0C"/>
    <w:rsid w:val="002D22F5"/>
    <w:rsid w:val="002D23D3"/>
    <w:rsid w:val="002D25A2"/>
    <w:rsid w:val="002D2829"/>
    <w:rsid w:val="002D2A0A"/>
    <w:rsid w:val="002D2DEB"/>
    <w:rsid w:val="002D2FB7"/>
    <w:rsid w:val="002D307D"/>
    <w:rsid w:val="002D356B"/>
    <w:rsid w:val="002D3A50"/>
    <w:rsid w:val="002D41CB"/>
    <w:rsid w:val="002D422A"/>
    <w:rsid w:val="002D4365"/>
    <w:rsid w:val="002D43C8"/>
    <w:rsid w:val="002D4470"/>
    <w:rsid w:val="002D49E8"/>
    <w:rsid w:val="002D4CF9"/>
    <w:rsid w:val="002D5280"/>
    <w:rsid w:val="002D5347"/>
    <w:rsid w:val="002D5AF1"/>
    <w:rsid w:val="002D5B76"/>
    <w:rsid w:val="002D66AB"/>
    <w:rsid w:val="002D6B34"/>
    <w:rsid w:val="002D7620"/>
    <w:rsid w:val="002D7AB6"/>
    <w:rsid w:val="002D7B95"/>
    <w:rsid w:val="002D7DA8"/>
    <w:rsid w:val="002E019E"/>
    <w:rsid w:val="002E02FD"/>
    <w:rsid w:val="002E058A"/>
    <w:rsid w:val="002E09FD"/>
    <w:rsid w:val="002E0CBE"/>
    <w:rsid w:val="002E0EB4"/>
    <w:rsid w:val="002E1379"/>
    <w:rsid w:val="002E148E"/>
    <w:rsid w:val="002E1843"/>
    <w:rsid w:val="002E1BCA"/>
    <w:rsid w:val="002E1E4B"/>
    <w:rsid w:val="002E2191"/>
    <w:rsid w:val="002E21D9"/>
    <w:rsid w:val="002E25A3"/>
    <w:rsid w:val="002E261F"/>
    <w:rsid w:val="002E2EBC"/>
    <w:rsid w:val="002E3042"/>
    <w:rsid w:val="002E3115"/>
    <w:rsid w:val="002E36F5"/>
    <w:rsid w:val="002E3A93"/>
    <w:rsid w:val="002E3BB5"/>
    <w:rsid w:val="002E3C53"/>
    <w:rsid w:val="002E3DE7"/>
    <w:rsid w:val="002E427A"/>
    <w:rsid w:val="002E4BB7"/>
    <w:rsid w:val="002E4CBB"/>
    <w:rsid w:val="002E4EF9"/>
    <w:rsid w:val="002E503B"/>
    <w:rsid w:val="002E5415"/>
    <w:rsid w:val="002E594D"/>
    <w:rsid w:val="002E5C4A"/>
    <w:rsid w:val="002E6079"/>
    <w:rsid w:val="002E6284"/>
    <w:rsid w:val="002E645B"/>
    <w:rsid w:val="002E6460"/>
    <w:rsid w:val="002E6B01"/>
    <w:rsid w:val="002E6D44"/>
    <w:rsid w:val="002E6D4E"/>
    <w:rsid w:val="002E6F1E"/>
    <w:rsid w:val="002E6F42"/>
    <w:rsid w:val="002E7287"/>
    <w:rsid w:val="002F059F"/>
    <w:rsid w:val="002F08A7"/>
    <w:rsid w:val="002F098B"/>
    <w:rsid w:val="002F0D8C"/>
    <w:rsid w:val="002F0DCD"/>
    <w:rsid w:val="002F0E46"/>
    <w:rsid w:val="002F0F30"/>
    <w:rsid w:val="002F1328"/>
    <w:rsid w:val="002F14E5"/>
    <w:rsid w:val="002F14ED"/>
    <w:rsid w:val="002F172E"/>
    <w:rsid w:val="002F1ADF"/>
    <w:rsid w:val="002F2140"/>
    <w:rsid w:val="002F2234"/>
    <w:rsid w:val="002F2271"/>
    <w:rsid w:val="002F2472"/>
    <w:rsid w:val="002F2650"/>
    <w:rsid w:val="002F26F3"/>
    <w:rsid w:val="002F2D19"/>
    <w:rsid w:val="002F2D5E"/>
    <w:rsid w:val="002F3921"/>
    <w:rsid w:val="002F3B50"/>
    <w:rsid w:val="002F3D4B"/>
    <w:rsid w:val="002F42B4"/>
    <w:rsid w:val="002F48EE"/>
    <w:rsid w:val="002F4C12"/>
    <w:rsid w:val="002F4DD1"/>
    <w:rsid w:val="002F4DDA"/>
    <w:rsid w:val="002F4F71"/>
    <w:rsid w:val="002F5268"/>
    <w:rsid w:val="002F56BF"/>
    <w:rsid w:val="002F56C9"/>
    <w:rsid w:val="002F58AC"/>
    <w:rsid w:val="002F62F0"/>
    <w:rsid w:val="002F6BB5"/>
    <w:rsid w:val="002F748F"/>
    <w:rsid w:val="002F784A"/>
    <w:rsid w:val="002F7F49"/>
    <w:rsid w:val="00300388"/>
    <w:rsid w:val="00300409"/>
    <w:rsid w:val="00300610"/>
    <w:rsid w:val="0030085D"/>
    <w:rsid w:val="00300B63"/>
    <w:rsid w:val="00300C44"/>
    <w:rsid w:val="00301126"/>
    <w:rsid w:val="00301551"/>
    <w:rsid w:val="0030159B"/>
    <w:rsid w:val="003016D5"/>
    <w:rsid w:val="00301826"/>
    <w:rsid w:val="003018C4"/>
    <w:rsid w:val="00301B9C"/>
    <w:rsid w:val="00301C53"/>
    <w:rsid w:val="00301D61"/>
    <w:rsid w:val="00301F96"/>
    <w:rsid w:val="003022BB"/>
    <w:rsid w:val="003025C4"/>
    <w:rsid w:val="00302654"/>
    <w:rsid w:val="003026C3"/>
    <w:rsid w:val="00302928"/>
    <w:rsid w:val="00302A06"/>
    <w:rsid w:val="0030349B"/>
    <w:rsid w:val="00303650"/>
    <w:rsid w:val="003036C6"/>
    <w:rsid w:val="003038DC"/>
    <w:rsid w:val="00303B06"/>
    <w:rsid w:val="00303DE5"/>
    <w:rsid w:val="0030409E"/>
    <w:rsid w:val="00304F9A"/>
    <w:rsid w:val="00304FE9"/>
    <w:rsid w:val="003050D7"/>
    <w:rsid w:val="00305314"/>
    <w:rsid w:val="003059BD"/>
    <w:rsid w:val="003059F5"/>
    <w:rsid w:val="00305ACC"/>
    <w:rsid w:val="00305F5E"/>
    <w:rsid w:val="00305FB0"/>
    <w:rsid w:val="00305FE5"/>
    <w:rsid w:val="00306074"/>
    <w:rsid w:val="00306F09"/>
    <w:rsid w:val="00307040"/>
    <w:rsid w:val="003072B3"/>
    <w:rsid w:val="00307513"/>
    <w:rsid w:val="00307AE4"/>
    <w:rsid w:val="00307E77"/>
    <w:rsid w:val="00310159"/>
    <w:rsid w:val="00310782"/>
    <w:rsid w:val="003109B4"/>
    <w:rsid w:val="00310D74"/>
    <w:rsid w:val="003111B7"/>
    <w:rsid w:val="00311744"/>
    <w:rsid w:val="003117B5"/>
    <w:rsid w:val="00311807"/>
    <w:rsid w:val="0031209B"/>
    <w:rsid w:val="00312624"/>
    <w:rsid w:val="0031266D"/>
    <w:rsid w:val="00312A7C"/>
    <w:rsid w:val="0031315D"/>
    <w:rsid w:val="0031350D"/>
    <w:rsid w:val="00313CF3"/>
    <w:rsid w:val="0031449E"/>
    <w:rsid w:val="003146F3"/>
    <w:rsid w:val="003147FD"/>
    <w:rsid w:val="00314881"/>
    <w:rsid w:val="00314ADB"/>
    <w:rsid w:val="00314D23"/>
    <w:rsid w:val="00314E9D"/>
    <w:rsid w:val="003152F5"/>
    <w:rsid w:val="003153BD"/>
    <w:rsid w:val="003156E8"/>
    <w:rsid w:val="00315BE3"/>
    <w:rsid w:val="00316068"/>
    <w:rsid w:val="003160EC"/>
    <w:rsid w:val="00316139"/>
    <w:rsid w:val="00316AEC"/>
    <w:rsid w:val="00316CED"/>
    <w:rsid w:val="00316D2F"/>
    <w:rsid w:val="00316E2D"/>
    <w:rsid w:val="00316F9D"/>
    <w:rsid w:val="00316FED"/>
    <w:rsid w:val="00316FFA"/>
    <w:rsid w:val="00317291"/>
    <w:rsid w:val="00317B6B"/>
    <w:rsid w:val="00317D21"/>
    <w:rsid w:val="00317DE3"/>
    <w:rsid w:val="003202B1"/>
    <w:rsid w:val="00320C07"/>
    <w:rsid w:val="00320C3A"/>
    <w:rsid w:val="00320D50"/>
    <w:rsid w:val="00320D72"/>
    <w:rsid w:val="00320E65"/>
    <w:rsid w:val="00320F43"/>
    <w:rsid w:val="0032125B"/>
    <w:rsid w:val="0032163B"/>
    <w:rsid w:val="00321745"/>
    <w:rsid w:val="00321783"/>
    <w:rsid w:val="00321B63"/>
    <w:rsid w:val="00321BEF"/>
    <w:rsid w:val="00321C22"/>
    <w:rsid w:val="003225AF"/>
    <w:rsid w:val="003225FF"/>
    <w:rsid w:val="00322AC8"/>
    <w:rsid w:val="00322BD3"/>
    <w:rsid w:val="00322C07"/>
    <w:rsid w:val="00322F97"/>
    <w:rsid w:val="00323356"/>
    <w:rsid w:val="003234B7"/>
    <w:rsid w:val="0032381B"/>
    <w:rsid w:val="0032390B"/>
    <w:rsid w:val="00323BB8"/>
    <w:rsid w:val="00323D71"/>
    <w:rsid w:val="00324174"/>
    <w:rsid w:val="003241D9"/>
    <w:rsid w:val="003242B6"/>
    <w:rsid w:val="00324E32"/>
    <w:rsid w:val="00324FDD"/>
    <w:rsid w:val="0032586A"/>
    <w:rsid w:val="00326185"/>
    <w:rsid w:val="00326546"/>
    <w:rsid w:val="00326910"/>
    <w:rsid w:val="003269DF"/>
    <w:rsid w:val="00326DF9"/>
    <w:rsid w:val="00326E2E"/>
    <w:rsid w:val="00326E87"/>
    <w:rsid w:val="00326EE5"/>
    <w:rsid w:val="00327098"/>
    <w:rsid w:val="003272C1"/>
    <w:rsid w:val="003273F2"/>
    <w:rsid w:val="003275E4"/>
    <w:rsid w:val="0032779A"/>
    <w:rsid w:val="00327992"/>
    <w:rsid w:val="00330889"/>
    <w:rsid w:val="003308B6"/>
    <w:rsid w:val="00330AF5"/>
    <w:rsid w:val="00330AF6"/>
    <w:rsid w:val="00330DB8"/>
    <w:rsid w:val="00330FD7"/>
    <w:rsid w:val="0033110F"/>
    <w:rsid w:val="003311A3"/>
    <w:rsid w:val="003311AB"/>
    <w:rsid w:val="003312B6"/>
    <w:rsid w:val="003312CB"/>
    <w:rsid w:val="0033151A"/>
    <w:rsid w:val="00331872"/>
    <w:rsid w:val="0033187B"/>
    <w:rsid w:val="0033198F"/>
    <w:rsid w:val="00331AF6"/>
    <w:rsid w:val="00331B0B"/>
    <w:rsid w:val="00331C1B"/>
    <w:rsid w:val="00331D60"/>
    <w:rsid w:val="00332355"/>
    <w:rsid w:val="003323D7"/>
    <w:rsid w:val="00332566"/>
    <w:rsid w:val="0033282D"/>
    <w:rsid w:val="00332966"/>
    <w:rsid w:val="003329A4"/>
    <w:rsid w:val="003329FC"/>
    <w:rsid w:val="00332BAE"/>
    <w:rsid w:val="00332CDA"/>
    <w:rsid w:val="00332CFA"/>
    <w:rsid w:val="00333221"/>
    <w:rsid w:val="0033324F"/>
    <w:rsid w:val="00333664"/>
    <w:rsid w:val="00333A3B"/>
    <w:rsid w:val="00333B5F"/>
    <w:rsid w:val="00333EA8"/>
    <w:rsid w:val="00334735"/>
    <w:rsid w:val="00334773"/>
    <w:rsid w:val="0033567B"/>
    <w:rsid w:val="003356D0"/>
    <w:rsid w:val="003356FB"/>
    <w:rsid w:val="0033581F"/>
    <w:rsid w:val="00335828"/>
    <w:rsid w:val="003358E9"/>
    <w:rsid w:val="00335E32"/>
    <w:rsid w:val="00335EA4"/>
    <w:rsid w:val="00335F79"/>
    <w:rsid w:val="00335FA4"/>
    <w:rsid w:val="003360BD"/>
    <w:rsid w:val="003360F9"/>
    <w:rsid w:val="003361E6"/>
    <w:rsid w:val="0033648F"/>
    <w:rsid w:val="003365EA"/>
    <w:rsid w:val="0033685F"/>
    <w:rsid w:val="00336A76"/>
    <w:rsid w:val="00336B14"/>
    <w:rsid w:val="00336F47"/>
    <w:rsid w:val="003375FF"/>
    <w:rsid w:val="003377BB"/>
    <w:rsid w:val="003404A5"/>
    <w:rsid w:val="0034062A"/>
    <w:rsid w:val="00340657"/>
    <w:rsid w:val="00340964"/>
    <w:rsid w:val="00340EAA"/>
    <w:rsid w:val="00341665"/>
    <w:rsid w:val="00341AD7"/>
    <w:rsid w:val="00341AEC"/>
    <w:rsid w:val="00341B07"/>
    <w:rsid w:val="00341BF9"/>
    <w:rsid w:val="00341D30"/>
    <w:rsid w:val="00341FEB"/>
    <w:rsid w:val="003422EF"/>
    <w:rsid w:val="0034237B"/>
    <w:rsid w:val="003428C5"/>
    <w:rsid w:val="00342992"/>
    <w:rsid w:val="00342A3D"/>
    <w:rsid w:val="00342C84"/>
    <w:rsid w:val="00342E15"/>
    <w:rsid w:val="003430CA"/>
    <w:rsid w:val="00343234"/>
    <w:rsid w:val="003432E9"/>
    <w:rsid w:val="0034374F"/>
    <w:rsid w:val="00343A8D"/>
    <w:rsid w:val="00343D60"/>
    <w:rsid w:val="003443D7"/>
    <w:rsid w:val="0034449B"/>
    <w:rsid w:val="00344507"/>
    <w:rsid w:val="003447E7"/>
    <w:rsid w:val="00344B6C"/>
    <w:rsid w:val="00344B74"/>
    <w:rsid w:val="00344C8E"/>
    <w:rsid w:val="003450E6"/>
    <w:rsid w:val="003457C7"/>
    <w:rsid w:val="003458AA"/>
    <w:rsid w:val="00345A18"/>
    <w:rsid w:val="00345BC3"/>
    <w:rsid w:val="00346052"/>
    <w:rsid w:val="003460AF"/>
    <w:rsid w:val="003461DD"/>
    <w:rsid w:val="003461E8"/>
    <w:rsid w:val="00346ADF"/>
    <w:rsid w:val="00346B3C"/>
    <w:rsid w:val="00346EAD"/>
    <w:rsid w:val="00347086"/>
    <w:rsid w:val="003474D4"/>
    <w:rsid w:val="0034776A"/>
    <w:rsid w:val="00347FE5"/>
    <w:rsid w:val="0035001F"/>
    <w:rsid w:val="0035043B"/>
    <w:rsid w:val="003505D6"/>
    <w:rsid w:val="003505EB"/>
    <w:rsid w:val="0035072C"/>
    <w:rsid w:val="0035078C"/>
    <w:rsid w:val="003507BA"/>
    <w:rsid w:val="00350844"/>
    <w:rsid w:val="00350A80"/>
    <w:rsid w:val="00350BDC"/>
    <w:rsid w:val="00351173"/>
    <w:rsid w:val="003511AE"/>
    <w:rsid w:val="003511BE"/>
    <w:rsid w:val="00351823"/>
    <w:rsid w:val="00351AFE"/>
    <w:rsid w:val="00351CFB"/>
    <w:rsid w:val="00351D28"/>
    <w:rsid w:val="0035263D"/>
    <w:rsid w:val="00352803"/>
    <w:rsid w:val="003528DD"/>
    <w:rsid w:val="0035299F"/>
    <w:rsid w:val="00352B01"/>
    <w:rsid w:val="00352DB1"/>
    <w:rsid w:val="00353176"/>
    <w:rsid w:val="0035322D"/>
    <w:rsid w:val="003534B6"/>
    <w:rsid w:val="003542D2"/>
    <w:rsid w:val="003548A7"/>
    <w:rsid w:val="003558E1"/>
    <w:rsid w:val="003560E5"/>
    <w:rsid w:val="0035622E"/>
    <w:rsid w:val="00356756"/>
    <w:rsid w:val="0035693E"/>
    <w:rsid w:val="00356B1D"/>
    <w:rsid w:val="00356C34"/>
    <w:rsid w:val="00356C5F"/>
    <w:rsid w:val="00356CF3"/>
    <w:rsid w:val="00356F15"/>
    <w:rsid w:val="003571B5"/>
    <w:rsid w:val="003572CD"/>
    <w:rsid w:val="00357D47"/>
    <w:rsid w:val="00357FA2"/>
    <w:rsid w:val="00360042"/>
    <w:rsid w:val="00360718"/>
    <w:rsid w:val="00360A22"/>
    <w:rsid w:val="00360A74"/>
    <w:rsid w:val="00361074"/>
    <w:rsid w:val="00361B84"/>
    <w:rsid w:val="00361F94"/>
    <w:rsid w:val="00361FD7"/>
    <w:rsid w:val="00362096"/>
    <w:rsid w:val="0036295D"/>
    <w:rsid w:val="00362DBE"/>
    <w:rsid w:val="00363255"/>
    <w:rsid w:val="003637B6"/>
    <w:rsid w:val="00363810"/>
    <w:rsid w:val="00363824"/>
    <w:rsid w:val="00363885"/>
    <w:rsid w:val="00363A3F"/>
    <w:rsid w:val="00363F63"/>
    <w:rsid w:val="00364011"/>
    <w:rsid w:val="0036414B"/>
    <w:rsid w:val="00364915"/>
    <w:rsid w:val="00364A89"/>
    <w:rsid w:val="00364AE7"/>
    <w:rsid w:val="00364CAE"/>
    <w:rsid w:val="00364EF9"/>
    <w:rsid w:val="00364F82"/>
    <w:rsid w:val="0036502A"/>
    <w:rsid w:val="0036526F"/>
    <w:rsid w:val="003653A8"/>
    <w:rsid w:val="0036555E"/>
    <w:rsid w:val="003656D5"/>
    <w:rsid w:val="0036645C"/>
    <w:rsid w:val="00366695"/>
    <w:rsid w:val="0036682A"/>
    <w:rsid w:val="00366B8E"/>
    <w:rsid w:val="00366CB3"/>
    <w:rsid w:val="00366DC8"/>
    <w:rsid w:val="00366F89"/>
    <w:rsid w:val="00366FC0"/>
    <w:rsid w:val="003671A8"/>
    <w:rsid w:val="003677D8"/>
    <w:rsid w:val="00367890"/>
    <w:rsid w:val="00367968"/>
    <w:rsid w:val="00367C0A"/>
    <w:rsid w:val="0037002C"/>
    <w:rsid w:val="00370621"/>
    <w:rsid w:val="0037082F"/>
    <w:rsid w:val="00370BF4"/>
    <w:rsid w:val="00370CDD"/>
    <w:rsid w:val="00371310"/>
    <w:rsid w:val="0037172F"/>
    <w:rsid w:val="00371B59"/>
    <w:rsid w:val="00371BC9"/>
    <w:rsid w:val="00371EC1"/>
    <w:rsid w:val="003727F9"/>
    <w:rsid w:val="003729CA"/>
    <w:rsid w:val="00372A35"/>
    <w:rsid w:val="00372F27"/>
    <w:rsid w:val="00373B56"/>
    <w:rsid w:val="00373C6E"/>
    <w:rsid w:val="00373D9E"/>
    <w:rsid w:val="00373EAD"/>
    <w:rsid w:val="00373FC4"/>
    <w:rsid w:val="00374442"/>
    <w:rsid w:val="003744B0"/>
    <w:rsid w:val="0037454B"/>
    <w:rsid w:val="003745B9"/>
    <w:rsid w:val="00375400"/>
    <w:rsid w:val="00375510"/>
    <w:rsid w:val="00375512"/>
    <w:rsid w:val="00375547"/>
    <w:rsid w:val="0037596A"/>
    <w:rsid w:val="003759CA"/>
    <w:rsid w:val="00375B28"/>
    <w:rsid w:val="00375EA8"/>
    <w:rsid w:val="00375FAF"/>
    <w:rsid w:val="00377083"/>
    <w:rsid w:val="003771B3"/>
    <w:rsid w:val="00377251"/>
    <w:rsid w:val="00377A28"/>
    <w:rsid w:val="00377EAD"/>
    <w:rsid w:val="00377FE4"/>
    <w:rsid w:val="003802C6"/>
    <w:rsid w:val="003805A3"/>
    <w:rsid w:val="0038068E"/>
    <w:rsid w:val="00380A8F"/>
    <w:rsid w:val="00380C96"/>
    <w:rsid w:val="00380FF9"/>
    <w:rsid w:val="00381465"/>
    <w:rsid w:val="00381C87"/>
    <w:rsid w:val="00381F31"/>
    <w:rsid w:val="00382310"/>
    <w:rsid w:val="00382742"/>
    <w:rsid w:val="00382827"/>
    <w:rsid w:val="00382860"/>
    <w:rsid w:val="0038292A"/>
    <w:rsid w:val="00382EF3"/>
    <w:rsid w:val="00383311"/>
    <w:rsid w:val="00383607"/>
    <w:rsid w:val="003837FD"/>
    <w:rsid w:val="00383AE2"/>
    <w:rsid w:val="00383C79"/>
    <w:rsid w:val="00383F7A"/>
    <w:rsid w:val="00384301"/>
    <w:rsid w:val="0038441B"/>
    <w:rsid w:val="0038451E"/>
    <w:rsid w:val="0038470B"/>
    <w:rsid w:val="00384BD6"/>
    <w:rsid w:val="0038510D"/>
    <w:rsid w:val="00385142"/>
    <w:rsid w:val="0038523E"/>
    <w:rsid w:val="003852F0"/>
    <w:rsid w:val="00385536"/>
    <w:rsid w:val="003861BE"/>
    <w:rsid w:val="00386228"/>
    <w:rsid w:val="00386391"/>
    <w:rsid w:val="003863BE"/>
    <w:rsid w:val="0038652A"/>
    <w:rsid w:val="0038656C"/>
    <w:rsid w:val="003865A7"/>
    <w:rsid w:val="00386744"/>
    <w:rsid w:val="0038696B"/>
    <w:rsid w:val="00386CB7"/>
    <w:rsid w:val="00386D4B"/>
    <w:rsid w:val="00387054"/>
    <w:rsid w:val="003870D3"/>
    <w:rsid w:val="00387290"/>
    <w:rsid w:val="0038733B"/>
    <w:rsid w:val="00387394"/>
    <w:rsid w:val="00387947"/>
    <w:rsid w:val="00387D81"/>
    <w:rsid w:val="00387FEA"/>
    <w:rsid w:val="003905F8"/>
    <w:rsid w:val="0039061D"/>
    <w:rsid w:val="003906DC"/>
    <w:rsid w:val="003907C6"/>
    <w:rsid w:val="0039093A"/>
    <w:rsid w:val="00390984"/>
    <w:rsid w:val="00390DE1"/>
    <w:rsid w:val="00391062"/>
    <w:rsid w:val="00391264"/>
    <w:rsid w:val="00391B5D"/>
    <w:rsid w:val="003927D8"/>
    <w:rsid w:val="0039297B"/>
    <w:rsid w:val="00392C86"/>
    <w:rsid w:val="00392E0A"/>
    <w:rsid w:val="003933DB"/>
    <w:rsid w:val="00393462"/>
    <w:rsid w:val="00393FB3"/>
    <w:rsid w:val="003942EF"/>
    <w:rsid w:val="00394574"/>
    <w:rsid w:val="0039462E"/>
    <w:rsid w:val="00394858"/>
    <w:rsid w:val="00394971"/>
    <w:rsid w:val="00394AF7"/>
    <w:rsid w:val="00394F4D"/>
    <w:rsid w:val="00395393"/>
    <w:rsid w:val="0039565C"/>
    <w:rsid w:val="003957B8"/>
    <w:rsid w:val="003957C5"/>
    <w:rsid w:val="00395C46"/>
    <w:rsid w:val="00396569"/>
    <w:rsid w:val="00396A9D"/>
    <w:rsid w:val="00396E09"/>
    <w:rsid w:val="003973D6"/>
    <w:rsid w:val="003975CE"/>
    <w:rsid w:val="003977EB"/>
    <w:rsid w:val="00397A51"/>
    <w:rsid w:val="00397C64"/>
    <w:rsid w:val="00397DC6"/>
    <w:rsid w:val="003A0034"/>
    <w:rsid w:val="003A00BE"/>
    <w:rsid w:val="003A0584"/>
    <w:rsid w:val="003A05EF"/>
    <w:rsid w:val="003A0C32"/>
    <w:rsid w:val="003A0D31"/>
    <w:rsid w:val="003A11E6"/>
    <w:rsid w:val="003A154A"/>
    <w:rsid w:val="003A178D"/>
    <w:rsid w:val="003A17F3"/>
    <w:rsid w:val="003A190E"/>
    <w:rsid w:val="003A1C74"/>
    <w:rsid w:val="003A1E08"/>
    <w:rsid w:val="003A200E"/>
    <w:rsid w:val="003A228C"/>
    <w:rsid w:val="003A2318"/>
    <w:rsid w:val="003A2AFB"/>
    <w:rsid w:val="003A2DE5"/>
    <w:rsid w:val="003A3398"/>
    <w:rsid w:val="003A3537"/>
    <w:rsid w:val="003A369F"/>
    <w:rsid w:val="003A36D6"/>
    <w:rsid w:val="003A3AF9"/>
    <w:rsid w:val="003A3F06"/>
    <w:rsid w:val="003A41F9"/>
    <w:rsid w:val="003A4768"/>
    <w:rsid w:val="003A4893"/>
    <w:rsid w:val="003A48B7"/>
    <w:rsid w:val="003A500E"/>
    <w:rsid w:val="003A5083"/>
    <w:rsid w:val="003A547D"/>
    <w:rsid w:val="003A58EC"/>
    <w:rsid w:val="003A5903"/>
    <w:rsid w:val="003A5919"/>
    <w:rsid w:val="003A5C06"/>
    <w:rsid w:val="003A5C07"/>
    <w:rsid w:val="003A5D81"/>
    <w:rsid w:val="003A5EAD"/>
    <w:rsid w:val="003A5EC2"/>
    <w:rsid w:val="003A6203"/>
    <w:rsid w:val="003A6567"/>
    <w:rsid w:val="003A684D"/>
    <w:rsid w:val="003A7516"/>
    <w:rsid w:val="003A76A8"/>
    <w:rsid w:val="003A7A5C"/>
    <w:rsid w:val="003A7D89"/>
    <w:rsid w:val="003A7E65"/>
    <w:rsid w:val="003A7F2B"/>
    <w:rsid w:val="003B0258"/>
    <w:rsid w:val="003B091C"/>
    <w:rsid w:val="003B1139"/>
    <w:rsid w:val="003B11FB"/>
    <w:rsid w:val="003B13A6"/>
    <w:rsid w:val="003B1505"/>
    <w:rsid w:val="003B158D"/>
    <w:rsid w:val="003B160D"/>
    <w:rsid w:val="003B16A3"/>
    <w:rsid w:val="003B17EC"/>
    <w:rsid w:val="003B1869"/>
    <w:rsid w:val="003B18D7"/>
    <w:rsid w:val="003B18E9"/>
    <w:rsid w:val="003B18F3"/>
    <w:rsid w:val="003B19C5"/>
    <w:rsid w:val="003B20CB"/>
    <w:rsid w:val="003B2659"/>
    <w:rsid w:val="003B27E7"/>
    <w:rsid w:val="003B2A1E"/>
    <w:rsid w:val="003B314B"/>
    <w:rsid w:val="003B318E"/>
    <w:rsid w:val="003B3294"/>
    <w:rsid w:val="003B350A"/>
    <w:rsid w:val="003B3894"/>
    <w:rsid w:val="003B39EB"/>
    <w:rsid w:val="003B3B03"/>
    <w:rsid w:val="003B3E91"/>
    <w:rsid w:val="003B4008"/>
    <w:rsid w:val="003B4487"/>
    <w:rsid w:val="003B44EB"/>
    <w:rsid w:val="003B455E"/>
    <w:rsid w:val="003B4E2F"/>
    <w:rsid w:val="003B578A"/>
    <w:rsid w:val="003B57E5"/>
    <w:rsid w:val="003B5B94"/>
    <w:rsid w:val="003B5C3F"/>
    <w:rsid w:val="003B5C64"/>
    <w:rsid w:val="003B689F"/>
    <w:rsid w:val="003B6A5D"/>
    <w:rsid w:val="003B6FA9"/>
    <w:rsid w:val="003B729F"/>
    <w:rsid w:val="003B7B1A"/>
    <w:rsid w:val="003B7BD0"/>
    <w:rsid w:val="003B7CDF"/>
    <w:rsid w:val="003B7DCD"/>
    <w:rsid w:val="003B7E10"/>
    <w:rsid w:val="003B7F2B"/>
    <w:rsid w:val="003C02C8"/>
    <w:rsid w:val="003C02CD"/>
    <w:rsid w:val="003C0791"/>
    <w:rsid w:val="003C07D8"/>
    <w:rsid w:val="003C08D2"/>
    <w:rsid w:val="003C08FB"/>
    <w:rsid w:val="003C09A3"/>
    <w:rsid w:val="003C10B5"/>
    <w:rsid w:val="003C10CA"/>
    <w:rsid w:val="003C10F3"/>
    <w:rsid w:val="003C11F6"/>
    <w:rsid w:val="003C1413"/>
    <w:rsid w:val="003C1D91"/>
    <w:rsid w:val="003C2156"/>
    <w:rsid w:val="003C229D"/>
    <w:rsid w:val="003C25E1"/>
    <w:rsid w:val="003C27BD"/>
    <w:rsid w:val="003C28C3"/>
    <w:rsid w:val="003C2930"/>
    <w:rsid w:val="003C2A6F"/>
    <w:rsid w:val="003C2B10"/>
    <w:rsid w:val="003C2C7C"/>
    <w:rsid w:val="003C2CB7"/>
    <w:rsid w:val="003C3014"/>
    <w:rsid w:val="003C31E8"/>
    <w:rsid w:val="003C33F3"/>
    <w:rsid w:val="003C37C5"/>
    <w:rsid w:val="003C4004"/>
    <w:rsid w:val="003C4046"/>
    <w:rsid w:val="003C413E"/>
    <w:rsid w:val="003C43BC"/>
    <w:rsid w:val="003C4552"/>
    <w:rsid w:val="003C48B8"/>
    <w:rsid w:val="003C4F91"/>
    <w:rsid w:val="003C506C"/>
    <w:rsid w:val="003C541E"/>
    <w:rsid w:val="003C5455"/>
    <w:rsid w:val="003C55BA"/>
    <w:rsid w:val="003C585A"/>
    <w:rsid w:val="003C5E79"/>
    <w:rsid w:val="003C62D2"/>
    <w:rsid w:val="003C6688"/>
    <w:rsid w:val="003C6744"/>
    <w:rsid w:val="003C6A14"/>
    <w:rsid w:val="003C6BAF"/>
    <w:rsid w:val="003C6BE5"/>
    <w:rsid w:val="003C6BFA"/>
    <w:rsid w:val="003C6C97"/>
    <w:rsid w:val="003C6CBD"/>
    <w:rsid w:val="003C6CE4"/>
    <w:rsid w:val="003C6D78"/>
    <w:rsid w:val="003C71C3"/>
    <w:rsid w:val="003C73FB"/>
    <w:rsid w:val="003C76CF"/>
    <w:rsid w:val="003C7893"/>
    <w:rsid w:val="003C7C9A"/>
    <w:rsid w:val="003C7D61"/>
    <w:rsid w:val="003C7DA9"/>
    <w:rsid w:val="003D01EC"/>
    <w:rsid w:val="003D02C1"/>
    <w:rsid w:val="003D0D81"/>
    <w:rsid w:val="003D0F2E"/>
    <w:rsid w:val="003D10CD"/>
    <w:rsid w:val="003D2043"/>
    <w:rsid w:val="003D2398"/>
    <w:rsid w:val="003D2BE5"/>
    <w:rsid w:val="003D2C75"/>
    <w:rsid w:val="003D2D1D"/>
    <w:rsid w:val="003D2FA2"/>
    <w:rsid w:val="003D30CC"/>
    <w:rsid w:val="003D3232"/>
    <w:rsid w:val="003D3386"/>
    <w:rsid w:val="003D3C26"/>
    <w:rsid w:val="003D4010"/>
    <w:rsid w:val="003D41CA"/>
    <w:rsid w:val="003D4207"/>
    <w:rsid w:val="003D485F"/>
    <w:rsid w:val="003D49CC"/>
    <w:rsid w:val="003D4B57"/>
    <w:rsid w:val="003D5076"/>
    <w:rsid w:val="003D52DA"/>
    <w:rsid w:val="003D53B0"/>
    <w:rsid w:val="003D57CB"/>
    <w:rsid w:val="003D58A1"/>
    <w:rsid w:val="003D58C1"/>
    <w:rsid w:val="003D5E93"/>
    <w:rsid w:val="003D60F4"/>
    <w:rsid w:val="003D6166"/>
    <w:rsid w:val="003D63C3"/>
    <w:rsid w:val="003D6B0E"/>
    <w:rsid w:val="003D6C8D"/>
    <w:rsid w:val="003D6F45"/>
    <w:rsid w:val="003D6FBD"/>
    <w:rsid w:val="003D6FDE"/>
    <w:rsid w:val="003D7005"/>
    <w:rsid w:val="003D74C5"/>
    <w:rsid w:val="003D754C"/>
    <w:rsid w:val="003D7A48"/>
    <w:rsid w:val="003D7A7F"/>
    <w:rsid w:val="003D7B90"/>
    <w:rsid w:val="003D7CFF"/>
    <w:rsid w:val="003D7F2C"/>
    <w:rsid w:val="003E0039"/>
    <w:rsid w:val="003E008E"/>
    <w:rsid w:val="003E00B2"/>
    <w:rsid w:val="003E08A7"/>
    <w:rsid w:val="003E0B79"/>
    <w:rsid w:val="003E0C90"/>
    <w:rsid w:val="003E0D0F"/>
    <w:rsid w:val="003E15C7"/>
    <w:rsid w:val="003E1776"/>
    <w:rsid w:val="003E18C4"/>
    <w:rsid w:val="003E1AA9"/>
    <w:rsid w:val="003E1B8E"/>
    <w:rsid w:val="003E2256"/>
    <w:rsid w:val="003E29FD"/>
    <w:rsid w:val="003E2A72"/>
    <w:rsid w:val="003E331D"/>
    <w:rsid w:val="003E33EF"/>
    <w:rsid w:val="003E3BB5"/>
    <w:rsid w:val="003E3DCA"/>
    <w:rsid w:val="003E4512"/>
    <w:rsid w:val="003E45A1"/>
    <w:rsid w:val="003E4DC6"/>
    <w:rsid w:val="003E5295"/>
    <w:rsid w:val="003E5455"/>
    <w:rsid w:val="003E56D3"/>
    <w:rsid w:val="003E5B8B"/>
    <w:rsid w:val="003E5E6A"/>
    <w:rsid w:val="003E63BE"/>
    <w:rsid w:val="003E64AC"/>
    <w:rsid w:val="003E654F"/>
    <w:rsid w:val="003E6650"/>
    <w:rsid w:val="003E66F2"/>
    <w:rsid w:val="003E6755"/>
    <w:rsid w:val="003E6C6B"/>
    <w:rsid w:val="003E6D1E"/>
    <w:rsid w:val="003E71C2"/>
    <w:rsid w:val="003E735C"/>
    <w:rsid w:val="003E7410"/>
    <w:rsid w:val="003E743F"/>
    <w:rsid w:val="003E77FE"/>
    <w:rsid w:val="003E79B8"/>
    <w:rsid w:val="003F002C"/>
    <w:rsid w:val="003F023E"/>
    <w:rsid w:val="003F0891"/>
    <w:rsid w:val="003F08DB"/>
    <w:rsid w:val="003F09EE"/>
    <w:rsid w:val="003F0BAA"/>
    <w:rsid w:val="003F0BC3"/>
    <w:rsid w:val="003F0D2A"/>
    <w:rsid w:val="003F14AC"/>
    <w:rsid w:val="003F15B5"/>
    <w:rsid w:val="003F17E0"/>
    <w:rsid w:val="003F1BE4"/>
    <w:rsid w:val="003F1FF3"/>
    <w:rsid w:val="003F22FA"/>
    <w:rsid w:val="003F231F"/>
    <w:rsid w:val="003F2750"/>
    <w:rsid w:val="003F281E"/>
    <w:rsid w:val="003F2839"/>
    <w:rsid w:val="003F29AB"/>
    <w:rsid w:val="003F2AC9"/>
    <w:rsid w:val="003F2C05"/>
    <w:rsid w:val="003F2F2B"/>
    <w:rsid w:val="003F2FC8"/>
    <w:rsid w:val="003F3423"/>
    <w:rsid w:val="003F3A49"/>
    <w:rsid w:val="003F4056"/>
    <w:rsid w:val="003F43EC"/>
    <w:rsid w:val="003F4545"/>
    <w:rsid w:val="003F454B"/>
    <w:rsid w:val="003F45E9"/>
    <w:rsid w:val="003F46C1"/>
    <w:rsid w:val="003F49B5"/>
    <w:rsid w:val="003F54BE"/>
    <w:rsid w:val="003F57E6"/>
    <w:rsid w:val="003F5A09"/>
    <w:rsid w:val="003F5A20"/>
    <w:rsid w:val="003F607C"/>
    <w:rsid w:val="003F6187"/>
    <w:rsid w:val="003F6543"/>
    <w:rsid w:val="003F6B9B"/>
    <w:rsid w:val="003F72BC"/>
    <w:rsid w:val="003F75FB"/>
    <w:rsid w:val="003F781E"/>
    <w:rsid w:val="003F7A85"/>
    <w:rsid w:val="003F7C29"/>
    <w:rsid w:val="003F7CCE"/>
    <w:rsid w:val="003F7D1B"/>
    <w:rsid w:val="003F7DBE"/>
    <w:rsid w:val="0040026F"/>
    <w:rsid w:val="00400437"/>
    <w:rsid w:val="004006F4"/>
    <w:rsid w:val="00400A01"/>
    <w:rsid w:val="00400D8A"/>
    <w:rsid w:val="00400DB6"/>
    <w:rsid w:val="00401695"/>
    <w:rsid w:val="00401B8E"/>
    <w:rsid w:val="00401E58"/>
    <w:rsid w:val="004023D3"/>
    <w:rsid w:val="00402635"/>
    <w:rsid w:val="00402BEF"/>
    <w:rsid w:val="00402DE5"/>
    <w:rsid w:val="004031BC"/>
    <w:rsid w:val="004031FF"/>
    <w:rsid w:val="004033D3"/>
    <w:rsid w:val="00403517"/>
    <w:rsid w:val="0040358D"/>
    <w:rsid w:val="004037A3"/>
    <w:rsid w:val="004037B8"/>
    <w:rsid w:val="0040383F"/>
    <w:rsid w:val="00403FA4"/>
    <w:rsid w:val="00404007"/>
    <w:rsid w:val="004040BD"/>
    <w:rsid w:val="0040451A"/>
    <w:rsid w:val="0040461F"/>
    <w:rsid w:val="0040482D"/>
    <w:rsid w:val="0040492B"/>
    <w:rsid w:val="00404D8B"/>
    <w:rsid w:val="0040528A"/>
    <w:rsid w:val="004054C7"/>
    <w:rsid w:val="004054CC"/>
    <w:rsid w:val="00405A69"/>
    <w:rsid w:val="00405EA1"/>
    <w:rsid w:val="004062B0"/>
    <w:rsid w:val="00406396"/>
    <w:rsid w:val="00406710"/>
    <w:rsid w:val="0040675F"/>
    <w:rsid w:val="00406B78"/>
    <w:rsid w:val="004072C5"/>
    <w:rsid w:val="00407769"/>
    <w:rsid w:val="00407BE3"/>
    <w:rsid w:val="00407C54"/>
    <w:rsid w:val="00407F05"/>
    <w:rsid w:val="004101A8"/>
    <w:rsid w:val="004101EC"/>
    <w:rsid w:val="004103FC"/>
    <w:rsid w:val="0041041F"/>
    <w:rsid w:val="00410551"/>
    <w:rsid w:val="00410B51"/>
    <w:rsid w:val="00410BDD"/>
    <w:rsid w:val="004111D4"/>
    <w:rsid w:val="0041120C"/>
    <w:rsid w:val="00411450"/>
    <w:rsid w:val="00411CD9"/>
    <w:rsid w:val="004121C5"/>
    <w:rsid w:val="00412437"/>
    <w:rsid w:val="00412632"/>
    <w:rsid w:val="00412824"/>
    <w:rsid w:val="00412870"/>
    <w:rsid w:val="00412AEB"/>
    <w:rsid w:val="00412B07"/>
    <w:rsid w:val="00412B72"/>
    <w:rsid w:val="00412FB6"/>
    <w:rsid w:val="00413883"/>
    <w:rsid w:val="00413BFB"/>
    <w:rsid w:val="00413D5F"/>
    <w:rsid w:val="0041402B"/>
    <w:rsid w:val="004141E9"/>
    <w:rsid w:val="0041437A"/>
    <w:rsid w:val="004143DC"/>
    <w:rsid w:val="0041457C"/>
    <w:rsid w:val="00414758"/>
    <w:rsid w:val="004147C7"/>
    <w:rsid w:val="00414FE6"/>
    <w:rsid w:val="0041545E"/>
    <w:rsid w:val="00415574"/>
    <w:rsid w:val="00415731"/>
    <w:rsid w:val="0041584F"/>
    <w:rsid w:val="00415A1E"/>
    <w:rsid w:val="00415F3B"/>
    <w:rsid w:val="00415FD7"/>
    <w:rsid w:val="0041671D"/>
    <w:rsid w:val="0041696C"/>
    <w:rsid w:val="00416B4F"/>
    <w:rsid w:val="00416CA7"/>
    <w:rsid w:val="0041701A"/>
    <w:rsid w:val="004171D5"/>
    <w:rsid w:val="00417343"/>
    <w:rsid w:val="0041739A"/>
    <w:rsid w:val="004173BD"/>
    <w:rsid w:val="00417567"/>
    <w:rsid w:val="00417DD8"/>
    <w:rsid w:val="00417EEC"/>
    <w:rsid w:val="00420171"/>
    <w:rsid w:val="00420235"/>
    <w:rsid w:val="0042027D"/>
    <w:rsid w:val="004205C4"/>
    <w:rsid w:val="00420DCA"/>
    <w:rsid w:val="0042132A"/>
    <w:rsid w:val="00421440"/>
    <w:rsid w:val="004215F1"/>
    <w:rsid w:val="00421624"/>
    <w:rsid w:val="004217CA"/>
    <w:rsid w:val="0042187E"/>
    <w:rsid w:val="00422371"/>
    <w:rsid w:val="00422663"/>
    <w:rsid w:val="00422A6A"/>
    <w:rsid w:val="00422ED0"/>
    <w:rsid w:val="00423410"/>
    <w:rsid w:val="00423623"/>
    <w:rsid w:val="004238EC"/>
    <w:rsid w:val="00423D28"/>
    <w:rsid w:val="004241EA"/>
    <w:rsid w:val="00424210"/>
    <w:rsid w:val="0042470F"/>
    <w:rsid w:val="0042476C"/>
    <w:rsid w:val="00424CAD"/>
    <w:rsid w:val="00424F73"/>
    <w:rsid w:val="00425325"/>
    <w:rsid w:val="004254AD"/>
    <w:rsid w:val="00425C11"/>
    <w:rsid w:val="00425D43"/>
    <w:rsid w:val="00425EFB"/>
    <w:rsid w:val="004262A6"/>
    <w:rsid w:val="00426332"/>
    <w:rsid w:val="00426375"/>
    <w:rsid w:val="00426729"/>
    <w:rsid w:val="004268E7"/>
    <w:rsid w:val="00426CDB"/>
    <w:rsid w:val="00427514"/>
    <w:rsid w:val="00427578"/>
    <w:rsid w:val="00427626"/>
    <w:rsid w:val="004279CB"/>
    <w:rsid w:val="00427B00"/>
    <w:rsid w:val="00427DFB"/>
    <w:rsid w:val="00430A94"/>
    <w:rsid w:val="00430C7D"/>
    <w:rsid w:val="00430F20"/>
    <w:rsid w:val="00431670"/>
    <w:rsid w:val="0043189D"/>
    <w:rsid w:val="00431AB6"/>
    <w:rsid w:val="00431BE2"/>
    <w:rsid w:val="00431CA5"/>
    <w:rsid w:val="00431F92"/>
    <w:rsid w:val="0043215D"/>
    <w:rsid w:val="004324C1"/>
    <w:rsid w:val="0043259D"/>
    <w:rsid w:val="004325ED"/>
    <w:rsid w:val="0043275F"/>
    <w:rsid w:val="00432AF7"/>
    <w:rsid w:val="00432D7E"/>
    <w:rsid w:val="004336DE"/>
    <w:rsid w:val="004339D8"/>
    <w:rsid w:val="004343F2"/>
    <w:rsid w:val="00434548"/>
    <w:rsid w:val="00434674"/>
    <w:rsid w:val="004346A2"/>
    <w:rsid w:val="004347ED"/>
    <w:rsid w:val="00434894"/>
    <w:rsid w:val="004348BE"/>
    <w:rsid w:val="00434948"/>
    <w:rsid w:val="00434BF6"/>
    <w:rsid w:val="00434CDF"/>
    <w:rsid w:val="0043526C"/>
    <w:rsid w:val="00435391"/>
    <w:rsid w:val="0043559E"/>
    <w:rsid w:val="004355C3"/>
    <w:rsid w:val="00435921"/>
    <w:rsid w:val="00435CA3"/>
    <w:rsid w:val="00435CC0"/>
    <w:rsid w:val="00435EB7"/>
    <w:rsid w:val="00435EFB"/>
    <w:rsid w:val="00435F8F"/>
    <w:rsid w:val="00435F95"/>
    <w:rsid w:val="00436351"/>
    <w:rsid w:val="00436E16"/>
    <w:rsid w:val="00436FBD"/>
    <w:rsid w:val="00437183"/>
    <w:rsid w:val="00437929"/>
    <w:rsid w:val="00437D6A"/>
    <w:rsid w:val="004402C3"/>
    <w:rsid w:val="00440D45"/>
    <w:rsid w:val="004419F5"/>
    <w:rsid w:val="00441B75"/>
    <w:rsid w:val="00441FAF"/>
    <w:rsid w:val="0044215D"/>
    <w:rsid w:val="00442432"/>
    <w:rsid w:val="004427C7"/>
    <w:rsid w:val="004427D0"/>
    <w:rsid w:val="00442852"/>
    <w:rsid w:val="00442BAD"/>
    <w:rsid w:val="00442D67"/>
    <w:rsid w:val="00443466"/>
    <w:rsid w:val="0044356D"/>
    <w:rsid w:val="00443785"/>
    <w:rsid w:val="00443A1A"/>
    <w:rsid w:val="00443C15"/>
    <w:rsid w:val="00443E7C"/>
    <w:rsid w:val="004447E0"/>
    <w:rsid w:val="00444914"/>
    <w:rsid w:val="00444B74"/>
    <w:rsid w:val="00444BB4"/>
    <w:rsid w:val="00444C65"/>
    <w:rsid w:val="00444F91"/>
    <w:rsid w:val="00444FF0"/>
    <w:rsid w:val="004451F3"/>
    <w:rsid w:val="0044566F"/>
    <w:rsid w:val="00445A32"/>
    <w:rsid w:val="00445E01"/>
    <w:rsid w:val="00446107"/>
    <w:rsid w:val="00446905"/>
    <w:rsid w:val="00446D12"/>
    <w:rsid w:val="00446F4F"/>
    <w:rsid w:val="00446F80"/>
    <w:rsid w:val="00447C54"/>
    <w:rsid w:val="00447CE6"/>
    <w:rsid w:val="00447DA6"/>
    <w:rsid w:val="00447FC2"/>
    <w:rsid w:val="0045025E"/>
    <w:rsid w:val="0045054F"/>
    <w:rsid w:val="004511C9"/>
    <w:rsid w:val="0045160C"/>
    <w:rsid w:val="004516AC"/>
    <w:rsid w:val="0045183A"/>
    <w:rsid w:val="004518B0"/>
    <w:rsid w:val="00451ABA"/>
    <w:rsid w:val="00451DCD"/>
    <w:rsid w:val="00451E0A"/>
    <w:rsid w:val="00451F49"/>
    <w:rsid w:val="004524A6"/>
    <w:rsid w:val="004524BE"/>
    <w:rsid w:val="004526E5"/>
    <w:rsid w:val="0045291B"/>
    <w:rsid w:val="00452F22"/>
    <w:rsid w:val="004530D5"/>
    <w:rsid w:val="0045365F"/>
    <w:rsid w:val="00453986"/>
    <w:rsid w:val="004539E0"/>
    <w:rsid w:val="00453B03"/>
    <w:rsid w:val="00454071"/>
    <w:rsid w:val="00454454"/>
    <w:rsid w:val="004544EA"/>
    <w:rsid w:val="004547EF"/>
    <w:rsid w:val="0045483E"/>
    <w:rsid w:val="00454A19"/>
    <w:rsid w:val="00454AF1"/>
    <w:rsid w:val="00454CA9"/>
    <w:rsid w:val="00454FB0"/>
    <w:rsid w:val="0045554E"/>
    <w:rsid w:val="004558E3"/>
    <w:rsid w:val="00455C54"/>
    <w:rsid w:val="00455DA3"/>
    <w:rsid w:val="0045604C"/>
    <w:rsid w:val="00456367"/>
    <w:rsid w:val="0045654D"/>
    <w:rsid w:val="00456654"/>
    <w:rsid w:val="00456719"/>
    <w:rsid w:val="004567D9"/>
    <w:rsid w:val="004568C4"/>
    <w:rsid w:val="00456966"/>
    <w:rsid w:val="00456F50"/>
    <w:rsid w:val="00457038"/>
    <w:rsid w:val="004575F2"/>
    <w:rsid w:val="00457BC3"/>
    <w:rsid w:val="00457E1C"/>
    <w:rsid w:val="00457ECC"/>
    <w:rsid w:val="0046047B"/>
    <w:rsid w:val="00460575"/>
    <w:rsid w:val="00460D63"/>
    <w:rsid w:val="0046150A"/>
    <w:rsid w:val="00461511"/>
    <w:rsid w:val="004615B4"/>
    <w:rsid w:val="00461734"/>
    <w:rsid w:val="004617E4"/>
    <w:rsid w:val="00461C2C"/>
    <w:rsid w:val="00461DFA"/>
    <w:rsid w:val="00461EC4"/>
    <w:rsid w:val="00461F8F"/>
    <w:rsid w:val="00461F90"/>
    <w:rsid w:val="00462046"/>
    <w:rsid w:val="00462245"/>
    <w:rsid w:val="00462BF6"/>
    <w:rsid w:val="00462D20"/>
    <w:rsid w:val="00462E14"/>
    <w:rsid w:val="0046305C"/>
    <w:rsid w:val="00463110"/>
    <w:rsid w:val="0046343D"/>
    <w:rsid w:val="004638B0"/>
    <w:rsid w:val="00463A4E"/>
    <w:rsid w:val="00463B4D"/>
    <w:rsid w:val="0046412C"/>
    <w:rsid w:val="00464F0A"/>
    <w:rsid w:val="00465042"/>
    <w:rsid w:val="004653CD"/>
    <w:rsid w:val="00465447"/>
    <w:rsid w:val="004654C8"/>
    <w:rsid w:val="00465901"/>
    <w:rsid w:val="004659F8"/>
    <w:rsid w:val="00465ABD"/>
    <w:rsid w:val="00465D04"/>
    <w:rsid w:val="00465DC7"/>
    <w:rsid w:val="00465FE2"/>
    <w:rsid w:val="004667BC"/>
    <w:rsid w:val="00466A9B"/>
    <w:rsid w:val="00466D81"/>
    <w:rsid w:val="00466ED6"/>
    <w:rsid w:val="004672DB"/>
    <w:rsid w:val="0046740F"/>
    <w:rsid w:val="00467F4E"/>
    <w:rsid w:val="00470113"/>
    <w:rsid w:val="004702DA"/>
    <w:rsid w:val="0047035B"/>
    <w:rsid w:val="00470446"/>
    <w:rsid w:val="00470ACF"/>
    <w:rsid w:val="00470CFE"/>
    <w:rsid w:val="00471000"/>
    <w:rsid w:val="00471042"/>
    <w:rsid w:val="00471085"/>
    <w:rsid w:val="0047113D"/>
    <w:rsid w:val="00471202"/>
    <w:rsid w:val="004713D8"/>
    <w:rsid w:val="004715BF"/>
    <w:rsid w:val="004716DA"/>
    <w:rsid w:val="0047171B"/>
    <w:rsid w:val="00471ABA"/>
    <w:rsid w:val="00471CBF"/>
    <w:rsid w:val="00471CC4"/>
    <w:rsid w:val="00471DF2"/>
    <w:rsid w:val="00472097"/>
    <w:rsid w:val="004723AD"/>
    <w:rsid w:val="004726A4"/>
    <w:rsid w:val="0047289C"/>
    <w:rsid w:val="00472E51"/>
    <w:rsid w:val="00472F8B"/>
    <w:rsid w:val="0047307B"/>
    <w:rsid w:val="004735BE"/>
    <w:rsid w:val="00473636"/>
    <w:rsid w:val="00473AB0"/>
    <w:rsid w:val="00473DA5"/>
    <w:rsid w:val="0047460F"/>
    <w:rsid w:val="00475339"/>
    <w:rsid w:val="004758BE"/>
    <w:rsid w:val="004758E6"/>
    <w:rsid w:val="00475A1A"/>
    <w:rsid w:val="00476007"/>
    <w:rsid w:val="004763F5"/>
    <w:rsid w:val="004767F7"/>
    <w:rsid w:val="00476AA4"/>
    <w:rsid w:val="00476B79"/>
    <w:rsid w:val="00476CDE"/>
    <w:rsid w:val="00476ED9"/>
    <w:rsid w:val="00476FC2"/>
    <w:rsid w:val="00476FFB"/>
    <w:rsid w:val="004775AD"/>
    <w:rsid w:val="00477992"/>
    <w:rsid w:val="004779DC"/>
    <w:rsid w:val="00477B07"/>
    <w:rsid w:val="00477C21"/>
    <w:rsid w:val="00477DC4"/>
    <w:rsid w:val="00477F1A"/>
    <w:rsid w:val="00477FEE"/>
    <w:rsid w:val="00480076"/>
    <w:rsid w:val="004803A1"/>
    <w:rsid w:val="00480709"/>
    <w:rsid w:val="00480722"/>
    <w:rsid w:val="004809E0"/>
    <w:rsid w:val="00480B47"/>
    <w:rsid w:val="0048121D"/>
    <w:rsid w:val="00481500"/>
    <w:rsid w:val="00481CC7"/>
    <w:rsid w:val="00481E51"/>
    <w:rsid w:val="00481EAA"/>
    <w:rsid w:val="00481F6D"/>
    <w:rsid w:val="00482208"/>
    <w:rsid w:val="00482299"/>
    <w:rsid w:val="00482891"/>
    <w:rsid w:val="00482BE6"/>
    <w:rsid w:val="00482D7D"/>
    <w:rsid w:val="00482DCC"/>
    <w:rsid w:val="00482DD3"/>
    <w:rsid w:val="00482E98"/>
    <w:rsid w:val="00482F64"/>
    <w:rsid w:val="0048306C"/>
    <w:rsid w:val="00483631"/>
    <w:rsid w:val="0048373E"/>
    <w:rsid w:val="004838B4"/>
    <w:rsid w:val="0048392B"/>
    <w:rsid w:val="0048394F"/>
    <w:rsid w:val="00483A17"/>
    <w:rsid w:val="00483AA9"/>
    <w:rsid w:val="00483B39"/>
    <w:rsid w:val="00484B03"/>
    <w:rsid w:val="00484B30"/>
    <w:rsid w:val="00484DC9"/>
    <w:rsid w:val="004850A2"/>
    <w:rsid w:val="00485633"/>
    <w:rsid w:val="004856BE"/>
    <w:rsid w:val="004856EF"/>
    <w:rsid w:val="00485800"/>
    <w:rsid w:val="00485CB4"/>
    <w:rsid w:val="004860E9"/>
    <w:rsid w:val="00486563"/>
    <w:rsid w:val="0048668F"/>
    <w:rsid w:val="00487172"/>
    <w:rsid w:val="0048721C"/>
    <w:rsid w:val="00487404"/>
    <w:rsid w:val="00487975"/>
    <w:rsid w:val="00490022"/>
    <w:rsid w:val="0049007F"/>
    <w:rsid w:val="00490105"/>
    <w:rsid w:val="004901C3"/>
    <w:rsid w:val="00490224"/>
    <w:rsid w:val="004902C0"/>
    <w:rsid w:val="004905C2"/>
    <w:rsid w:val="00490983"/>
    <w:rsid w:val="004915EA"/>
    <w:rsid w:val="0049162D"/>
    <w:rsid w:val="004917F9"/>
    <w:rsid w:val="00491A7B"/>
    <w:rsid w:val="00491B9B"/>
    <w:rsid w:val="00491F12"/>
    <w:rsid w:val="00492043"/>
    <w:rsid w:val="00492304"/>
    <w:rsid w:val="00492315"/>
    <w:rsid w:val="00492325"/>
    <w:rsid w:val="004924D0"/>
    <w:rsid w:val="00492870"/>
    <w:rsid w:val="00492A44"/>
    <w:rsid w:val="004930BA"/>
    <w:rsid w:val="00493567"/>
    <w:rsid w:val="0049362E"/>
    <w:rsid w:val="00493721"/>
    <w:rsid w:val="00493A7C"/>
    <w:rsid w:val="00493C71"/>
    <w:rsid w:val="00493D0C"/>
    <w:rsid w:val="00493F5B"/>
    <w:rsid w:val="004947D8"/>
    <w:rsid w:val="00494ACA"/>
    <w:rsid w:val="00494D86"/>
    <w:rsid w:val="00494E74"/>
    <w:rsid w:val="00495005"/>
    <w:rsid w:val="004950CC"/>
    <w:rsid w:val="0049518F"/>
    <w:rsid w:val="00495267"/>
    <w:rsid w:val="00495825"/>
    <w:rsid w:val="00495AD4"/>
    <w:rsid w:val="00495D87"/>
    <w:rsid w:val="00495E68"/>
    <w:rsid w:val="00496128"/>
    <w:rsid w:val="0049673E"/>
    <w:rsid w:val="00496E08"/>
    <w:rsid w:val="00496EB0"/>
    <w:rsid w:val="00497063"/>
    <w:rsid w:val="00497129"/>
    <w:rsid w:val="00497236"/>
    <w:rsid w:val="0049728D"/>
    <w:rsid w:val="00497B1E"/>
    <w:rsid w:val="00497BAB"/>
    <w:rsid w:val="00497DE3"/>
    <w:rsid w:val="00497F00"/>
    <w:rsid w:val="004A0318"/>
    <w:rsid w:val="004A04E4"/>
    <w:rsid w:val="004A05BD"/>
    <w:rsid w:val="004A0851"/>
    <w:rsid w:val="004A0A1D"/>
    <w:rsid w:val="004A1A10"/>
    <w:rsid w:val="004A1C08"/>
    <w:rsid w:val="004A1F54"/>
    <w:rsid w:val="004A2111"/>
    <w:rsid w:val="004A2138"/>
    <w:rsid w:val="004A2ACC"/>
    <w:rsid w:val="004A2CC3"/>
    <w:rsid w:val="004A2E00"/>
    <w:rsid w:val="004A3133"/>
    <w:rsid w:val="004A3431"/>
    <w:rsid w:val="004A3496"/>
    <w:rsid w:val="004A34DC"/>
    <w:rsid w:val="004A35AD"/>
    <w:rsid w:val="004A3A11"/>
    <w:rsid w:val="004A3C1E"/>
    <w:rsid w:val="004A3CE8"/>
    <w:rsid w:val="004A3E39"/>
    <w:rsid w:val="004A3F55"/>
    <w:rsid w:val="004A4073"/>
    <w:rsid w:val="004A41A7"/>
    <w:rsid w:val="004A4337"/>
    <w:rsid w:val="004A454B"/>
    <w:rsid w:val="004A45C2"/>
    <w:rsid w:val="004A4749"/>
    <w:rsid w:val="004A4A66"/>
    <w:rsid w:val="004A4DCE"/>
    <w:rsid w:val="004A4E29"/>
    <w:rsid w:val="004A4E7E"/>
    <w:rsid w:val="004A4F2C"/>
    <w:rsid w:val="004A4F90"/>
    <w:rsid w:val="004A5247"/>
    <w:rsid w:val="004A535F"/>
    <w:rsid w:val="004A5872"/>
    <w:rsid w:val="004A5A94"/>
    <w:rsid w:val="004A5E5B"/>
    <w:rsid w:val="004A5FD2"/>
    <w:rsid w:val="004A6362"/>
    <w:rsid w:val="004A641F"/>
    <w:rsid w:val="004A650F"/>
    <w:rsid w:val="004A6601"/>
    <w:rsid w:val="004A666A"/>
    <w:rsid w:val="004A66FD"/>
    <w:rsid w:val="004A6945"/>
    <w:rsid w:val="004A6B04"/>
    <w:rsid w:val="004A6E09"/>
    <w:rsid w:val="004A7068"/>
    <w:rsid w:val="004A7149"/>
    <w:rsid w:val="004A7483"/>
    <w:rsid w:val="004A74BA"/>
    <w:rsid w:val="004A78E0"/>
    <w:rsid w:val="004A792B"/>
    <w:rsid w:val="004A796A"/>
    <w:rsid w:val="004A7987"/>
    <w:rsid w:val="004A7FF1"/>
    <w:rsid w:val="004B0549"/>
    <w:rsid w:val="004B0595"/>
    <w:rsid w:val="004B1168"/>
    <w:rsid w:val="004B13A8"/>
    <w:rsid w:val="004B196F"/>
    <w:rsid w:val="004B1A70"/>
    <w:rsid w:val="004B24CA"/>
    <w:rsid w:val="004B26EF"/>
    <w:rsid w:val="004B2811"/>
    <w:rsid w:val="004B2EF4"/>
    <w:rsid w:val="004B3016"/>
    <w:rsid w:val="004B311B"/>
    <w:rsid w:val="004B3A2B"/>
    <w:rsid w:val="004B3A91"/>
    <w:rsid w:val="004B3E26"/>
    <w:rsid w:val="004B4098"/>
    <w:rsid w:val="004B41F9"/>
    <w:rsid w:val="004B466A"/>
    <w:rsid w:val="004B481B"/>
    <w:rsid w:val="004B4953"/>
    <w:rsid w:val="004B4972"/>
    <w:rsid w:val="004B53B2"/>
    <w:rsid w:val="004B5859"/>
    <w:rsid w:val="004B5881"/>
    <w:rsid w:val="004B58A3"/>
    <w:rsid w:val="004B591C"/>
    <w:rsid w:val="004B5C51"/>
    <w:rsid w:val="004B5CCD"/>
    <w:rsid w:val="004B5D2C"/>
    <w:rsid w:val="004B61A2"/>
    <w:rsid w:val="004B6745"/>
    <w:rsid w:val="004B6917"/>
    <w:rsid w:val="004B6B4A"/>
    <w:rsid w:val="004B6B83"/>
    <w:rsid w:val="004B6C80"/>
    <w:rsid w:val="004B6EBC"/>
    <w:rsid w:val="004B74BB"/>
    <w:rsid w:val="004B7562"/>
    <w:rsid w:val="004B7BD9"/>
    <w:rsid w:val="004B7DE3"/>
    <w:rsid w:val="004B7E3C"/>
    <w:rsid w:val="004B7FF7"/>
    <w:rsid w:val="004C02B0"/>
    <w:rsid w:val="004C0CBE"/>
    <w:rsid w:val="004C0F97"/>
    <w:rsid w:val="004C0F9E"/>
    <w:rsid w:val="004C107D"/>
    <w:rsid w:val="004C1250"/>
    <w:rsid w:val="004C13B5"/>
    <w:rsid w:val="004C1444"/>
    <w:rsid w:val="004C15B1"/>
    <w:rsid w:val="004C1AE0"/>
    <w:rsid w:val="004C1BE6"/>
    <w:rsid w:val="004C1CEA"/>
    <w:rsid w:val="004C1F7B"/>
    <w:rsid w:val="004C2215"/>
    <w:rsid w:val="004C268D"/>
    <w:rsid w:val="004C26BF"/>
    <w:rsid w:val="004C2A2F"/>
    <w:rsid w:val="004C3247"/>
    <w:rsid w:val="004C3560"/>
    <w:rsid w:val="004C37B6"/>
    <w:rsid w:val="004C3CCC"/>
    <w:rsid w:val="004C3DEF"/>
    <w:rsid w:val="004C4831"/>
    <w:rsid w:val="004C4B9E"/>
    <w:rsid w:val="004C4CFE"/>
    <w:rsid w:val="004C4FE7"/>
    <w:rsid w:val="004C5790"/>
    <w:rsid w:val="004C5C18"/>
    <w:rsid w:val="004C5DC9"/>
    <w:rsid w:val="004C5FD7"/>
    <w:rsid w:val="004C63E9"/>
    <w:rsid w:val="004C65EE"/>
    <w:rsid w:val="004C660E"/>
    <w:rsid w:val="004C6852"/>
    <w:rsid w:val="004C724D"/>
    <w:rsid w:val="004C75B3"/>
    <w:rsid w:val="004C7913"/>
    <w:rsid w:val="004C7A48"/>
    <w:rsid w:val="004C7AA0"/>
    <w:rsid w:val="004C7BE4"/>
    <w:rsid w:val="004C7F13"/>
    <w:rsid w:val="004D0787"/>
    <w:rsid w:val="004D115B"/>
    <w:rsid w:val="004D17D1"/>
    <w:rsid w:val="004D1FD0"/>
    <w:rsid w:val="004D20A0"/>
    <w:rsid w:val="004D2205"/>
    <w:rsid w:val="004D2534"/>
    <w:rsid w:val="004D25E1"/>
    <w:rsid w:val="004D26D6"/>
    <w:rsid w:val="004D2878"/>
    <w:rsid w:val="004D294F"/>
    <w:rsid w:val="004D2BEC"/>
    <w:rsid w:val="004D2D3B"/>
    <w:rsid w:val="004D31D1"/>
    <w:rsid w:val="004D3887"/>
    <w:rsid w:val="004D4384"/>
    <w:rsid w:val="004D4408"/>
    <w:rsid w:val="004D4B15"/>
    <w:rsid w:val="004D4FCD"/>
    <w:rsid w:val="004D5076"/>
    <w:rsid w:val="004D5432"/>
    <w:rsid w:val="004D5499"/>
    <w:rsid w:val="004D55B1"/>
    <w:rsid w:val="004D5ABF"/>
    <w:rsid w:val="004D65FA"/>
    <w:rsid w:val="004D66DA"/>
    <w:rsid w:val="004D6885"/>
    <w:rsid w:val="004D6E17"/>
    <w:rsid w:val="004D6F95"/>
    <w:rsid w:val="004D70F9"/>
    <w:rsid w:val="004D7B52"/>
    <w:rsid w:val="004D7BCC"/>
    <w:rsid w:val="004D7DD4"/>
    <w:rsid w:val="004E001C"/>
    <w:rsid w:val="004E0138"/>
    <w:rsid w:val="004E021A"/>
    <w:rsid w:val="004E08F4"/>
    <w:rsid w:val="004E0AA3"/>
    <w:rsid w:val="004E119F"/>
    <w:rsid w:val="004E1519"/>
    <w:rsid w:val="004E15D7"/>
    <w:rsid w:val="004E1902"/>
    <w:rsid w:val="004E1D9E"/>
    <w:rsid w:val="004E1FAB"/>
    <w:rsid w:val="004E2A92"/>
    <w:rsid w:val="004E2E61"/>
    <w:rsid w:val="004E30E1"/>
    <w:rsid w:val="004E321E"/>
    <w:rsid w:val="004E332C"/>
    <w:rsid w:val="004E33A7"/>
    <w:rsid w:val="004E34C1"/>
    <w:rsid w:val="004E37F4"/>
    <w:rsid w:val="004E3B3F"/>
    <w:rsid w:val="004E4077"/>
    <w:rsid w:val="004E43F8"/>
    <w:rsid w:val="004E475C"/>
    <w:rsid w:val="004E47A6"/>
    <w:rsid w:val="004E48D0"/>
    <w:rsid w:val="004E49E2"/>
    <w:rsid w:val="004E5036"/>
    <w:rsid w:val="004E51FC"/>
    <w:rsid w:val="004E571D"/>
    <w:rsid w:val="004E5EF9"/>
    <w:rsid w:val="004E5F80"/>
    <w:rsid w:val="004E660C"/>
    <w:rsid w:val="004E6E32"/>
    <w:rsid w:val="004E7B35"/>
    <w:rsid w:val="004E7BC0"/>
    <w:rsid w:val="004E7F56"/>
    <w:rsid w:val="004F0461"/>
    <w:rsid w:val="004F04DE"/>
    <w:rsid w:val="004F04E0"/>
    <w:rsid w:val="004F077C"/>
    <w:rsid w:val="004F07A7"/>
    <w:rsid w:val="004F0953"/>
    <w:rsid w:val="004F0B7C"/>
    <w:rsid w:val="004F0B8E"/>
    <w:rsid w:val="004F0BC5"/>
    <w:rsid w:val="004F0CCA"/>
    <w:rsid w:val="004F0E8A"/>
    <w:rsid w:val="004F124C"/>
    <w:rsid w:val="004F171F"/>
    <w:rsid w:val="004F181C"/>
    <w:rsid w:val="004F1849"/>
    <w:rsid w:val="004F190C"/>
    <w:rsid w:val="004F19BA"/>
    <w:rsid w:val="004F1D0B"/>
    <w:rsid w:val="004F2191"/>
    <w:rsid w:val="004F22A2"/>
    <w:rsid w:val="004F23B7"/>
    <w:rsid w:val="004F2D04"/>
    <w:rsid w:val="004F2F50"/>
    <w:rsid w:val="004F32F5"/>
    <w:rsid w:val="004F34B6"/>
    <w:rsid w:val="004F351C"/>
    <w:rsid w:val="004F3634"/>
    <w:rsid w:val="004F36A9"/>
    <w:rsid w:val="004F38DE"/>
    <w:rsid w:val="004F4B32"/>
    <w:rsid w:val="004F4C28"/>
    <w:rsid w:val="004F4F0E"/>
    <w:rsid w:val="004F5420"/>
    <w:rsid w:val="004F575C"/>
    <w:rsid w:val="004F619C"/>
    <w:rsid w:val="004F6272"/>
    <w:rsid w:val="004F6C85"/>
    <w:rsid w:val="004F6E90"/>
    <w:rsid w:val="004F6ED8"/>
    <w:rsid w:val="004F70BE"/>
    <w:rsid w:val="004F7413"/>
    <w:rsid w:val="004F7C1A"/>
    <w:rsid w:val="004F7F2D"/>
    <w:rsid w:val="005001DC"/>
    <w:rsid w:val="005002DA"/>
    <w:rsid w:val="0050067B"/>
    <w:rsid w:val="00500C3B"/>
    <w:rsid w:val="00500C60"/>
    <w:rsid w:val="00500ED2"/>
    <w:rsid w:val="0050147C"/>
    <w:rsid w:val="00501601"/>
    <w:rsid w:val="0050164E"/>
    <w:rsid w:val="005016B1"/>
    <w:rsid w:val="0050179D"/>
    <w:rsid w:val="00501F1A"/>
    <w:rsid w:val="005020FC"/>
    <w:rsid w:val="00502151"/>
    <w:rsid w:val="00503033"/>
    <w:rsid w:val="005038DC"/>
    <w:rsid w:val="00503A93"/>
    <w:rsid w:val="00503AC2"/>
    <w:rsid w:val="00503B3B"/>
    <w:rsid w:val="00503BA0"/>
    <w:rsid w:val="00503D6B"/>
    <w:rsid w:val="00503F3D"/>
    <w:rsid w:val="0050481B"/>
    <w:rsid w:val="0050492F"/>
    <w:rsid w:val="00504BEC"/>
    <w:rsid w:val="00504D08"/>
    <w:rsid w:val="00504FE0"/>
    <w:rsid w:val="00505046"/>
    <w:rsid w:val="00505142"/>
    <w:rsid w:val="00505675"/>
    <w:rsid w:val="00505A42"/>
    <w:rsid w:val="00505E65"/>
    <w:rsid w:val="00505FBF"/>
    <w:rsid w:val="005060DD"/>
    <w:rsid w:val="005060F8"/>
    <w:rsid w:val="005061E1"/>
    <w:rsid w:val="00506675"/>
    <w:rsid w:val="00506B28"/>
    <w:rsid w:val="00506B6C"/>
    <w:rsid w:val="00506EE4"/>
    <w:rsid w:val="005070FA"/>
    <w:rsid w:val="00507137"/>
    <w:rsid w:val="00507807"/>
    <w:rsid w:val="0050784B"/>
    <w:rsid w:val="00510281"/>
    <w:rsid w:val="005104F0"/>
    <w:rsid w:val="00510688"/>
    <w:rsid w:val="00510767"/>
    <w:rsid w:val="00510D17"/>
    <w:rsid w:val="00510F16"/>
    <w:rsid w:val="00510F95"/>
    <w:rsid w:val="005110D8"/>
    <w:rsid w:val="005113D4"/>
    <w:rsid w:val="00511501"/>
    <w:rsid w:val="00511923"/>
    <w:rsid w:val="0051195E"/>
    <w:rsid w:val="005119B5"/>
    <w:rsid w:val="00511B8F"/>
    <w:rsid w:val="00511CAF"/>
    <w:rsid w:val="005123B0"/>
    <w:rsid w:val="00512B2F"/>
    <w:rsid w:val="00512C98"/>
    <w:rsid w:val="00512E51"/>
    <w:rsid w:val="00512ECD"/>
    <w:rsid w:val="00512F53"/>
    <w:rsid w:val="0051306E"/>
    <w:rsid w:val="00513285"/>
    <w:rsid w:val="005132E0"/>
    <w:rsid w:val="00513437"/>
    <w:rsid w:val="00513706"/>
    <w:rsid w:val="00513761"/>
    <w:rsid w:val="00513796"/>
    <w:rsid w:val="0051393B"/>
    <w:rsid w:val="00513B41"/>
    <w:rsid w:val="00513D1C"/>
    <w:rsid w:val="005140AF"/>
    <w:rsid w:val="005148BC"/>
    <w:rsid w:val="00514AFA"/>
    <w:rsid w:val="00515051"/>
    <w:rsid w:val="005155A2"/>
    <w:rsid w:val="005156A7"/>
    <w:rsid w:val="005156B8"/>
    <w:rsid w:val="005159EC"/>
    <w:rsid w:val="00515BBA"/>
    <w:rsid w:val="00516256"/>
    <w:rsid w:val="0051688E"/>
    <w:rsid w:val="00516BCD"/>
    <w:rsid w:val="00516D3D"/>
    <w:rsid w:val="00516EA4"/>
    <w:rsid w:val="00516F2E"/>
    <w:rsid w:val="005175AD"/>
    <w:rsid w:val="00517771"/>
    <w:rsid w:val="00520141"/>
    <w:rsid w:val="005202D1"/>
    <w:rsid w:val="005203D5"/>
    <w:rsid w:val="005205F6"/>
    <w:rsid w:val="0052064B"/>
    <w:rsid w:val="00520B3B"/>
    <w:rsid w:val="00520D70"/>
    <w:rsid w:val="0052107C"/>
    <w:rsid w:val="005210D0"/>
    <w:rsid w:val="00521D2B"/>
    <w:rsid w:val="00521DBE"/>
    <w:rsid w:val="005222DD"/>
    <w:rsid w:val="00522389"/>
    <w:rsid w:val="005223D0"/>
    <w:rsid w:val="0052249E"/>
    <w:rsid w:val="00522691"/>
    <w:rsid w:val="005226FC"/>
    <w:rsid w:val="00522A9F"/>
    <w:rsid w:val="00522D02"/>
    <w:rsid w:val="00522E80"/>
    <w:rsid w:val="0052365F"/>
    <w:rsid w:val="00523B3D"/>
    <w:rsid w:val="00523ED0"/>
    <w:rsid w:val="0052429F"/>
    <w:rsid w:val="005246EB"/>
    <w:rsid w:val="00524E49"/>
    <w:rsid w:val="00524EB0"/>
    <w:rsid w:val="00524F34"/>
    <w:rsid w:val="00525212"/>
    <w:rsid w:val="0052521D"/>
    <w:rsid w:val="005253E1"/>
    <w:rsid w:val="0052584B"/>
    <w:rsid w:val="00525908"/>
    <w:rsid w:val="0052591D"/>
    <w:rsid w:val="00525B12"/>
    <w:rsid w:val="00525CBB"/>
    <w:rsid w:val="00525E75"/>
    <w:rsid w:val="00525F5E"/>
    <w:rsid w:val="00526022"/>
    <w:rsid w:val="005263E8"/>
    <w:rsid w:val="00526530"/>
    <w:rsid w:val="00526806"/>
    <w:rsid w:val="0052689B"/>
    <w:rsid w:val="00526932"/>
    <w:rsid w:val="00526ACF"/>
    <w:rsid w:val="00526D23"/>
    <w:rsid w:val="005272A8"/>
    <w:rsid w:val="005276A8"/>
    <w:rsid w:val="00527C04"/>
    <w:rsid w:val="00527C82"/>
    <w:rsid w:val="00530296"/>
    <w:rsid w:val="0053032D"/>
    <w:rsid w:val="00530875"/>
    <w:rsid w:val="005308F3"/>
    <w:rsid w:val="00530BAB"/>
    <w:rsid w:val="00530BF3"/>
    <w:rsid w:val="00530D8C"/>
    <w:rsid w:val="00531551"/>
    <w:rsid w:val="005318ED"/>
    <w:rsid w:val="00531D85"/>
    <w:rsid w:val="00531DB6"/>
    <w:rsid w:val="00532053"/>
    <w:rsid w:val="005323A5"/>
    <w:rsid w:val="005324FC"/>
    <w:rsid w:val="00532869"/>
    <w:rsid w:val="005328DE"/>
    <w:rsid w:val="00532909"/>
    <w:rsid w:val="00532955"/>
    <w:rsid w:val="00532A43"/>
    <w:rsid w:val="00532AAE"/>
    <w:rsid w:val="00532D40"/>
    <w:rsid w:val="0053302E"/>
    <w:rsid w:val="00533509"/>
    <w:rsid w:val="005336D6"/>
    <w:rsid w:val="00533797"/>
    <w:rsid w:val="00533A35"/>
    <w:rsid w:val="00533C8C"/>
    <w:rsid w:val="00533F0C"/>
    <w:rsid w:val="00534362"/>
    <w:rsid w:val="005343DB"/>
    <w:rsid w:val="00534448"/>
    <w:rsid w:val="00534D75"/>
    <w:rsid w:val="0053533D"/>
    <w:rsid w:val="005355B1"/>
    <w:rsid w:val="00535ED8"/>
    <w:rsid w:val="00535FB1"/>
    <w:rsid w:val="005360BD"/>
    <w:rsid w:val="0053624F"/>
    <w:rsid w:val="005363F3"/>
    <w:rsid w:val="005365BC"/>
    <w:rsid w:val="005366B1"/>
    <w:rsid w:val="00536973"/>
    <w:rsid w:val="00536A8E"/>
    <w:rsid w:val="00536B9D"/>
    <w:rsid w:val="00536CB5"/>
    <w:rsid w:val="00537412"/>
    <w:rsid w:val="00537763"/>
    <w:rsid w:val="00537DB9"/>
    <w:rsid w:val="00537F75"/>
    <w:rsid w:val="005400B5"/>
    <w:rsid w:val="00540336"/>
    <w:rsid w:val="005403A9"/>
    <w:rsid w:val="0054044C"/>
    <w:rsid w:val="00540AD8"/>
    <w:rsid w:val="00540CFF"/>
    <w:rsid w:val="00540FBF"/>
    <w:rsid w:val="005410F2"/>
    <w:rsid w:val="0054112A"/>
    <w:rsid w:val="00541183"/>
    <w:rsid w:val="005415CC"/>
    <w:rsid w:val="0054165A"/>
    <w:rsid w:val="005418A0"/>
    <w:rsid w:val="00541F24"/>
    <w:rsid w:val="005420DD"/>
    <w:rsid w:val="0054287D"/>
    <w:rsid w:val="00542B6B"/>
    <w:rsid w:val="00543171"/>
    <w:rsid w:val="00543224"/>
    <w:rsid w:val="00543264"/>
    <w:rsid w:val="005434E5"/>
    <w:rsid w:val="00543E40"/>
    <w:rsid w:val="00544BF5"/>
    <w:rsid w:val="00544EAB"/>
    <w:rsid w:val="00544F45"/>
    <w:rsid w:val="00544F7C"/>
    <w:rsid w:val="00545136"/>
    <w:rsid w:val="005455C7"/>
    <w:rsid w:val="005456AF"/>
    <w:rsid w:val="00545773"/>
    <w:rsid w:val="0054590D"/>
    <w:rsid w:val="00545B95"/>
    <w:rsid w:val="00545C16"/>
    <w:rsid w:val="00545CA2"/>
    <w:rsid w:val="00545E4B"/>
    <w:rsid w:val="00545E8C"/>
    <w:rsid w:val="00546023"/>
    <w:rsid w:val="0054624F"/>
    <w:rsid w:val="005462FD"/>
    <w:rsid w:val="005466D4"/>
    <w:rsid w:val="00546D91"/>
    <w:rsid w:val="0054710C"/>
    <w:rsid w:val="00547237"/>
    <w:rsid w:val="005473BB"/>
    <w:rsid w:val="005476BF"/>
    <w:rsid w:val="00547FF1"/>
    <w:rsid w:val="005506DB"/>
    <w:rsid w:val="00550825"/>
    <w:rsid w:val="00550C06"/>
    <w:rsid w:val="00550C19"/>
    <w:rsid w:val="005516D5"/>
    <w:rsid w:val="00551C49"/>
    <w:rsid w:val="00551C7A"/>
    <w:rsid w:val="005528F6"/>
    <w:rsid w:val="00552A45"/>
    <w:rsid w:val="00552D9B"/>
    <w:rsid w:val="00553063"/>
    <w:rsid w:val="00553241"/>
    <w:rsid w:val="005534E0"/>
    <w:rsid w:val="0055352E"/>
    <w:rsid w:val="00553796"/>
    <w:rsid w:val="005537F6"/>
    <w:rsid w:val="00553C13"/>
    <w:rsid w:val="00553C8C"/>
    <w:rsid w:val="00554599"/>
    <w:rsid w:val="005545B8"/>
    <w:rsid w:val="00554607"/>
    <w:rsid w:val="0055483A"/>
    <w:rsid w:val="005552BB"/>
    <w:rsid w:val="00555329"/>
    <w:rsid w:val="00555522"/>
    <w:rsid w:val="0055578C"/>
    <w:rsid w:val="00555F3B"/>
    <w:rsid w:val="00556154"/>
    <w:rsid w:val="005569B5"/>
    <w:rsid w:val="00556B73"/>
    <w:rsid w:val="00557075"/>
    <w:rsid w:val="00557266"/>
    <w:rsid w:val="005574E3"/>
    <w:rsid w:val="00557D17"/>
    <w:rsid w:val="00560032"/>
    <w:rsid w:val="00560C50"/>
    <w:rsid w:val="00560E29"/>
    <w:rsid w:val="0056134E"/>
    <w:rsid w:val="00561725"/>
    <w:rsid w:val="005619E2"/>
    <w:rsid w:val="00561DBE"/>
    <w:rsid w:val="00562670"/>
    <w:rsid w:val="005626F9"/>
    <w:rsid w:val="005628A6"/>
    <w:rsid w:val="00562B68"/>
    <w:rsid w:val="00562E2D"/>
    <w:rsid w:val="00563358"/>
    <w:rsid w:val="00563527"/>
    <w:rsid w:val="005638A6"/>
    <w:rsid w:val="00563981"/>
    <w:rsid w:val="005647E2"/>
    <w:rsid w:val="0056491B"/>
    <w:rsid w:val="00564945"/>
    <w:rsid w:val="005649CF"/>
    <w:rsid w:val="00564B4A"/>
    <w:rsid w:val="00564C3D"/>
    <w:rsid w:val="005651D3"/>
    <w:rsid w:val="005654AD"/>
    <w:rsid w:val="005654FF"/>
    <w:rsid w:val="00565571"/>
    <w:rsid w:val="00565751"/>
    <w:rsid w:val="00565DAE"/>
    <w:rsid w:val="00565E63"/>
    <w:rsid w:val="00565F44"/>
    <w:rsid w:val="005660B8"/>
    <w:rsid w:val="005660BC"/>
    <w:rsid w:val="005662F6"/>
    <w:rsid w:val="005667EE"/>
    <w:rsid w:val="005669BC"/>
    <w:rsid w:val="00566A8D"/>
    <w:rsid w:val="0056709D"/>
    <w:rsid w:val="005675CA"/>
    <w:rsid w:val="00567E0E"/>
    <w:rsid w:val="00567F5A"/>
    <w:rsid w:val="0057013F"/>
    <w:rsid w:val="00570293"/>
    <w:rsid w:val="005702CE"/>
    <w:rsid w:val="00570544"/>
    <w:rsid w:val="00570647"/>
    <w:rsid w:val="00570796"/>
    <w:rsid w:val="00570898"/>
    <w:rsid w:val="00570BAC"/>
    <w:rsid w:val="00570BC5"/>
    <w:rsid w:val="00570DD3"/>
    <w:rsid w:val="00570E8D"/>
    <w:rsid w:val="00570EFC"/>
    <w:rsid w:val="005710A2"/>
    <w:rsid w:val="0057113B"/>
    <w:rsid w:val="005713A7"/>
    <w:rsid w:val="00571785"/>
    <w:rsid w:val="00571977"/>
    <w:rsid w:val="005719C2"/>
    <w:rsid w:val="00571BCB"/>
    <w:rsid w:val="00571E93"/>
    <w:rsid w:val="00571EC3"/>
    <w:rsid w:val="00571F06"/>
    <w:rsid w:val="00571F45"/>
    <w:rsid w:val="005720E5"/>
    <w:rsid w:val="00572420"/>
    <w:rsid w:val="00572553"/>
    <w:rsid w:val="00572CAB"/>
    <w:rsid w:val="00572CC5"/>
    <w:rsid w:val="00573AC8"/>
    <w:rsid w:val="00573F43"/>
    <w:rsid w:val="005741B3"/>
    <w:rsid w:val="00574703"/>
    <w:rsid w:val="0057487C"/>
    <w:rsid w:val="00574EBE"/>
    <w:rsid w:val="00574EED"/>
    <w:rsid w:val="00574FC2"/>
    <w:rsid w:val="005754B0"/>
    <w:rsid w:val="00575AD3"/>
    <w:rsid w:val="00575E56"/>
    <w:rsid w:val="00576A9B"/>
    <w:rsid w:val="00576AE2"/>
    <w:rsid w:val="00576DC9"/>
    <w:rsid w:val="00576FD7"/>
    <w:rsid w:val="00577475"/>
    <w:rsid w:val="00577681"/>
    <w:rsid w:val="00580231"/>
    <w:rsid w:val="0058042A"/>
    <w:rsid w:val="00580458"/>
    <w:rsid w:val="005807F5"/>
    <w:rsid w:val="00580B8B"/>
    <w:rsid w:val="00581AAD"/>
    <w:rsid w:val="00581FE0"/>
    <w:rsid w:val="0058223B"/>
    <w:rsid w:val="00582AEF"/>
    <w:rsid w:val="00582EE5"/>
    <w:rsid w:val="00583000"/>
    <w:rsid w:val="0058305D"/>
    <w:rsid w:val="005830A0"/>
    <w:rsid w:val="005831FC"/>
    <w:rsid w:val="005834C0"/>
    <w:rsid w:val="00583825"/>
    <w:rsid w:val="00583BE1"/>
    <w:rsid w:val="00583C58"/>
    <w:rsid w:val="00583F45"/>
    <w:rsid w:val="00584669"/>
    <w:rsid w:val="00584EE5"/>
    <w:rsid w:val="005851F4"/>
    <w:rsid w:val="00586849"/>
    <w:rsid w:val="005868DF"/>
    <w:rsid w:val="00586C6E"/>
    <w:rsid w:val="00586CBC"/>
    <w:rsid w:val="00586D9F"/>
    <w:rsid w:val="00586FFF"/>
    <w:rsid w:val="005870C6"/>
    <w:rsid w:val="00587391"/>
    <w:rsid w:val="005878DF"/>
    <w:rsid w:val="00587AAE"/>
    <w:rsid w:val="00590541"/>
    <w:rsid w:val="005906C7"/>
    <w:rsid w:val="00590778"/>
    <w:rsid w:val="005907C6"/>
    <w:rsid w:val="0059084A"/>
    <w:rsid w:val="00590A17"/>
    <w:rsid w:val="00590C8D"/>
    <w:rsid w:val="00590DB9"/>
    <w:rsid w:val="005914E4"/>
    <w:rsid w:val="00591664"/>
    <w:rsid w:val="005916D4"/>
    <w:rsid w:val="005916D5"/>
    <w:rsid w:val="00591A6E"/>
    <w:rsid w:val="00591DD0"/>
    <w:rsid w:val="0059246D"/>
    <w:rsid w:val="00592530"/>
    <w:rsid w:val="005925F3"/>
    <w:rsid w:val="00592A22"/>
    <w:rsid w:val="00592D05"/>
    <w:rsid w:val="00593080"/>
    <w:rsid w:val="0059316B"/>
    <w:rsid w:val="005932F1"/>
    <w:rsid w:val="00593EFA"/>
    <w:rsid w:val="005940A1"/>
    <w:rsid w:val="00594531"/>
    <w:rsid w:val="005945A2"/>
    <w:rsid w:val="00594671"/>
    <w:rsid w:val="0059492B"/>
    <w:rsid w:val="005949E1"/>
    <w:rsid w:val="00595131"/>
    <w:rsid w:val="005955DF"/>
    <w:rsid w:val="00595D0D"/>
    <w:rsid w:val="00596097"/>
    <w:rsid w:val="0059631A"/>
    <w:rsid w:val="00596634"/>
    <w:rsid w:val="00596768"/>
    <w:rsid w:val="00596CBD"/>
    <w:rsid w:val="00596D75"/>
    <w:rsid w:val="00596EED"/>
    <w:rsid w:val="005974A1"/>
    <w:rsid w:val="0059756D"/>
    <w:rsid w:val="005976E3"/>
    <w:rsid w:val="00597A51"/>
    <w:rsid w:val="00597B28"/>
    <w:rsid w:val="005A0007"/>
    <w:rsid w:val="005A0065"/>
    <w:rsid w:val="005A0244"/>
    <w:rsid w:val="005A0428"/>
    <w:rsid w:val="005A0A12"/>
    <w:rsid w:val="005A0AB5"/>
    <w:rsid w:val="005A0CE1"/>
    <w:rsid w:val="005A0E5A"/>
    <w:rsid w:val="005A162C"/>
    <w:rsid w:val="005A16A2"/>
    <w:rsid w:val="005A1818"/>
    <w:rsid w:val="005A1E89"/>
    <w:rsid w:val="005A24DD"/>
    <w:rsid w:val="005A2A85"/>
    <w:rsid w:val="005A2BD2"/>
    <w:rsid w:val="005A2C07"/>
    <w:rsid w:val="005A31B7"/>
    <w:rsid w:val="005A3366"/>
    <w:rsid w:val="005A3471"/>
    <w:rsid w:val="005A362C"/>
    <w:rsid w:val="005A3836"/>
    <w:rsid w:val="005A3D9C"/>
    <w:rsid w:val="005A3DB6"/>
    <w:rsid w:val="005A42EC"/>
    <w:rsid w:val="005A4323"/>
    <w:rsid w:val="005A455E"/>
    <w:rsid w:val="005A4920"/>
    <w:rsid w:val="005A4BBD"/>
    <w:rsid w:val="005A4D99"/>
    <w:rsid w:val="005A4F31"/>
    <w:rsid w:val="005A5191"/>
    <w:rsid w:val="005A5AEC"/>
    <w:rsid w:val="005A5E8B"/>
    <w:rsid w:val="005A6226"/>
    <w:rsid w:val="005A6545"/>
    <w:rsid w:val="005A67A2"/>
    <w:rsid w:val="005A6D24"/>
    <w:rsid w:val="005A7739"/>
    <w:rsid w:val="005A7914"/>
    <w:rsid w:val="005A7AF1"/>
    <w:rsid w:val="005A7D23"/>
    <w:rsid w:val="005A7D78"/>
    <w:rsid w:val="005B0109"/>
    <w:rsid w:val="005B060A"/>
    <w:rsid w:val="005B0AC7"/>
    <w:rsid w:val="005B0E87"/>
    <w:rsid w:val="005B0EB3"/>
    <w:rsid w:val="005B10BC"/>
    <w:rsid w:val="005B11AC"/>
    <w:rsid w:val="005B1621"/>
    <w:rsid w:val="005B1F01"/>
    <w:rsid w:val="005B205F"/>
    <w:rsid w:val="005B2237"/>
    <w:rsid w:val="005B232A"/>
    <w:rsid w:val="005B24C4"/>
    <w:rsid w:val="005B2606"/>
    <w:rsid w:val="005B2625"/>
    <w:rsid w:val="005B28F2"/>
    <w:rsid w:val="005B297A"/>
    <w:rsid w:val="005B2BAE"/>
    <w:rsid w:val="005B30CA"/>
    <w:rsid w:val="005B3515"/>
    <w:rsid w:val="005B3953"/>
    <w:rsid w:val="005B3A06"/>
    <w:rsid w:val="005B3E9D"/>
    <w:rsid w:val="005B3FAE"/>
    <w:rsid w:val="005B414A"/>
    <w:rsid w:val="005B41FC"/>
    <w:rsid w:val="005B44B4"/>
    <w:rsid w:val="005B45D1"/>
    <w:rsid w:val="005B45E0"/>
    <w:rsid w:val="005B49E1"/>
    <w:rsid w:val="005B4A84"/>
    <w:rsid w:val="005B4BF6"/>
    <w:rsid w:val="005B4FEE"/>
    <w:rsid w:val="005B5307"/>
    <w:rsid w:val="005B583F"/>
    <w:rsid w:val="005B5C46"/>
    <w:rsid w:val="005B6376"/>
    <w:rsid w:val="005B64A1"/>
    <w:rsid w:val="005B654A"/>
    <w:rsid w:val="005B66E8"/>
    <w:rsid w:val="005B6714"/>
    <w:rsid w:val="005B67F0"/>
    <w:rsid w:val="005B725B"/>
    <w:rsid w:val="005B77DB"/>
    <w:rsid w:val="005B7829"/>
    <w:rsid w:val="005B7895"/>
    <w:rsid w:val="005B7A64"/>
    <w:rsid w:val="005C0213"/>
    <w:rsid w:val="005C0267"/>
    <w:rsid w:val="005C02B5"/>
    <w:rsid w:val="005C08FB"/>
    <w:rsid w:val="005C0903"/>
    <w:rsid w:val="005C1175"/>
    <w:rsid w:val="005C1376"/>
    <w:rsid w:val="005C21F2"/>
    <w:rsid w:val="005C2220"/>
    <w:rsid w:val="005C2278"/>
    <w:rsid w:val="005C22E1"/>
    <w:rsid w:val="005C2878"/>
    <w:rsid w:val="005C3351"/>
    <w:rsid w:val="005C3399"/>
    <w:rsid w:val="005C3635"/>
    <w:rsid w:val="005C3827"/>
    <w:rsid w:val="005C3D93"/>
    <w:rsid w:val="005C3E8D"/>
    <w:rsid w:val="005C41E5"/>
    <w:rsid w:val="005C41EC"/>
    <w:rsid w:val="005C459F"/>
    <w:rsid w:val="005C486A"/>
    <w:rsid w:val="005C49DE"/>
    <w:rsid w:val="005C4A70"/>
    <w:rsid w:val="005C4AAB"/>
    <w:rsid w:val="005C4B34"/>
    <w:rsid w:val="005C4B64"/>
    <w:rsid w:val="005C50B7"/>
    <w:rsid w:val="005C516F"/>
    <w:rsid w:val="005C519E"/>
    <w:rsid w:val="005C52A3"/>
    <w:rsid w:val="005C5380"/>
    <w:rsid w:val="005C55D7"/>
    <w:rsid w:val="005C56AD"/>
    <w:rsid w:val="005C5CE3"/>
    <w:rsid w:val="005C6438"/>
    <w:rsid w:val="005C6957"/>
    <w:rsid w:val="005C6F94"/>
    <w:rsid w:val="005C7AFD"/>
    <w:rsid w:val="005D0177"/>
    <w:rsid w:val="005D01F3"/>
    <w:rsid w:val="005D04AC"/>
    <w:rsid w:val="005D0569"/>
    <w:rsid w:val="005D0772"/>
    <w:rsid w:val="005D0A80"/>
    <w:rsid w:val="005D0A99"/>
    <w:rsid w:val="005D0C57"/>
    <w:rsid w:val="005D145C"/>
    <w:rsid w:val="005D1490"/>
    <w:rsid w:val="005D1A33"/>
    <w:rsid w:val="005D1ADB"/>
    <w:rsid w:val="005D1C13"/>
    <w:rsid w:val="005D1FFC"/>
    <w:rsid w:val="005D2099"/>
    <w:rsid w:val="005D2320"/>
    <w:rsid w:val="005D24B4"/>
    <w:rsid w:val="005D26FF"/>
    <w:rsid w:val="005D2815"/>
    <w:rsid w:val="005D33E6"/>
    <w:rsid w:val="005D3685"/>
    <w:rsid w:val="005D3859"/>
    <w:rsid w:val="005D3EEB"/>
    <w:rsid w:val="005D3F85"/>
    <w:rsid w:val="005D41E9"/>
    <w:rsid w:val="005D476A"/>
    <w:rsid w:val="005D4AC8"/>
    <w:rsid w:val="005D4D9E"/>
    <w:rsid w:val="005D4DF7"/>
    <w:rsid w:val="005D54AA"/>
    <w:rsid w:val="005D5645"/>
    <w:rsid w:val="005D5844"/>
    <w:rsid w:val="005D5EBA"/>
    <w:rsid w:val="005D6323"/>
    <w:rsid w:val="005D64BA"/>
    <w:rsid w:val="005D655F"/>
    <w:rsid w:val="005D6CB5"/>
    <w:rsid w:val="005D6D1B"/>
    <w:rsid w:val="005D787D"/>
    <w:rsid w:val="005D789C"/>
    <w:rsid w:val="005D7AAE"/>
    <w:rsid w:val="005D7E5F"/>
    <w:rsid w:val="005D7EED"/>
    <w:rsid w:val="005D7F17"/>
    <w:rsid w:val="005E0A22"/>
    <w:rsid w:val="005E0A46"/>
    <w:rsid w:val="005E0AA3"/>
    <w:rsid w:val="005E0AFF"/>
    <w:rsid w:val="005E0B34"/>
    <w:rsid w:val="005E109F"/>
    <w:rsid w:val="005E10A1"/>
    <w:rsid w:val="005E13A7"/>
    <w:rsid w:val="005E160E"/>
    <w:rsid w:val="005E18FA"/>
    <w:rsid w:val="005E1CC9"/>
    <w:rsid w:val="005E1CE4"/>
    <w:rsid w:val="005E1DA1"/>
    <w:rsid w:val="005E1DFF"/>
    <w:rsid w:val="005E2252"/>
    <w:rsid w:val="005E231C"/>
    <w:rsid w:val="005E2347"/>
    <w:rsid w:val="005E259E"/>
    <w:rsid w:val="005E26BA"/>
    <w:rsid w:val="005E2779"/>
    <w:rsid w:val="005E2AF4"/>
    <w:rsid w:val="005E2C29"/>
    <w:rsid w:val="005E2E7E"/>
    <w:rsid w:val="005E2FBC"/>
    <w:rsid w:val="005E374A"/>
    <w:rsid w:val="005E38B7"/>
    <w:rsid w:val="005E3AEB"/>
    <w:rsid w:val="005E3F2B"/>
    <w:rsid w:val="005E3F60"/>
    <w:rsid w:val="005E3FAB"/>
    <w:rsid w:val="005E4154"/>
    <w:rsid w:val="005E431F"/>
    <w:rsid w:val="005E446A"/>
    <w:rsid w:val="005E457A"/>
    <w:rsid w:val="005E47DC"/>
    <w:rsid w:val="005E4B30"/>
    <w:rsid w:val="005E4C14"/>
    <w:rsid w:val="005E4D36"/>
    <w:rsid w:val="005E4E77"/>
    <w:rsid w:val="005E55B0"/>
    <w:rsid w:val="005E5A1B"/>
    <w:rsid w:val="005E611D"/>
    <w:rsid w:val="005E6951"/>
    <w:rsid w:val="005E6BDD"/>
    <w:rsid w:val="005E6E6E"/>
    <w:rsid w:val="005E6FB7"/>
    <w:rsid w:val="005E7408"/>
    <w:rsid w:val="005E7441"/>
    <w:rsid w:val="005E7742"/>
    <w:rsid w:val="005E7F08"/>
    <w:rsid w:val="005F0939"/>
    <w:rsid w:val="005F0CEC"/>
    <w:rsid w:val="005F104E"/>
    <w:rsid w:val="005F13DA"/>
    <w:rsid w:val="005F154A"/>
    <w:rsid w:val="005F15BE"/>
    <w:rsid w:val="005F1890"/>
    <w:rsid w:val="005F1A5F"/>
    <w:rsid w:val="005F1A77"/>
    <w:rsid w:val="005F226B"/>
    <w:rsid w:val="005F2776"/>
    <w:rsid w:val="005F2D52"/>
    <w:rsid w:val="005F3446"/>
    <w:rsid w:val="005F34D5"/>
    <w:rsid w:val="005F3BCE"/>
    <w:rsid w:val="005F3D1B"/>
    <w:rsid w:val="005F3D83"/>
    <w:rsid w:val="005F3E3A"/>
    <w:rsid w:val="005F43C5"/>
    <w:rsid w:val="005F45E2"/>
    <w:rsid w:val="005F4789"/>
    <w:rsid w:val="005F4912"/>
    <w:rsid w:val="005F4A61"/>
    <w:rsid w:val="005F501F"/>
    <w:rsid w:val="005F53ED"/>
    <w:rsid w:val="005F549E"/>
    <w:rsid w:val="005F57EF"/>
    <w:rsid w:val="005F5BF2"/>
    <w:rsid w:val="005F5D5A"/>
    <w:rsid w:val="005F6035"/>
    <w:rsid w:val="005F62A0"/>
    <w:rsid w:val="005F634E"/>
    <w:rsid w:val="005F6E35"/>
    <w:rsid w:val="005F7029"/>
    <w:rsid w:val="005F7206"/>
    <w:rsid w:val="005F7BA6"/>
    <w:rsid w:val="005F7C7C"/>
    <w:rsid w:val="005F7C8C"/>
    <w:rsid w:val="0060010D"/>
    <w:rsid w:val="0060072A"/>
    <w:rsid w:val="00600FA3"/>
    <w:rsid w:val="006013A9"/>
    <w:rsid w:val="006013BC"/>
    <w:rsid w:val="00601413"/>
    <w:rsid w:val="006016D5"/>
    <w:rsid w:val="0060183E"/>
    <w:rsid w:val="00601920"/>
    <w:rsid w:val="00601ABA"/>
    <w:rsid w:val="00601E3A"/>
    <w:rsid w:val="00601FD9"/>
    <w:rsid w:val="00602566"/>
    <w:rsid w:val="00603142"/>
    <w:rsid w:val="006031F3"/>
    <w:rsid w:val="0060326B"/>
    <w:rsid w:val="00603652"/>
    <w:rsid w:val="0060392C"/>
    <w:rsid w:val="00603BE6"/>
    <w:rsid w:val="00603EAC"/>
    <w:rsid w:val="00604627"/>
    <w:rsid w:val="00604786"/>
    <w:rsid w:val="006049DC"/>
    <w:rsid w:val="00604A37"/>
    <w:rsid w:val="00604BD1"/>
    <w:rsid w:val="00604C95"/>
    <w:rsid w:val="00604DBE"/>
    <w:rsid w:val="00604E1E"/>
    <w:rsid w:val="00604EB1"/>
    <w:rsid w:val="00604F15"/>
    <w:rsid w:val="00605550"/>
    <w:rsid w:val="006055A9"/>
    <w:rsid w:val="006058F8"/>
    <w:rsid w:val="00605A56"/>
    <w:rsid w:val="00605A61"/>
    <w:rsid w:val="00605A78"/>
    <w:rsid w:val="00606120"/>
    <w:rsid w:val="006064FA"/>
    <w:rsid w:val="006068AD"/>
    <w:rsid w:val="00606A28"/>
    <w:rsid w:val="00606D37"/>
    <w:rsid w:val="00606F31"/>
    <w:rsid w:val="0060704A"/>
    <w:rsid w:val="00607402"/>
    <w:rsid w:val="006074B8"/>
    <w:rsid w:val="006077D9"/>
    <w:rsid w:val="00607BF2"/>
    <w:rsid w:val="00607F35"/>
    <w:rsid w:val="00610067"/>
    <w:rsid w:val="0061049A"/>
    <w:rsid w:val="006104C5"/>
    <w:rsid w:val="006107DB"/>
    <w:rsid w:val="00610D3A"/>
    <w:rsid w:val="00610DA8"/>
    <w:rsid w:val="00610F9A"/>
    <w:rsid w:val="006112CB"/>
    <w:rsid w:val="006112F7"/>
    <w:rsid w:val="0061136E"/>
    <w:rsid w:val="006113E8"/>
    <w:rsid w:val="006116D3"/>
    <w:rsid w:val="00611E5C"/>
    <w:rsid w:val="00611F2D"/>
    <w:rsid w:val="00611F56"/>
    <w:rsid w:val="0061256E"/>
    <w:rsid w:val="00612663"/>
    <w:rsid w:val="0061273A"/>
    <w:rsid w:val="00612E1A"/>
    <w:rsid w:val="00612EF0"/>
    <w:rsid w:val="00613202"/>
    <w:rsid w:val="006132E3"/>
    <w:rsid w:val="00613545"/>
    <w:rsid w:val="006136E7"/>
    <w:rsid w:val="00613E7A"/>
    <w:rsid w:val="00613F3A"/>
    <w:rsid w:val="00614102"/>
    <w:rsid w:val="006143E8"/>
    <w:rsid w:val="0061465C"/>
    <w:rsid w:val="00614F8B"/>
    <w:rsid w:val="006150C5"/>
    <w:rsid w:val="006153F4"/>
    <w:rsid w:val="00615527"/>
    <w:rsid w:val="00615D67"/>
    <w:rsid w:val="00615D88"/>
    <w:rsid w:val="00615EBB"/>
    <w:rsid w:val="00615F05"/>
    <w:rsid w:val="00615FF1"/>
    <w:rsid w:val="00616087"/>
    <w:rsid w:val="006167E8"/>
    <w:rsid w:val="00616B43"/>
    <w:rsid w:val="00617BCE"/>
    <w:rsid w:val="0062027B"/>
    <w:rsid w:val="00620447"/>
    <w:rsid w:val="0062045C"/>
    <w:rsid w:val="006204B4"/>
    <w:rsid w:val="00620CE1"/>
    <w:rsid w:val="00620F09"/>
    <w:rsid w:val="00620F2C"/>
    <w:rsid w:val="0062112B"/>
    <w:rsid w:val="006212D7"/>
    <w:rsid w:val="0062197F"/>
    <w:rsid w:val="00621988"/>
    <w:rsid w:val="00621D53"/>
    <w:rsid w:val="00621DE7"/>
    <w:rsid w:val="00621E62"/>
    <w:rsid w:val="0062203B"/>
    <w:rsid w:val="00622135"/>
    <w:rsid w:val="006222FA"/>
    <w:rsid w:val="006223EF"/>
    <w:rsid w:val="00622662"/>
    <w:rsid w:val="00622A90"/>
    <w:rsid w:val="00622D34"/>
    <w:rsid w:val="00623040"/>
    <w:rsid w:val="006230F0"/>
    <w:rsid w:val="006233D2"/>
    <w:rsid w:val="00623D13"/>
    <w:rsid w:val="00623D4E"/>
    <w:rsid w:val="006241E2"/>
    <w:rsid w:val="00624737"/>
    <w:rsid w:val="0062495F"/>
    <w:rsid w:val="00625022"/>
    <w:rsid w:val="006250BA"/>
    <w:rsid w:val="00625738"/>
    <w:rsid w:val="00625815"/>
    <w:rsid w:val="00625870"/>
    <w:rsid w:val="00625C71"/>
    <w:rsid w:val="00625ECE"/>
    <w:rsid w:val="00625FE9"/>
    <w:rsid w:val="00626BC5"/>
    <w:rsid w:val="00627053"/>
    <w:rsid w:val="0062740E"/>
    <w:rsid w:val="006274FC"/>
    <w:rsid w:val="006275A1"/>
    <w:rsid w:val="0062776F"/>
    <w:rsid w:val="00627C36"/>
    <w:rsid w:val="00630631"/>
    <w:rsid w:val="006306CE"/>
    <w:rsid w:val="00630AFE"/>
    <w:rsid w:val="00630BCA"/>
    <w:rsid w:val="00630D79"/>
    <w:rsid w:val="00630ECD"/>
    <w:rsid w:val="00631120"/>
    <w:rsid w:val="006314EA"/>
    <w:rsid w:val="00631504"/>
    <w:rsid w:val="00631898"/>
    <w:rsid w:val="006318CF"/>
    <w:rsid w:val="00631C69"/>
    <w:rsid w:val="00631C80"/>
    <w:rsid w:val="00632481"/>
    <w:rsid w:val="00632A82"/>
    <w:rsid w:val="00632BFB"/>
    <w:rsid w:val="00632FDF"/>
    <w:rsid w:val="006330F3"/>
    <w:rsid w:val="00633152"/>
    <w:rsid w:val="00633257"/>
    <w:rsid w:val="006335A1"/>
    <w:rsid w:val="006335F3"/>
    <w:rsid w:val="006336CB"/>
    <w:rsid w:val="00633C16"/>
    <w:rsid w:val="00633D6F"/>
    <w:rsid w:val="00633DEE"/>
    <w:rsid w:val="00634029"/>
    <w:rsid w:val="006340C3"/>
    <w:rsid w:val="00634132"/>
    <w:rsid w:val="006342E1"/>
    <w:rsid w:val="006345C4"/>
    <w:rsid w:val="00634649"/>
    <w:rsid w:val="0063487C"/>
    <w:rsid w:val="006349C7"/>
    <w:rsid w:val="00634C57"/>
    <w:rsid w:val="00635035"/>
    <w:rsid w:val="0063517D"/>
    <w:rsid w:val="00635209"/>
    <w:rsid w:val="006355DA"/>
    <w:rsid w:val="00635716"/>
    <w:rsid w:val="0063574A"/>
    <w:rsid w:val="00635DEC"/>
    <w:rsid w:val="00636076"/>
    <w:rsid w:val="0063651B"/>
    <w:rsid w:val="006368DA"/>
    <w:rsid w:val="00636A71"/>
    <w:rsid w:val="00636DC3"/>
    <w:rsid w:val="00636DDC"/>
    <w:rsid w:val="00637114"/>
    <w:rsid w:val="00637145"/>
    <w:rsid w:val="0063727A"/>
    <w:rsid w:val="006372D5"/>
    <w:rsid w:val="006374F7"/>
    <w:rsid w:val="00637B23"/>
    <w:rsid w:val="00637C8F"/>
    <w:rsid w:val="00637D48"/>
    <w:rsid w:val="0064004E"/>
    <w:rsid w:val="0064007D"/>
    <w:rsid w:val="006400A4"/>
    <w:rsid w:val="0064037C"/>
    <w:rsid w:val="00640533"/>
    <w:rsid w:val="00641105"/>
    <w:rsid w:val="00641790"/>
    <w:rsid w:val="00641B40"/>
    <w:rsid w:val="0064221C"/>
    <w:rsid w:val="006422EB"/>
    <w:rsid w:val="00642694"/>
    <w:rsid w:val="00642A05"/>
    <w:rsid w:val="00642C62"/>
    <w:rsid w:val="00642D56"/>
    <w:rsid w:val="006434AD"/>
    <w:rsid w:val="006437C3"/>
    <w:rsid w:val="006438AC"/>
    <w:rsid w:val="00643953"/>
    <w:rsid w:val="006439DB"/>
    <w:rsid w:val="00643A16"/>
    <w:rsid w:val="00643AA7"/>
    <w:rsid w:val="00643D1C"/>
    <w:rsid w:val="00643E60"/>
    <w:rsid w:val="00643FF8"/>
    <w:rsid w:val="0064426D"/>
    <w:rsid w:val="0064450E"/>
    <w:rsid w:val="006445EA"/>
    <w:rsid w:val="006446AA"/>
    <w:rsid w:val="0064482E"/>
    <w:rsid w:val="00644DD4"/>
    <w:rsid w:val="00645286"/>
    <w:rsid w:val="006452AB"/>
    <w:rsid w:val="00645329"/>
    <w:rsid w:val="0064535B"/>
    <w:rsid w:val="00645C39"/>
    <w:rsid w:val="00645D54"/>
    <w:rsid w:val="00645E2B"/>
    <w:rsid w:val="00646052"/>
    <w:rsid w:val="00646311"/>
    <w:rsid w:val="00646663"/>
    <w:rsid w:val="0064668B"/>
    <w:rsid w:val="0064675A"/>
    <w:rsid w:val="006469E5"/>
    <w:rsid w:val="006474C9"/>
    <w:rsid w:val="00647A3A"/>
    <w:rsid w:val="00647B0D"/>
    <w:rsid w:val="0065014C"/>
    <w:rsid w:val="00651721"/>
    <w:rsid w:val="00651763"/>
    <w:rsid w:val="0065176A"/>
    <w:rsid w:val="00651796"/>
    <w:rsid w:val="00651833"/>
    <w:rsid w:val="00651CE1"/>
    <w:rsid w:val="00652279"/>
    <w:rsid w:val="00652454"/>
    <w:rsid w:val="0065287F"/>
    <w:rsid w:val="00652898"/>
    <w:rsid w:val="00652A7E"/>
    <w:rsid w:val="00652B2E"/>
    <w:rsid w:val="006532C5"/>
    <w:rsid w:val="006534E0"/>
    <w:rsid w:val="00653835"/>
    <w:rsid w:val="0065408D"/>
    <w:rsid w:val="00654CDA"/>
    <w:rsid w:val="00654E61"/>
    <w:rsid w:val="006552C3"/>
    <w:rsid w:val="006555AB"/>
    <w:rsid w:val="0065579C"/>
    <w:rsid w:val="006557D1"/>
    <w:rsid w:val="0065592C"/>
    <w:rsid w:val="00655ED8"/>
    <w:rsid w:val="00656222"/>
    <w:rsid w:val="0065626C"/>
    <w:rsid w:val="006565BF"/>
    <w:rsid w:val="0065697C"/>
    <w:rsid w:val="00656EF7"/>
    <w:rsid w:val="006570E1"/>
    <w:rsid w:val="0065740D"/>
    <w:rsid w:val="00657CCA"/>
    <w:rsid w:val="00657D35"/>
    <w:rsid w:val="00660602"/>
    <w:rsid w:val="00660A0E"/>
    <w:rsid w:val="00660D2A"/>
    <w:rsid w:val="00660F77"/>
    <w:rsid w:val="006615A5"/>
    <w:rsid w:val="0066187A"/>
    <w:rsid w:val="006618CA"/>
    <w:rsid w:val="00661971"/>
    <w:rsid w:val="00661B88"/>
    <w:rsid w:val="00661BA9"/>
    <w:rsid w:val="00661D35"/>
    <w:rsid w:val="00661DA0"/>
    <w:rsid w:val="006623BD"/>
    <w:rsid w:val="00662466"/>
    <w:rsid w:val="006625D3"/>
    <w:rsid w:val="006627C6"/>
    <w:rsid w:val="00662BE7"/>
    <w:rsid w:val="00662C45"/>
    <w:rsid w:val="00662CD0"/>
    <w:rsid w:val="00662E18"/>
    <w:rsid w:val="00663011"/>
    <w:rsid w:val="00663141"/>
    <w:rsid w:val="00663359"/>
    <w:rsid w:val="006635BC"/>
    <w:rsid w:val="0066385D"/>
    <w:rsid w:val="00663968"/>
    <w:rsid w:val="00663DE6"/>
    <w:rsid w:val="00664128"/>
    <w:rsid w:val="00664812"/>
    <w:rsid w:val="00664A20"/>
    <w:rsid w:val="00664C9E"/>
    <w:rsid w:val="00664CBD"/>
    <w:rsid w:val="00664EDD"/>
    <w:rsid w:val="00664F81"/>
    <w:rsid w:val="00664FB1"/>
    <w:rsid w:val="006652E0"/>
    <w:rsid w:val="0066595E"/>
    <w:rsid w:val="00665AA0"/>
    <w:rsid w:val="00665E7D"/>
    <w:rsid w:val="0066613D"/>
    <w:rsid w:val="00666499"/>
    <w:rsid w:val="00666634"/>
    <w:rsid w:val="006670C6"/>
    <w:rsid w:val="00667354"/>
    <w:rsid w:val="00667526"/>
    <w:rsid w:val="0066767D"/>
    <w:rsid w:val="00667822"/>
    <w:rsid w:val="00667A8E"/>
    <w:rsid w:val="00667E6A"/>
    <w:rsid w:val="00667FDE"/>
    <w:rsid w:val="00670357"/>
    <w:rsid w:val="00670430"/>
    <w:rsid w:val="0067044B"/>
    <w:rsid w:val="006707F7"/>
    <w:rsid w:val="0067084E"/>
    <w:rsid w:val="006709DC"/>
    <w:rsid w:val="00670A62"/>
    <w:rsid w:val="00670DD9"/>
    <w:rsid w:val="00670F55"/>
    <w:rsid w:val="0067106F"/>
    <w:rsid w:val="0067124B"/>
    <w:rsid w:val="006714C7"/>
    <w:rsid w:val="006714D0"/>
    <w:rsid w:val="006714D3"/>
    <w:rsid w:val="0067180E"/>
    <w:rsid w:val="00671D67"/>
    <w:rsid w:val="00672076"/>
    <w:rsid w:val="0067260F"/>
    <w:rsid w:val="00672620"/>
    <w:rsid w:val="00672768"/>
    <w:rsid w:val="00672B2B"/>
    <w:rsid w:val="00672B78"/>
    <w:rsid w:val="00672CDF"/>
    <w:rsid w:val="00672EC5"/>
    <w:rsid w:val="00672F9E"/>
    <w:rsid w:val="006730EC"/>
    <w:rsid w:val="0067325C"/>
    <w:rsid w:val="006732CC"/>
    <w:rsid w:val="00673362"/>
    <w:rsid w:val="00673781"/>
    <w:rsid w:val="00673CA2"/>
    <w:rsid w:val="00674455"/>
    <w:rsid w:val="00674EBD"/>
    <w:rsid w:val="006752FC"/>
    <w:rsid w:val="006753DD"/>
    <w:rsid w:val="00675B3D"/>
    <w:rsid w:val="0067611E"/>
    <w:rsid w:val="00676713"/>
    <w:rsid w:val="006768CF"/>
    <w:rsid w:val="00676C34"/>
    <w:rsid w:val="00676F4C"/>
    <w:rsid w:val="0067706D"/>
    <w:rsid w:val="00677626"/>
    <w:rsid w:val="0067769D"/>
    <w:rsid w:val="0067782F"/>
    <w:rsid w:val="006778A6"/>
    <w:rsid w:val="00677D88"/>
    <w:rsid w:val="0068005E"/>
    <w:rsid w:val="006800A0"/>
    <w:rsid w:val="0068016A"/>
    <w:rsid w:val="0068035D"/>
    <w:rsid w:val="006809E7"/>
    <w:rsid w:val="00680B1E"/>
    <w:rsid w:val="00680BA7"/>
    <w:rsid w:val="00680CDA"/>
    <w:rsid w:val="00681245"/>
    <w:rsid w:val="0068175C"/>
    <w:rsid w:val="00681903"/>
    <w:rsid w:val="00681DCA"/>
    <w:rsid w:val="0068238D"/>
    <w:rsid w:val="006824C3"/>
    <w:rsid w:val="006829DB"/>
    <w:rsid w:val="00682A58"/>
    <w:rsid w:val="00682C50"/>
    <w:rsid w:val="00683836"/>
    <w:rsid w:val="00683914"/>
    <w:rsid w:val="00683A1A"/>
    <w:rsid w:val="00684278"/>
    <w:rsid w:val="00684AAB"/>
    <w:rsid w:val="00684D47"/>
    <w:rsid w:val="00684E91"/>
    <w:rsid w:val="00685136"/>
    <w:rsid w:val="00685B70"/>
    <w:rsid w:val="00685C58"/>
    <w:rsid w:val="00685DB9"/>
    <w:rsid w:val="00685E9E"/>
    <w:rsid w:val="00686836"/>
    <w:rsid w:val="00686FB2"/>
    <w:rsid w:val="006874A5"/>
    <w:rsid w:val="0068758D"/>
    <w:rsid w:val="006879A4"/>
    <w:rsid w:val="00687A45"/>
    <w:rsid w:val="00687A48"/>
    <w:rsid w:val="00687D41"/>
    <w:rsid w:val="00687DD3"/>
    <w:rsid w:val="00687E2F"/>
    <w:rsid w:val="00687F89"/>
    <w:rsid w:val="00690129"/>
    <w:rsid w:val="006901CF"/>
    <w:rsid w:val="0069086E"/>
    <w:rsid w:val="00690A40"/>
    <w:rsid w:val="00690D33"/>
    <w:rsid w:val="00690EA3"/>
    <w:rsid w:val="00691112"/>
    <w:rsid w:val="00691401"/>
    <w:rsid w:val="00691411"/>
    <w:rsid w:val="00691732"/>
    <w:rsid w:val="00691740"/>
    <w:rsid w:val="00691884"/>
    <w:rsid w:val="00691CE7"/>
    <w:rsid w:val="00691FC7"/>
    <w:rsid w:val="00692429"/>
    <w:rsid w:val="006926A6"/>
    <w:rsid w:val="006929FC"/>
    <w:rsid w:val="00692C0E"/>
    <w:rsid w:val="006931DB"/>
    <w:rsid w:val="006931F6"/>
    <w:rsid w:val="006938A2"/>
    <w:rsid w:val="00693D27"/>
    <w:rsid w:val="00693D99"/>
    <w:rsid w:val="00693E6D"/>
    <w:rsid w:val="006941A3"/>
    <w:rsid w:val="0069425F"/>
    <w:rsid w:val="006944CB"/>
    <w:rsid w:val="0069471E"/>
    <w:rsid w:val="00694B83"/>
    <w:rsid w:val="00694B9A"/>
    <w:rsid w:val="00694DEB"/>
    <w:rsid w:val="006951D0"/>
    <w:rsid w:val="00695879"/>
    <w:rsid w:val="006958BA"/>
    <w:rsid w:val="00695924"/>
    <w:rsid w:val="00695A60"/>
    <w:rsid w:val="00695B96"/>
    <w:rsid w:val="00695CC6"/>
    <w:rsid w:val="00695D4F"/>
    <w:rsid w:val="006961B9"/>
    <w:rsid w:val="0069656A"/>
    <w:rsid w:val="0069681C"/>
    <w:rsid w:val="00696D7F"/>
    <w:rsid w:val="00696F1F"/>
    <w:rsid w:val="00697409"/>
    <w:rsid w:val="0069776F"/>
    <w:rsid w:val="00697F81"/>
    <w:rsid w:val="006A009B"/>
    <w:rsid w:val="006A0204"/>
    <w:rsid w:val="006A044B"/>
    <w:rsid w:val="006A0AEC"/>
    <w:rsid w:val="006A0AF7"/>
    <w:rsid w:val="006A0C3E"/>
    <w:rsid w:val="006A16A6"/>
    <w:rsid w:val="006A1731"/>
    <w:rsid w:val="006A1825"/>
    <w:rsid w:val="006A1A2F"/>
    <w:rsid w:val="006A2193"/>
    <w:rsid w:val="006A25A9"/>
    <w:rsid w:val="006A29E7"/>
    <w:rsid w:val="006A2A3F"/>
    <w:rsid w:val="006A2E6D"/>
    <w:rsid w:val="006A312F"/>
    <w:rsid w:val="006A3CD1"/>
    <w:rsid w:val="006A3E97"/>
    <w:rsid w:val="006A4428"/>
    <w:rsid w:val="006A449E"/>
    <w:rsid w:val="006A478F"/>
    <w:rsid w:val="006A4D56"/>
    <w:rsid w:val="006A4D81"/>
    <w:rsid w:val="006A4E66"/>
    <w:rsid w:val="006A518F"/>
    <w:rsid w:val="006A574A"/>
    <w:rsid w:val="006A588F"/>
    <w:rsid w:val="006A5B92"/>
    <w:rsid w:val="006A5C91"/>
    <w:rsid w:val="006A5EC4"/>
    <w:rsid w:val="006A60FA"/>
    <w:rsid w:val="006A6113"/>
    <w:rsid w:val="006A6148"/>
    <w:rsid w:val="006A664D"/>
    <w:rsid w:val="006A6B68"/>
    <w:rsid w:val="006A6C63"/>
    <w:rsid w:val="006A7214"/>
    <w:rsid w:val="006A7327"/>
    <w:rsid w:val="006A76FD"/>
    <w:rsid w:val="006A7919"/>
    <w:rsid w:val="006A7ADD"/>
    <w:rsid w:val="006A7B6D"/>
    <w:rsid w:val="006A7F88"/>
    <w:rsid w:val="006B0328"/>
    <w:rsid w:val="006B03EC"/>
    <w:rsid w:val="006B0E9A"/>
    <w:rsid w:val="006B0F16"/>
    <w:rsid w:val="006B102A"/>
    <w:rsid w:val="006B12B6"/>
    <w:rsid w:val="006B155C"/>
    <w:rsid w:val="006B16E0"/>
    <w:rsid w:val="006B170C"/>
    <w:rsid w:val="006B1E2B"/>
    <w:rsid w:val="006B1F67"/>
    <w:rsid w:val="006B2086"/>
    <w:rsid w:val="006B21D2"/>
    <w:rsid w:val="006B2348"/>
    <w:rsid w:val="006B2433"/>
    <w:rsid w:val="006B2647"/>
    <w:rsid w:val="006B2AE7"/>
    <w:rsid w:val="006B2B37"/>
    <w:rsid w:val="006B2CF4"/>
    <w:rsid w:val="006B2D1F"/>
    <w:rsid w:val="006B2E50"/>
    <w:rsid w:val="006B32C0"/>
    <w:rsid w:val="006B355A"/>
    <w:rsid w:val="006B3744"/>
    <w:rsid w:val="006B38B6"/>
    <w:rsid w:val="006B411E"/>
    <w:rsid w:val="006B4779"/>
    <w:rsid w:val="006B4B83"/>
    <w:rsid w:val="006B50AA"/>
    <w:rsid w:val="006B518F"/>
    <w:rsid w:val="006B527D"/>
    <w:rsid w:val="006B532A"/>
    <w:rsid w:val="006B562C"/>
    <w:rsid w:val="006B5638"/>
    <w:rsid w:val="006B56D4"/>
    <w:rsid w:val="006B590D"/>
    <w:rsid w:val="006B5AF4"/>
    <w:rsid w:val="006B5BBC"/>
    <w:rsid w:val="006B5DE8"/>
    <w:rsid w:val="006B61F2"/>
    <w:rsid w:val="006B6C9E"/>
    <w:rsid w:val="006B7403"/>
    <w:rsid w:val="006B7628"/>
    <w:rsid w:val="006B789D"/>
    <w:rsid w:val="006C0501"/>
    <w:rsid w:val="006C0554"/>
    <w:rsid w:val="006C061D"/>
    <w:rsid w:val="006C066A"/>
    <w:rsid w:val="006C06A6"/>
    <w:rsid w:val="006C07AA"/>
    <w:rsid w:val="006C07E3"/>
    <w:rsid w:val="006C08C6"/>
    <w:rsid w:val="006C094D"/>
    <w:rsid w:val="006C09F3"/>
    <w:rsid w:val="006C0DE2"/>
    <w:rsid w:val="006C0E3C"/>
    <w:rsid w:val="006C10AD"/>
    <w:rsid w:val="006C10F0"/>
    <w:rsid w:val="006C1152"/>
    <w:rsid w:val="006C1641"/>
    <w:rsid w:val="006C17FC"/>
    <w:rsid w:val="006C1A4A"/>
    <w:rsid w:val="006C1F0C"/>
    <w:rsid w:val="006C228B"/>
    <w:rsid w:val="006C24D5"/>
    <w:rsid w:val="006C254E"/>
    <w:rsid w:val="006C2582"/>
    <w:rsid w:val="006C25A2"/>
    <w:rsid w:val="006C27AE"/>
    <w:rsid w:val="006C27C3"/>
    <w:rsid w:val="006C2BC7"/>
    <w:rsid w:val="006C2CED"/>
    <w:rsid w:val="006C2FC7"/>
    <w:rsid w:val="006C30B4"/>
    <w:rsid w:val="006C3301"/>
    <w:rsid w:val="006C347D"/>
    <w:rsid w:val="006C34DC"/>
    <w:rsid w:val="006C3A25"/>
    <w:rsid w:val="006C442A"/>
    <w:rsid w:val="006C47CD"/>
    <w:rsid w:val="006C47D0"/>
    <w:rsid w:val="006C49CC"/>
    <w:rsid w:val="006C4A2C"/>
    <w:rsid w:val="006C4A4B"/>
    <w:rsid w:val="006C4B00"/>
    <w:rsid w:val="006C5033"/>
    <w:rsid w:val="006C5395"/>
    <w:rsid w:val="006C571D"/>
    <w:rsid w:val="006C576F"/>
    <w:rsid w:val="006C588A"/>
    <w:rsid w:val="006C5B1A"/>
    <w:rsid w:val="006C5BFA"/>
    <w:rsid w:val="006C5EE8"/>
    <w:rsid w:val="006C5EFF"/>
    <w:rsid w:val="006C71ED"/>
    <w:rsid w:val="006C731F"/>
    <w:rsid w:val="006C7949"/>
    <w:rsid w:val="006C7A8C"/>
    <w:rsid w:val="006C7B80"/>
    <w:rsid w:val="006D00C8"/>
    <w:rsid w:val="006D021F"/>
    <w:rsid w:val="006D04EE"/>
    <w:rsid w:val="006D0964"/>
    <w:rsid w:val="006D10EF"/>
    <w:rsid w:val="006D11A5"/>
    <w:rsid w:val="006D13BD"/>
    <w:rsid w:val="006D1471"/>
    <w:rsid w:val="006D16A9"/>
    <w:rsid w:val="006D16D7"/>
    <w:rsid w:val="006D1794"/>
    <w:rsid w:val="006D1F24"/>
    <w:rsid w:val="006D24FC"/>
    <w:rsid w:val="006D2527"/>
    <w:rsid w:val="006D26A6"/>
    <w:rsid w:val="006D29E7"/>
    <w:rsid w:val="006D2A77"/>
    <w:rsid w:val="006D2B31"/>
    <w:rsid w:val="006D2B56"/>
    <w:rsid w:val="006D2CE2"/>
    <w:rsid w:val="006D2D18"/>
    <w:rsid w:val="006D3147"/>
    <w:rsid w:val="006D369F"/>
    <w:rsid w:val="006D36FB"/>
    <w:rsid w:val="006D3ED2"/>
    <w:rsid w:val="006D3EDD"/>
    <w:rsid w:val="006D4327"/>
    <w:rsid w:val="006D4434"/>
    <w:rsid w:val="006D456B"/>
    <w:rsid w:val="006D47C5"/>
    <w:rsid w:val="006D4E99"/>
    <w:rsid w:val="006D4EAC"/>
    <w:rsid w:val="006D504B"/>
    <w:rsid w:val="006D52AF"/>
    <w:rsid w:val="006D53CA"/>
    <w:rsid w:val="006D57E0"/>
    <w:rsid w:val="006D5AB7"/>
    <w:rsid w:val="006D5B8F"/>
    <w:rsid w:val="006D5CA5"/>
    <w:rsid w:val="006D61AC"/>
    <w:rsid w:val="006D61C1"/>
    <w:rsid w:val="006D6E3C"/>
    <w:rsid w:val="006D6F73"/>
    <w:rsid w:val="006D7117"/>
    <w:rsid w:val="006D74CD"/>
    <w:rsid w:val="006D7849"/>
    <w:rsid w:val="006D7A51"/>
    <w:rsid w:val="006D7BCF"/>
    <w:rsid w:val="006D7E1A"/>
    <w:rsid w:val="006E00D7"/>
    <w:rsid w:val="006E02BA"/>
    <w:rsid w:val="006E045E"/>
    <w:rsid w:val="006E06F4"/>
    <w:rsid w:val="006E0B5A"/>
    <w:rsid w:val="006E0C86"/>
    <w:rsid w:val="006E0F86"/>
    <w:rsid w:val="006E12BA"/>
    <w:rsid w:val="006E1324"/>
    <w:rsid w:val="006E1596"/>
    <w:rsid w:val="006E16BB"/>
    <w:rsid w:val="006E1FB4"/>
    <w:rsid w:val="006E226A"/>
    <w:rsid w:val="006E27A8"/>
    <w:rsid w:val="006E2B8D"/>
    <w:rsid w:val="006E2F6A"/>
    <w:rsid w:val="006E32ED"/>
    <w:rsid w:val="006E349F"/>
    <w:rsid w:val="006E3955"/>
    <w:rsid w:val="006E3A2A"/>
    <w:rsid w:val="006E3B0A"/>
    <w:rsid w:val="006E3BD5"/>
    <w:rsid w:val="006E3FF3"/>
    <w:rsid w:val="006E41A6"/>
    <w:rsid w:val="006E45ED"/>
    <w:rsid w:val="006E460B"/>
    <w:rsid w:val="006E46B6"/>
    <w:rsid w:val="006E4CEE"/>
    <w:rsid w:val="006E544C"/>
    <w:rsid w:val="006E55CD"/>
    <w:rsid w:val="006E55DF"/>
    <w:rsid w:val="006E571C"/>
    <w:rsid w:val="006E583F"/>
    <w:rsid w:val="006E5F0A"/>
    <w:rsid w:val="006E608B"/>
    <w:rsid w:val="006E6842"/>
    <w:rsid w:val="006E695A"/>
    <w:rsid w:val="006E6CDA"/>
    <w:rsid w:val="006E7173"/>
    <w:rsid w:val="006E717E"/>
    <w:rsid w:val="006E71E4"/>
    <w:rsid w:val="006E71E8"/>
    <w:rsid w:val="006E7277"/>
    <w:rsid w:val="006E73A4"/>
    <w:rsid w:val="006E7911"/>
    <w:rsid w:val="006E7985"/>
    <w:rsid w:val="006E7D28"/>
    <w:rsid w:val="006F0021"/>
    <w:rsid w:val="006F0A89"/>
    <w:rsid w:val="006F0C1E"/>
    <w:rsid w:val="006F106C"/>
    <w:rsid w:val="006F11F2"/>
    <w:rsid w:val="006F18C8"/>
    <w:rsid w:val="006F1995"/>
    <w:rsid w:val="006F19B2"/>
    <w:rsid w:val="006F19E6"/>
    <w:rsid w:val="006F19F6"/>
    <w:rsid w:val="006F1C6F"/>
    <w:rsid w:val="006F25AC"/>
    <w:rsid w:val="006F27D5"/>
    <w:rsid w:val="006F2A46"/>
    <w:rsid w:val="006F3107"/>
    <w:rsid w:val="006F3456"/>
    <w:rsid w:val="006F34DD"/>
    <w:rsid w:val="006F3E67"/>
    <w:rsid w:val="006F41ED"/>
    <w:rsid w:val="006F468A"/>
    <w:rsid w:val="006F46A0"/>
    <w:rsid w:val="006F4958"/>
    <w:rsid w:val="006F4A5E"/>
    <w:rsid w:val="006F4CD9"/>
    <w:rsid w:val="006F567E"/>
    <w:rsid w:val="006F5740"/>
    <w:rsid w:val="006F58FF"/>
    <w:rsid w:val="006F5A3F"/>
    <w:rsid w:val="006F5D78"/>
    <w:rsid w:val="006F5DA7"/>
    <w:rsid w:val="006F5E03"/>
    <w:rsid w:val="006F5E63"/>
    <w:rsid w:val="006F6556"/>
    <w:rsid w:val="006F6D9F"/>
    <w:rsid w:val="006F6E14"/>
    <w:rsid w:val="006F7414"/>
    <w:rsid w:val="006F7454"/>
    <w:rsid w:val="006F75E0"/>
    <w:rsid w:val="006F7A87"/>
    <w:rsid w:val="006F7B34"/>
    <w:rsid w:val="006F7F19"/>
    <w:rsid w:val="0070002B"/>
    <w:rsid w:val="007004B9"/>
    <w:rsid w:val="007007D6"/>
    <w:rsid w:val="0070098B"/>
    <w:rsid w:val="00700D21"/>
    <w:rsid w:val="00700F0E"/>
    <w:rsid w:val="007010F8"/>
    <w:rsid w:val="00701363"/>
    <w:rsid w:val="00701577"/>
    <w:rsid w:val="007016C4"/>
    <w:rsid w:val="00701D61"/>
    <w:rsid w:val="0070215E"/>
    <w:rsid w:val="007022A5"/>
    <w:rsid w:val="007024EF"/>
    <w:rsid w:val="007026EB"/>
    <w:rsid w:val="007027BF"/>
    <w:rsid w:val="00702A33"/>
    <w:rsid w:val="00702E3E"/>
    <w:rsid w:val="007031A7"/>
    <w:rsid w:val="00703777"/>
    <w:rsid w:val="00703793"/>
    <w:rsid w:val="0070394F"/>
    <w:rsid w:val="00703C2E"/>
    <w:rsid w:val="00703F21"/>
    <w:rsid w:val="007042A9"/>
    <w:rsid w:val="007043B8"/>
    <w:rsid w:val="007044EE"/>
    <w:rsid w:val="007045DC"/>
    <w:rsid w:val="007047A2"/>
    <w:rsid w:val="00704828"/>
    <w:rsid w:val="00705034"/>
    <w:rsid w:val="007053D3"/>
    <w:rsid w:val="00705523"/>
    <w:rsid w:val="0070558B"/>
    <w:rsid w:val="0070563F"/>
    <w:rsid w:val="007057A8"/>
    <w:rsid w:val="007059D6"/>
    <w:rsid w:val="00706108"/>
    <w:rsid w:val="007063AC"/>
    <w:rsid w:val="0070652E"/>
    <w:rsid w:val="00706554"/>
    <w:rsid w:val="00706A49"/>
    <w:rsid w:val="00706A81"/>
    <w:rsid w:val="00706B6C"/>
    <w:rsid w:val="00706F46"/>
    <w:rsid w:val="0070706A"/>
    <w:rsid w:val="00707569"/>
    <w:rsid w:val="0070786F"/>
    <w:rsid w:val="00710478"/>
    <w:rsid w:val="00710511"/>
    <w:rsid w:val="00710ABF"/>
    <w:rsid w:val="00710C8A"/>
    <w:rsid w:val="00710D48"/>
    <w:rsid w:val="00711005"/>
    <w:rsid w:val="007110ED"/>
    <w:rsid w:val="007114D6"/>
    <w:rsid w:val="007116AC"/>
    <w:rsid w:val="00711947"/>
    <w:rsid w:val="007119F5"/>
    <w:rsid w:val="00711A76"/>
    <w:rsid w:val="00711F3B"/>
    <w:rsid w:val="0071210B"/>
    <w:rsid w:val="0071247C"/>
    <w:rsid w:val="00712711"/>
    <w:rsid w:val="00712F4F"/>
    <w:rsid w:val="0071350E"/>
    <w:rsid w:val="00713527"/>
    <w:rsid w:val="00713954"/>
    <w:rsid w:val="00713DB6"/>
    <w:rsid w:val="0071443A"/>
    <w:rsid w:val="007145A9"/>
    <w:rsid w:val="007145C1"/>
    <w:rsid w:val="007146A9"/>
    <w:rsid w:val="007147F6"/>
    <w:rsid w:val="0071487C"/>
    <w:rsid w:val="007148CC"/>
    <w:rsid w:val="00714F00"/>
    <w:rsid w:val="007151EA"/>
    <w:rsid w:val="00715563"/>
    <w:rsid w:val="00715888"/>
    <w:rsid w:val="00715B0C"/>
    <w:rsid w:val="00715EBF"/>
    <w:rsid w:val="00715F5F"/>
    <w:rsid w:val="00715FAD"/>
    <w:rsid w:val="007167C3"/>
    <w:rsid w:val="00716ACB"/>
    <w:rsid w:val="007170EE"/>
    <w:rsid w:val="00717423"/>
    <w:rsid w:val="00717875"/>
    <w:rsid w:val="00717AA3"/>
    <w:rsid w:val="00717ACA"/>
    <w:rsid w:val="00720059"/>
    <w:rsid w:val="00720160"/>
    <w:rsid w:val="0072027B"/>
    <w:rsid w:val="007205CE"/>
    <w:rsid w:val="007206ED"/>
    <w:rsid w:val="00720992"/>
    <w:rsid w:val="007209EC"/>
    <w:rsid w:val="00720A2B"/>
    <w:rsid w:val="00721098"/>
    <w:rsid w:val="0072112B"/>
    <w:rsid w:val="007212E3"/>
    <w:rsid w:val="0072147C"/>
    <w:rsid w:val="00721517"/>
    <w:rsid w:val="00721887"/>
    <w:rsid w:val="00721AE6"/>
    <w:rsid w:val="00721F7C"/>
    <w:rsid w:val="00722826"/>
    <w:rsid w:val="007228D5"/>
    <w:rsid w:val="0072293E"/>
    <w:rsid w:val="00722A13"/>
    <w:rsid w:val="00722B38"/>
    <w:rsid w:val="00722B76"/>
    <w:rsid w:val="00722BD0"/>
    <w:rsid w:val="00722FDC"/>
    <w:rsid w:val="007233F2"/>
    <w:rsid w:val="00723460"/>
    <w:rsid w:val="0072379A"/>
    <w:rsid w:val="00723895"/>
    <w:rsid w:val="00723A11"/>
    <w:rsid w:val="00723A8D"/>
    <w:rsid w:val="007241CC"/>
    <w:rsid w:val="007245F5"/>
    <w:rsid w:val="0072465D"/>
    <w:rsid w:val="00724897"/>
    <w:rsid w:val="00724CAF"/>
    <w:rsid w:val="00724D47"/>
    <w:rsid w:val="00724E07"/>
    <w:rsid w:val="00724EAC"/>
    <w:rsid w:val="007251E9"/>
    <w:rsid w:val="00725482"/>
    <w:rsid w:val="00725A11"/>
    <w:rsid w:val="0072616A"/>
    <w:rsid w:val="00726625"/>
    <w:rsid w:val="00726634"/>
    <w:rsid w:val="007266EF"/>
    <w:rsid w:val="007268A2"/>
    <w:rsid w:val="007268CD"/>
    <w:rsid w:val="0072699A"/>
    <w:rsid w:val="007270CC"/>
    <w:rsid w:val="0072776B"/>
    <w:rsid w:val="00727A02"/>
    <w:rsid w:val="00727B7C"/>
    <w:rsid w:val="00727BD1"/>
    <w:rsid w:val="007303B9"/>
    <w:rsid w:val="00730411"/>
    <w:rsid w:val="007305B4"/>
    <w:rsid w:val="00730695"/>
    <w:rsid w:val="007309BB"/>
    <w:rsid w:val="00730D02"/>
    <w:rsid w:val="00730DAD"/>
    <w:rsid w:val="0073151F"/>
    <w:rsid w:val="00731C35"/>
    <w:rsid w:val="00731D11"/>
    <w:rsid w:val="00731FC3"/>
    <w:rsid w:val="0073206C"/>
    <w:rsid w:val="007323C6"/>
    <w:rsid w:val="0073248E"/>
    <w:rsid w:val="007325B6"/>
    <w:rsid w:val="007328BE"/>
    <w:rsid w:val="00732B7A"/>
    <w:rsid w:val="00732EB2"/>
    <w:rsid w:val="00733067"/>
    <w:rsid w:val="007332B6"/>
    <w:rsid w:val="0073341A"/>
    <w:rsid w:val="0073365D"/>
    <w:rsid w:val="00733C01"/>
    <w:rsid w:val="00733F9F"/>
    <w:rsid w:val="00734068"/>
    <w:rsid w:val="00734111"/>
    <w:rsid w:val="00734160"/>
    <w:rsid w:val="007341ED"/>
    <w:rsid w:val="007341FA"/>
    <w:rsid w:val="00734ACF"/>
    <w:rsid w:val="00734AF2"/>
    <w:rsid w:val="00734B4C"/>
    <w:rsid w:val="00734F8B"/>
    <w:rsid w:val="00735111"/>
    <w:rsid w:val="0073531F"/>
    <w:rsid w:val="00735524"/>
    <w:rsid w:val="00735848"/>
    <w:rsid w:val="00735AB5"/>
    <w:rsid w:val="00735B3C"/>
    <w:rsid w:val="00735C5F"/>
    <w:rsid w:val="00736071"/>
    <w:rsid w:val="007366D8"/>
    <w:rsid w:val="00736C47"/>
    <w:rsid w:val="00736D95"/>
    <w:rsid w:val="0073702F"/>
    <w:rsid w:val="00737140"/>
    <w:rsid w:val="007372AB"/>
    <w:rsid w:val="0073762C"/>
    <w:rsid w:val="0073774D"/>
    <w:rsid w:val="007378AB"/>
    <w:rsid w:val="0073798E"/>
    <w:rsid w:val="00737AAA"/>
    <w:rsid w:val="00737FA8"/>
    <w:rsid w:val="00737FB8"/>
    <w:rsid w:val="00740392"/>
    <w:rsid w:val="00740CAF"/>
    <w:rsid w:val="00741807"/>
    <w:rsid w:val="00741C3A"/>
    <w:rsid w:val="00741F8D"/>
    <w:rsid w:val="00741FCC"/>
    <w:rsid w:val="007423C6"/>
    <w:rsid w:val="007427FC"/>
    <w:rsid w:val="00742A85"/>
    <w:rsid w:val="00742B21"/>
    <w:rsid w:val="00742CAA"/>
    <w:rsid w:val="00742CAC"/>
    <w:rsid w:val="00742E32"/>
    <w:rsid w:val="00742E8E"/>
    <w:rsid w:val="00742F0A"/>
    <w:rsid w:val="007431CB"/>
    <w:rsid w:val="00743203"/>
    <w:rsid w:val="0074327C"/>
    <w:rsid w:val="00743407"/>
    <w:rsid w:val="00743CD4"/>
    <w:rsid w:val="00743DF0"/>
    <w:rsid w:val="00743E5A"/>
    <w:rsid w:val="00743EC2"/>
    <w:rsid w:val="00744658"/>
    <w:rsid w:val="00744868"/>
    <w:rsid w:val="00744BBD"/>
    <w:rsid w:val="00744D1E"/>
    <w:rsid w:val="00744FD9"/>
    <w:rsid w:val="00744FF7"/>
    <w:rsid w:val="00745399"/>
    <w:rsid w:val="007453C3"/>
    <w:rsid w:val="007455ED"/>
    <w:rsid w:val="007456B2"/>
    <w:rsid w:val="00745A09"/>
    <w:rsid w:val="00745A91"/>
    <w:rsid w:val="00745AB9"/>
    <w:rsid w:val="00745C5F"/>
    <w:rsid w:val="0074656F"/>
    <w:rsid w:val="007468CE"/>
    <w:rsid w:val="00746ADB"/>
    <w:rsid w:val="00746E52"/>
    <w:rsid w:val="0074706C"/>
    <w:rsid w:val="00747537"/>
    <w:rsid w:val="007477B9"/>
    <w:rsid w:val="007479D4"/>
    <w:rsid w:val="00747B2C"/>
    <w:rsid w:val="00747CC5"/>
    <w:rsid w:val="0075033A"/>
    <w:rsid w:val="007506D6"/>
    <w:rsid w:val="00750994"/>
    <w:rsid w:val="00750B7B"/>
    <w:rsid w:val="00750BD2"/>
    <w:rsid w:val="00750CE8"/>
    <w:rsid w:val="007511A8"/>
    <w:rsid w:val="00751551"/>
    <w:rsid w:val="00751720"/>
    <w:rsid w:val="0075178A"/>
    <w:rsid w:val="00751802"/>
    <w:rsid w:val="007520F9"/>
    <w:rsid w:val="00752158"/>
    <w:rsid w:val="007521F0"/>
    <w:rsid w:val="00752218"/>
    <w:rsid w:val="0075227A"/>
    <w:rsid w:val="0075228D"/>
    <w:rsid w:val="007522D3"/>
    <w:rsid w:val="0075235C"/>
    <w:rsid w:val="0075271D"/>
    <w:rsid w:val="00752BA4"/>
    <w:rsid w:val="00752C45"/>
    <w:rsid w:val="00753042"/>
    <w:rsid w:val="007535C2"/>
    <w:rsid w:val="00753994"/>
    <w:rsid w:val="007539C7"/>
    <w:rsid w:val="00753BB7"/>
    <w:rsid w:val="00753CE7"/>
    <w:rsid w:val="00753DEA"/>
    <w:rsid w:val="00753EB7"/>
    <w:rsid w:val="00754193"/>
    <w:rsid w:val="00754244"/>
    <w:rsid w:val="007548F8"/>
    <w:rsid w:val="00754B91"/>
    <w:rsid w:val="00754C74"/>
    <w:rsid w:val="0075571B"/>
    <w:rsid w:val="007559E5"/>
    <w:rsid w:val="00755BAC"/>
    <w:rsid w:val="00755D90"/>
    <w:rsid w:val="00755DFC"/>
    <w:rsid w:val="007561EE"/>
    <w:rsid w:val="0075636A"/>
    <w:rsid w:val="00756A48"/>
    <w:rsid w:val="00757370"/>
    <w:rsid w:val="00757599"/>
    <w:rsid w:val="007575A2"/>
    <w:rsid w:val="00757614"/>
    <w:rsid w:val="00757671"/>
    <w:rsid w:val="0075786B"/>
    <w:rsid w:val="00757BC4"/>
    <w:rsid w:val="00757C9A"/>
    <w:rsid w:val="0076007E"/>
    <w:rsid w:val="00760096"/>
    <w:rsid w:val="0076020D"/>
    <w:rsid w:val="0076031B"/>
    <w:rsid w:val="007603D8"/>
    <w:rsid w:val="0076094F"/>
    <w:rsid w:val="00760B6B"/>
    <w:rsid w:val="007610F1"/>
    <w:rsid w:val="007611E4"/>
    <w:rsid w:val="0076122C"/>
    <w:rsid w:val="00761369"/>
    <w:rsid w:val="007614C4"/>
    <w:rsid w:val="0076177D"/>
    <w:rsid w:val="00761894"/>
    <w:rsid w:val="007619AE"/>
    <w:rsid w:val="00761A55"/>
    <w:rsid w:val="00761DAD"/>
    <w:rsid w:val="00761DDB"/>
    <w:rsid w:val="007621D5"/>
    <w:rsid w:val="00762582"/>
    <w:rsid w:val="0076289D"/>
    <w:rsid w:val="00762ECA"/>
    <w:rsid w:val="0076305F"/>
    <w:rsid w:val="0076310D"/>
    <w:rsid w:val="007639A4"/>
    <w:rsid w:val="007639E1"/>
    <w:rsid w:val="00763B6B"/>
    <w:rsid w:val="00763B74"/>
    <w:rsid w:val="00763F24"/>
    <w:rsid w:val="0076413A"/>
    <w:rsid w:val="0076435E"/>
    <w:rsid w:val="00764894"/>
    <w:rsid w:val="00764A25"/>
    <w:rsid w:val="00764B34"/>
    <w:rsid w:val="00764C6E"/>
    <w:rsid w:val="00764F3B"/>
    <w:rsid w:val="00765117"/>
    <w:rsid w:val="00765436"/>
    <w:rsid w:val="0076559D"/>
    <w:rsid w:val="0076562D"/>
    <w:rsid w:val="00765A0D"/>
    <w:rsid w:val="007662F6"/>
    <w:rsid w:val="007667A7"/>
    <w:rsid w:val="00766AD9"/>
    <w:rsid w:val="00766C45"/>
    <w:rsid w:val="00766E0B"/>
    <w:rsid w:val="00767075"/>
    <w:rsid w:val="007672AB"/>
    <w:rsid w:val="0076755F"/>
    <w:rsid w:val="00767798"/>
    <w:rsid w:val="00767F9E"/>
    <w:rsid w:val="00770117"/>
    <w:rsid w:val="0077022D"/>
    <w:rsid w:val="00770673"/>
    <w:rsid w:val="0077072B"/>
    <w:rsid w:val="0077084D"/>
    <w:rsid w:val="00770860"/>
    <w:rsid w:val="00770B2E"/>
    <w:rsid w:val="00770C9A"/>
    <w:rsid w:val="007714DD"/>
    <w:rsid w:val="00771943"/>
    <w:rsid w:val="00771EEF"/>
    <w:rsid w:val="00772156"/>
    <w:rsid w:val="00772BA6"/>
    <w:rsid w:val="00772EA5"/>
    <w:rsid w:val="00773342"/>
    <w:rsid w:val="007737A1"/>
    <w:rsid w:val="007740BF"/>
    <w:rsid w:val="007740DF"/>
    <w:rsid w:val="00774122"/>
    <w:rsid w:val="00774358"/>
    <w:rsid w:val="00774547"/>
    <w:rsid w:val="00774D79"/>
    <w:rsid w:val="00775015"/>
    <w:rsid w:val="00775166"/>
    <w:rsid w:val="007751F3"/>
    <w:rsid w:val="00775742"/>
    <w:rsid w:val="00775925"/>
    <w:rsid w:val="00775B78"/>
    <w:rsid w:val="00775E46"/>
    <w:rsid w:val="00775F32"/>
    <w:rsid w:val="0077600C"/>
    <w:rsid w:val="007763A3"/>
    <w:rsid w:val="00776758"/>
    <w:rsid w:val="00776C4D"/>
    <w:rsid w:val="00776C8E"/>
    <w:rsid w:val="00776E13"/>
    <w:rsid w:val="00776FEC"/>
    <w:rsid w:val="00777001"/>
    <w:rsid w:val="00777802"/>
    <w:rsid w:val="007778AC"/>
    <w:rsid w:val="00777F31"/>
    <w:rsid w:val="00780347"/>
    <w:rsid w:val="00780518"/>
    <w:rsid w:val="0078059F"/>
    <w:rsid w:val="0078094F"/>
    <w:rsid w:val="00780995"/>
    <w:rsid w:val="00780A61"/>
    <w:rsid w:val="00780DB5"/>
    <w:rsid w:val="007815A5"/>
    <w:rsid w:val="007816F6"/>
    <w:rsid w:val="007817CA"/>
    <w:rsid w:val="00781819"/>
    <w:rsid w:val="00781AA5"/>
    <w:rsid w:val="00781D39"/>
    <w:rsid w:val="0078210B"/>
    <w:rsid w:val="007823BC"/>
    <w:rsid w:val="00782B1B"/>
    <w:rsid w:val="00782C8A"/>
    <w:rsid w:val="00783101"/>
    <w:rsid w:val="007833A7"/>
    <w:rsid w:val="00783582"/>
    <w:rsid w:val="00784273"/>
    <w:rsid w:val="007842C2"/>
    <w:rsid w:val="00784386"/>
    <w:rsid w:val="0078439C"/>
    <w:rsid w:val="0078462A"/>
    <w:rsid w:val="007846DC"/>
    <w:rsid w:val="0078471D"/>
    <w:rsid w:val="00784B5F"/>
    <w:rsid w:val="00784F80"/>
    <w:rsid w:val="007856FA"/>
    <w:rsid w:val="00785791"/>
    <w:rsid w:val="007857CA"/>
    <w:rsid w:val="00785D27"/>
    <w:rsid w:val="00786196"/>
    <w:rsid w:val="00787007"/>
    <w:rsid w:val="0078710F"/>
    <w:rsid w:val="00787884"/>
    <w:rsid w:val="00787CDE"/>
    <w:rsid w:val="00787CED"/>
    <w:rsid w:val="00787DD4"/>
    <w:rsid w:val="00787EF4"/>
    <w:rsid w:val="00787F1D"/>
    <w:rsid w:val="0079044E"/>
    <w:rsid w:val="00790CF0"/>
    <w:rsid w:val="00790EFB"/>
    <w:rsid w:val="00791124"/>
    <w:rsid w:val="007911C5"/>
    <w:rsid w:val="00791428"/>
    <w:rsid w:val="00791497"/>
    <w:rsid w:val="00791D33"/>
    <w:rsid w:val="00791EA6"/>
    <w:rsid w:val="00791EBB"/>
    <w:rsid w:val="00792201"/>
    <w:rsid w:val="0079226A"/>
    <w:rsid w:val="007923EE"/>
    <w:rsid w:val="00792793"/>
    <w:rsid w:val="0079295E"/>
    <w:rsid w:val="00792B01"/>
    <w:rsid w:val="00792C17"/>
    <w:rsid w:val="007931BD"/>
    <w:rsid w:val="00793B5F"/>
    <w:rsid w:val="00793CC2"/>
    <w:rsid w:val="00793D83"/>
    <w:rsid w:val="0079417D"/>
    <w:rsid w:val="00794235"/>
    <w:rsid w:val="007942B5"/>
    <w:rsid w:val="007949A3"/>
    <w:rsid w:val="00794E44"/>
    <w:rsid w:val="00795249"/>
    <w:rsid w:val="0079551D"/>
    <w:rsid w:val="0079560F"/>
    <w:rsid w:val="007958FB"/>
    <w:rsid w:val="00795C2A"/>
    <w:rsid w:val="00795C9B"/>
    <w:rsid w:val="00795D65"/>
    <w:rsid w:val="00795DE1"/>
    <w:rsid w:val="0079601D"/>
    <w:rsid w:val="00796406"/>
    <w:rsid w:val="007966A2"/>
    <w:rsid w:val="0079689F"/>
    <w:rsid w:val="007969E5"/>
    <w:rsid w:val="00796CE8"/>
    <w:rsid w:val="00796D3F"/>
    <w:rsid w:val="00796DDB"/>
    <w:rsid w:val="007971D9"/>
    <w:rsid w:val="007977A2"/>
    <w:rsid w:val="00797818"/>
    <w:rsid w:val="00797853"/>
    <w:rsid w:val="00797AE4"/>
    <w:rsid w:val="00797CE4"/>
    <w:rsid w:val="007A00A5"/>
    <w:rsid w:val="007A0375"/>
    <w:rsid w:val="007A0675"/>
    <w:rsid w:val="007A0792"/>
    <w:rsid w:val="007A0B7C"/>
    <w:rsid w:val="007A102F"/>
    <w:rsid w:val="007A1284"/>
    <w:rsid w:val="007A1BD6"/>
    <w:rsid w:val="007A1DF6"/>
    <w:rsid w:val="007A2159"/>
    <w:rsid w:val="007A221A"/>
    <w:rsid w:val="007A24D6"/>
    <w:rsid w:val="007A26F8"/>
    <w:rsid w:val="007A27E3"/>
    <w:rsid w:val="007A27F7"/>
    <w:rsid w:val="007A2826"/>
    <w:rsid w:val="007A2DB8"/>
    <w:rsid w:val="007A30AB"/>
    <w:rsid w:val="007A3179"/>
    <w:rsid w:val="007A36EE"/>
    <w:rsid w:val="007A3938"/>
    <w:rsid w:val="007A3964"/>
    <w:rsid w:val="007A3C84"/>
    <w:rsid w:val="007A4438"/>
    <w:rsid w:val="007A4638"/>
    <w:rsid w:val="007A4A61"/>
    <w:rsid w:val="007A4CE1"/>
    <w:rsid w:val="007A4D86"/>
    <w:rsid w:val="007A4E5B"/>
    <w:rsid w:val="007A505A"/>
    <w:rsid w:val="007A5672"/>
    <w:rsid w:val="007A56A9"/>
    <w:rsid w:val="007A579F"/>
    <w:rsid w:val="007A5AA7"/>
    <w:rsid w:val="007A5ABF"/>
    <w:rsid w:val="007A5AE6"/>
    <w:rsid w:val="007A5E1B"/>
    <w:rsid w:val="007A62AF"/>
    <w:rsid w:val="007A65D9"/>
    <w:rsid w:val="007A66DA"/>
    <w:rsid w:val="007A742C"/>
    <w:rsid w:val="007A7869"/>
    <w:rsid w:val="007A792E"/>
    <w:rsid w:val="007A7C17"/>
    <w:rsid w:val="007A7F1A"/>
    <w:rsid w:val="007B00F8"/>
    <w:rsid w:val="007B0312"/>
    <w:rsid w:val="007B0772"/>
    <w:rsid w:val="007B0B05"/>
    <w:rsid w:val="007B0BD6"/>
    <w:rsid w:val="007B0C2F"/>
    <w:rsid w:val="007B0C57"/>
    <w:rsid w:val="007B0C99"/>
    <w:rsid w:val="007B0D5C"/>
    <w:rsid w:val="007B123D"/>
    <w:rsid w:val="007B14B7"/>
    <w:rsid w:val="007B15DF"/>
    <w:rsid w:val="007B175F"/>
    <w:rsid w:val="007B1E79"/>
    <w:rsid w:val="007B21E7"/>
    <w:rsid w:val="007B2207"/>
    <w:rsid w:val="007B241C"/>
    <w:rsid w:val="007B2DEE"/>
    <w:rsid w:val="007B3066"/>
    <w:rsid w:val="007B32A2"/>
    <w:rsid w:val="007B330D"/>
    <w:rsid w:val="007B3568"/>
    <w:rsid w:val="007B4267"/>
    <w:rsid w:val="007B4329"/>
    <w:rsid w:val="007B48D5"/>
    <w:rsid w:val="007B4DFF"/>
    <w:rsid w:val="007B5421"/>
    <w:rsid w:val="007B551D"/>
    <w:rsid w:val="007B576C"/>
    <w:rsid w:val="007B5770"/>
    <w:rsid w:val="007B6732"/>
    <w:rsid w:val="007B6861"/>
    <w:rsid w:val="007B693F"/>
    <w:rsid w:val="007B698A"/>
    <w:rsid w:val="007B69CC"/>
    <w:rsid w:val="007B733C"/>
    <w:rsid w:val="007B73E6"/>
    <w:rsid w:val="007B746B"/>
    <w:rsid w:val="007B74C4"/>
    <w:rsid w:val="007B7640"/>
    <w:rsid w:val="007B76F1"/>
    <w:rsid w:val="007B78D9"/>
    <w:rsid w:val="007B7BC7"/>
    <w:rsid w:val="007B7F0E"/>
    <w:rsid w:val="007B7FA5"/>
    <w:rsid w:val="007C0036"/>
    <w:rsid w:val="007C010C"/>
    <w:rsid w:val="007C05CA"/>
    <w:rsid w:val="007C097D"/>
    <w:rsid w:val="007C0D79"/>
    <w:rsid w:val="007C174B"/>
    <w:rsid w:val="007C1943"/>
    <w:rsid w:val="007C1AEE"/>
    <w:rsid w:val="007C1B73"/>
    <w:rsid w:val="007C2046"/>
    <w:rsid w:val="007C23E7"/>
    <w:rsid w:val="007C262B"/>
    <w:rsid w:val="007C2AD5"/>
    <w:rsid w:val="007C2F6D"/>
    <w:rsid w:val="007C3272"/>
    <w:rsid w:val="007C335E"/>
    <w:rsid w:val="007C369F"/>
    <w:rsid w:val="007C3779"/>
    <w:rsid w:val="007C395F"/>
    <w:rsid w:val="007C3973"/>
    <w:rsid w:val="007C39F1"/>
    <w:rsid w:val="007C3B26"/>
    <w:rsid w:val="007C3E96"/>
    <w:rsid w:val="007C47A4"/>
    <w:rsid w:val="007C4BA7"/>
    <w:rsid w:val="007C4E1F"/>
    <w:rsid w:val="007C4E41"/>
    <w:rsid w:val="007C5047"/>
    <w:rsid w:val="007C5222"/>
    <w:rsid w:val="007C545D"/>
    <w:rsid w:val="007C5F8B"/>
    <w:rsid w:val="007C609C"/>
    <w:rsid w:val="007C6627"/>
    <w:rsid w:val="007C6DCA"/>
    <w:rsid w:val="007C6FAB"/>
    <w:rsid w:val="007C70C4"/>
    <w:rsid w:val="007C72A0"/>
    <w:rsid w:val="007C76AB"/>
    <w:rsid w:val="007C7D6A"/>
    <w:rsid w:val="007D020F"/>
    <w:rsid w:val="007D0373"/>
    <w:rsid w:val="007D0420"/>
    <w:rsid w:val="007D078F"/>
    <w:rsid w:val="007D0D20"/>
    <w:rsid w:val="007D0E67"/>
    <w:rsid w:val="007D1150"/>
    <w:rsid w:val="007D14F4"/>
    <w:rsid w:val="007D17F3"/>
    <w:rsid w:val="007D1961"/>
    <w:rsid w:val="007D1EC9"/>
    <w:rsid w:val="007D2132"/>
    <w:rsid w:val="007D2738"/>
    <w:rsid w:val="007D2BA5"/>
    <w:rsid w:val="007D2BB9"/>
    <w:rsid w:val="007D2DF4"/>
    <w:rsid w:val="007D31CC"/>
    <w:rsid w:val="007D3215"/>
    <w:rsid w:val="007D3217"/>
    <w:rsid w:val="007D33B9"/>
    <w:rsid w:val="007D3BA3"/>
    <w:rsid w:val="007D3CD0"/>
    <w:rsid w:val="007D3EB8"/>
    <w:rsid w:val="007D3FB9"/>
    <w:rsid w:val="007D4052"/>
    <w:rsid w:val="007D4230"/>
    <w:rsid w:val="007D426C"/>
    <w:rsid w:val="007D42EC"/>
    <w:rsid w:val="007D449D"/>
    <w:rsid w:val="007D4552"/>
    <w:rsid w:val="007D459C"/>
    <w:rsid w:val="007D4969"/>
    <w:rsid w:val="007D4CC2"/>
    <w:rsid w:val="007D4F49"/>
    <w:rsid w:val="007D4F91"/>
    <w:rsid w:val="007D52B7"/>
    <w:rsid w:val="007D55D6"/>
    <w:rsid w:val="007D595D"/>
    <w:rsid w:val="007D66D5"/>
    <w:rsid w:val="007D6FE3"/>
    <w:rsid w:val="007D70E0"/>
    <w:rsid w:val="007D7C35"/>
    <w:rsid w:val="007D7D90"/>
    <w:rsid w:val="007E00D9"/>
    <w:rsid w:val="007E01AC"/>
    <w:rsid w:val="007E0A58"/>
    <w:rsid w:val="007E11C5"/>
    <w:rsid w:val="007E1652"/>
    <w:rsid w:val="007E17C1"/>
    <w:rsid w:val="007E1BA5"/>
    <w:rsid w:val="007E1EB7"/>
    <w:rsid w:val="007E2924"/>
    <w:rsid w:val="007E30BF"/>
    <w:rsid w:val="007E3546"/>
    <w:rsid w:val="007E371C"/>
    <w:rsid w:val="007E3A5F"/>
    <w:rsid w:val="007E3DF7"/>
    <w:rsid w:val="007E433B"/>
    <w:rsid w:val="007E4B13"/>
    <w:rsid w:val="007E4B94"/>
    <w:rsid w:val="007E4F23"/>
    <w:rsid w:val="007E50A1"/>
    <w:rsid w:val="007E5303"/>
    <w:rsid w:val="007E57B7"/>
    <w:rsid w:val="007E590D"/>
    <w:rsid w:val="007E59C4"/>
    <w:rsid w:val="007E5E74"/>
    <w:rsid w:val="007E5F14"/>
    <w:rsid w:val="007E623A"/>
    <w:rsid w:val="007E63D2"/>
    <w:rsid w:val="007E6434"/>
    <w:rsid w:val="007E646E"/>
    <w:rsid w:val="007E6730"/>
    <w:rsid w:val="007E69F6"/>
    <w:rsid w:val="007E6A81"/>
    <w:rsid w:val="007E704F"/>
    <w:rsid w:val="007E73F7"/>
    <w:rsid w:val="007E75D4"/>
    <w:rsid w:val="007E771A"/>
    <w:rsid w:val="007E7789"/>
    <w:rsid w:val="007E792A"/>
    <w:rsid w:val="007E7944"/>
    <w:rsid w:val="007E79B3"/>
    <w:rsid w:val="007E7C12"/>
    <w:rsid w:val="007E7D09"/>
    <w:rsid w:val="007E7E41"/>
    <w:rsid w:val="007E7F3A"/>
    <w:rsid w:val="007E7FD7"/>
    <w:rsid w:val="007F0B7C"/>
    <w:rsid w:val="007F0F2E"/>
    <w:rsid w:val="007F105B"/>
    <w:rsid w:val="007F15BC"/>
    <w:rsid w:val="007F1941"/>
    <w:rsid w:val="007F1AB6"/>
    <w:rsid w:val="007F1D4F"/>
    <w:rsid w:val="007F2278"/>
    <w:rsid w:val="007F263A"/>
    <w:rsid w:val="007F2812"/>
    <w:rsid w:val="007F2824"/>
    <w:rsid w:val="007F286A"/>
    <w:rsid w:val="007F2E6C"/>
    <w:rsid w:val="007F2EC8"/>
    <w:rsid w:val="007F2FB5"/>
    <w:rsid w:val="007F31A4"/>
    <w:rsid w:val="007F31BF"/>
    <w:rsid w:val="007F351A"/>
    <w:rsid w:val="007F3539"/>
    <w:rsid w:val="007F3BCE"/>
    <w:rsid w:val="007F3C00"/>
    <w:rsid w:val="007F4222"/>
    <w:rsid w:val="007F489C"/>
    <w:rsid w:val="007F5381"/>
    <w:rsid w:val="007F603A"/>
    <w:rsid w:val="007F6255"/>
    <w:rsid w:val="007F6D83"/>
    <w:rsid w:val="007F7005"/>
    <w:rsid w:val="007F70F4"/>
    <w:rsid w:val="007F7514"/>
    <w:rsid w:val="007F7ABA"/>
    <w:rsid w:val="007F7AC7"/>
    <w:rsid w:val="007F7B9E"/>
    <w:rsid w:val="007F7EBE"/>
    <w:rsid w:val="00800AB7"/>
    <w:rsid w:val="00800D27"/>
    <w:rsid w:val="00800F21"/>
    <w:rsid w:val="0080124A"/>
    <w:rsid w:val="008013E3"/>
    <w:rsid w:val="00801645"/>
    <w:rsid w:val="008016B9"/>
    <w:rsid w:val="0080170A"/>
    <w:rsid w:val="00801DC0"/>
    <w:rsid w:val="008020CA"/>
    <w:rsid w:val="008022B7"/>
    <w:rsid w:val="008023A8"/>
    <w:rsid w:val="00802402"/>
    <w:rsid w:val="00802636"/>
    <w:rsid w:val="008029C3"/>
    <w:rsid w:val="00802B29"/>
    <w:rsid w:val="00802D12"/>
    <w:rsid w:val="00802F46"/>
    <w:rsid w:val="00803043"/>
    <w:rsid w:val="008036FE"/>
    <w:rsid w:val="00803BD4"/>
    <w:rsid w:val="008042AD"/>
    <w:rsid w:val="00804348"/>
    <w:rsid w:val="008044D8"/>
    <w:rsid w:val="00804DEA"/>
    <w:rsid w:val="00804E5E"/>
    <w:rsid w:val="00804F90"/>
    <w:rsid w:val="00805519"/>
    <w:rsid w:val="008055E2"/>
    <w:rsid w:val="008057C0"/>
    <w:rsid w:val="008058DA"/>
    <w:rsid w:val="00805E1A"/>
    <w:rsid w:val="00805FC9"/>
    <w:rsid w:val="0080601C"/>
    <w:rsid w:val="00806089"/>
    <w:rsid w:val="00806209"/>
    <w:rsid w:val="00806398"/>
    <w:rsid w:val="00806706"/>
    <w:rsid w:val="00806921"/>
    <w:rsid w:val="0080692E"/>
    <w:rsid w:val="00806ED2"/>
    <w:rsid w:val="00807DDF"/>
    <w:rsid w:val="00807DEA"/>
    <w:rsid w:val="00807E1D"/>
    <w:rsid w:val="00807EC1"/>
    <w:rsid w:val="00807F3D"/>
    <w:rsid w:val="008105D1"/>
    <w:rsid w:val="00810694"/>
    <w:rsid w:val="00810834"/>
    <w:rsid w:val="00810F53"/>
    <w:rsid w:val="008110B2"/>
    <w:rsid w:val="008111A0"/>
    <w:rsid w:val="0081135D"/>
    <w:rsid w:val="008113F0"/>
    <w:rsid w:val="008114E5"/>
    <w:rsid w:val="00811639"/>
    <w:rsid w:val="00811AF2"/>
    <w:rsid w:val="00811CBB"/>
    <w:rsid w:val="00811EAF"/>
    <w:rsid w:val="00812393"/>
    <w:rsid w:val="008123DD"/>
    <w:rsid w:val="008124B8"/>
    <w:rsid w:val="0081256C"/>
    <w:rsid w:val="00812E1A"/>
    <w:rsid w:val="008132B0"/>
    <w:rsid w:val="008133ED"/>
    <w:rsid w:val="00813550"/>
    <w:rsid w:val="00813783"/>
    <w:rsid w:val="00813992"/>
    <w:rsid w:val="00814B2E"/>
    <w:rsid w:val="00814CEB"/>
    <w:rsid w:val="008150E4"/>
    <w:rsid w:val="0081511C"/>
    <w:rsid w:val="008155C7"/>
    <w:rsid w:val="0081573F"/>
    <w:rsid w:val="00815762"/>
    <w:rsid w:val="008157CE"/>
    <w:rsid w:val="00815CA3"/>
    <w:rsid w:val="0081618E"/>
    <w:rsid w:val="008163A2"/>
    <w:rsid w:val="008163E3"/>
    <w:rsid w:val="008163E7"/>
    <w:rsid w:val="00816494"/>
    <w:rsid w:val="00816893"/>
    <w:rsid w:val="008169BB"/>
    <w:rsid w:val="00816DDA"/>
    <w:rsid w:val="00816EF3"/>
    <w:rsid w:val="00817024"/>
    <w:rsid w:val="0081704A"/>
    <w:rsid w:val="008170AC"/>
    <w:rsid w:val="00817232"/>
    <w:rsid w:val="00817336"/>
    <w:rsid w:val="00817888"/>
    <w:rsid w:val="008179AA"/>
    <w:rsid w:val="00817FB9"/>
    <w:rsid w:val="008200E4"/>
    <w:rsid w:val="00820875"/>
    <w:rsid w:val="00820B8E"/>
    <w:rsid w:val="008214E3"/>
    <w:rsid w:val="00821A46"/>
    <w:rsid w:val="00821AAA"/>
    <w:rsid w:val="00821FAE"/>
    <w:rsid w:val="00821FE1"/>
    <w:rsid w:val="0082242B"/>
    <w:rsid w:val="008227F8"/>
    <w:rsid w:val="0082287D"/>
    <w:rsid w:val="00822DE8"/>
    <w:rsid w:val="00822EF3"/>
    <w:rsid w:val="00822F8F"/>
    <w:rsid w:val="00823245"/>
    <w:rsid w:val="00823965"/>
    <w:rsid w:val="00823A90"/>
    <w:rsid w:val="00824737"/>
    <w:rsid w:val="00824C01"/>
    <w:rsid w:val="00824EB1"/>
    <w:rsid w:val="008250DF"/>
    <w:rsid w:val="008253A5"/>
    <w:rsid w:val="00825821"/>
    <w:rsid w:val="0082587B"/>
    <w:rsid w:val="00825C78"/>
    <w:rsid w:val="00825DCA"/>
    <w:rsid w:val="00826D40"/>
    <w:rsid w:val="008270E6"/>
    <w:rsid w:val="008273B1"/>
    <w:rsid w:val="0082744B"/>
    <w:rsid w:val="00827A44"/>
    <w:rsid w:val="00827BCC"/>
    <w:rsid w:val="00827C11"/>
    <w:rsid w:val="008310C0"/>
    <w:rsid w:val="008312D7"/>
    <w:rsid w:val="00831332"/>
    <w:rsid w:val="0083138F"/>
    <w:rsid w:val="00831883"/>
    <w:rsid w:val="008319FE"/>
    <w:rsid w:val="00831D38"/>
    <w:rsid w:val="00831E6B"/>
    <w:rsid w:val="00832327"/>
    <w:rsid w:val="008326AE"/>
    <w:rsid w:val="008326DD"/>
    <w:rsid w:val="00832A44"/>
    <w:rsid w:val="008331ED"/>
    <w:rsid w:val="008335BB"/>
    <w:rsid w:val="008337BE"/>
    <w:rsid w:val="00833A13"/>
    <w:rsid w:val="00833B57"/>
    <w:rsid w:val="00833C8F"/>
    <w:rsid w:val="00833DA0"/>
    <w:rsid w:val="00833DA6"/>
    <w:rsid w:val="00834010"/>
    <w:rsid w:val="008341A9"/>
    <w:rsid w:val="00834484"/>
    <w:rsid w:val="008346CA"/>
    <w:rsid w:val="0083481D"/>
    <w:rsid w:val="00834C4E"/>
    <w:rsid w:val="00834CC3"/>
    <w:rsid w:val="008351BD"/>
    <w:rsid w:val="008354CC"/>
    <w:rsid w:val="008357F6"/>
    <w:rsid w:val="008360D4"/>
    <w:rsid w:val="008362FE"/>
    <w:rsid w:val="0083656F"/>
    <w:rsid w:val="0083696B"/>
    <w:rsid w:val="00836BA8"/>
    <w:rsid w:val="0083721E"/>
    <w:rsid w:val="00837344"/>
    <w:rsid w:val="008377C9"/>
    <w:rsid w:val="008378DD"/>
    <w:rsid w:val="00837A87"/>
    <w:rsid w:val="00837AB5"/>
    <w:rsid w:val="00837B35"/>
    <w:rsid w:val="00837BEA"/>
    <w:rsid w:val="00837D75"/>
    <w:rsid w:val="00837D93"/>
    <w:rsid w:val="00837E2C"/>
    <w:rsid w:val="008400E0"/>
    <w:rsid w:val="0084057B"/>
    <w:rsid w:val="00840772"/>
    <w:rsid w:val="008408C3"/>
    <w:rsid w:val="00840A18"/>
    <w:rsid w:val="00840B53"/>
    <w:rsid w:val="008410E2"/>
    <w:rsid w:val="00841CCF"/>
    <w:rsid w:val="00841D63"/>
    <w:rsid w:val="00842423"/>
    <w:rsid w:val="008425C6"/>
    <w:rsid w:val="008426A6"/>
    <w:rsid w:val="00842892"/>
    <w:rsid w:val="00842A01"/>
    <w:rsid w:val="00842D36"/>
    <w:rsid w:val="00842FAA"/>
    <w:rsid w:val="0084354D"/>
    <w:rsid w:val="0084362E"/>
    <w:rsid w:val="00843669"/>
    <w:rsid w:val="00843C0D"/>
    <w:rsid w:val="00843C71"/>
    <w:rsid w:val="00843DB5"/>
    <w:rsid w:val="0084413C"/>
    <w:rsid w:val="008442F1"/>
    <w:rsid w:val="0084438D"/>
    <w:rsid w:val="008444D5"/>
    <w:rsid w:val="0084490D"/>
    <w:rsid w:val="00844A4D"/>
    <w:rsid w:val="00844AF7"/>
    <w:rsid w:val="00844DE1"/>
    <w:rsid w:val="008450AC"/>
    <w:rsid w:val="0084538D"/>
    <w:rsid w:val="008453EE"/>
    <w:rsid w:val="00845D61"/>
    <w:rsid w:val="00845DD1"/>
    <w:rsid w:val="008466E6"/>
    <w:rsid w:val="008473E3"/>
    <w:rsid w:val="00847421"/>
    <w:rsid w:val="008474B4"/>
    <w:rsid w:val="00847ABB"/>
    <w:rsid w:val="00847BEE"/>
    <w:rsid w:val="00847C6F"/>
    <w:rsid w:val="00847F20"/>
    <w:rsid w:val="00850332"/>
    <w:rsid w:val="0085034F"/>
    <w:rsid w:val="00850410"/>
    <w:rsid w:val="0085046E"/>
    <w:rsid w:val="008504CC"/>
    <w:rsid w:val="0085080E"/>
    <w:rsid w:val="0085092E"/>
    <w:rsid w:val="00850A8B"/>
    <w:rsid w:val="00850B90"/>
    <w:rsid w:val="008512D7"/>
    <w:rsid w:val="00851462"/>
    <w:rsid w:val="0085165D"/>
    <w:rsid w:val="00851811"/>
    <w:rsid w:val="008520AB"/>
    <w:rsid w:val="008528C9"/>
    <w:rsid w:val="00852E57"/>
    <w:rsid w:val="00852EA3"/>
    <w:rsid w:val="008538FE"/>
    <w:rsid w:val="00853B13"/>
    <w:rsid w:val="00853C8F"/>
    <w:rsid w:val="00854981"/>
    <w:rsid w:val="00854B9F"/>
    <w:rsid w:val="00854BBA"/>
    <w:rsid w:val="00854DE7"/>
    <w:rsid w:val="00854E14"/>
    <w:rsid w:val="00855043"/>
    <w:rsid w:val="00855327"/>
    <w:rsid w:val="00855410"/>
    <w:rsid w:val="0085583C"/>
    <w:rsid w:val="008558B6"/>
    <w:rsid w:val="008559C6"/>
    <w:rsid w:val="008559FF"/>
    <w:rsid w:val="00855A92"/>
    <w:rsid w:val="00855DCA"/>
    <w:rsid w:val="00855E05"/>
    <w:rsid w:val="00855E08"/>
    <w:rsid w:val="00855F07"/>
    <w:rsid w:val="00855F39"/>
    <w:rsid w:val="00855F74"/>
    <w:rsid w:val="008560D7"/>
    <w:rsid w:val="008560F1"/>
    <w:rsid w:val="0085618D"/>
    <w:rsid w:val="00856490"/>
    <w:rsid w:val="00856908"/>
    <w:rsid w:val="00856A45"/>
    <w:rsid w:val="00856E70"/>
    <w:rsid w:val="00856F40"/>
    <w:rsid w:val="00857067"/>
    <w:rsid w:val="00857146"/>
    <w:rsid w:val="00857576"/>
    <w:rsid w:val="0085763D"/>
    <w:rsid w:val="008576C0"/>
    <w:rsid w:val="0085785B"/>
    <w:rsid w:val="0085794E"/>
    <w:rsid w:val="00857EA7"/>
    <w:rsid w:val="00860366"/>
    <w:rsid w:val="008604C5"/>
    <w:rsid w:val="00860801"/>
    <w:rsid w:val="00860BF7"/>
    <w:rsid w:val="00860E68"/>
    <w:rsid w:val="00860F6D"/>
    <w:rsid w:val="00861AE2"/>
    <w:rsid w:val="008623A2"/>
    <w:rsid w:val="00862446"/>
    <w:rsid w:val="0086275C"/>
    <w:rsid w:val="0086298A"/>
    <w:rsid w:val="00862B2E"/>
    <w:rsid w:val="00862B65"/>
    <w:rsid w:val="00862BEA"/>
    <w:rsid w:val="00862CCA"/>
    <w:rsid w:val="008631E7"/>
    <w:rsid w:val="00863636"/>
    <w:rsid w:val="008637B9"/>
    <w:rsid w:val="00863A85"/>
    <w:rsid w:val="00863CA3"/>
    <w:rsid w:val="00864059"/>
    <w:rsid w:val="008645C4"/>
    <w:rsid w:val="00864E56"/>
    <w:rsid w:val="00864FA0"/>
    <w:rsid w:val="00865271"/>
    <w:rsid w:val="008654BD"/>
    <w:rsid w:val="00865501"/>
    <w:rsid w:val="008657BF"/>
    <w:rsid w:val="00865A1F"/>
    <w:rsid w:val="00865BCE"/>
    <w:rsid w:val="00865C4B"/>
    <w:rsid w:val="008662F5"/>
    <w:rsid w:val="00866BA0"/>
    <w:rsid w:val="00866D66"/>
    <w:rsid w:val="008670E6"/>
    <w:rsid w:val="008676F1"/>
    <w:rsid w:val="008679DA"/>
    <w:rsid w:val="00867A52"/>
    <w:rsid w:val="00867B74"/>
    <w:rsid w:val="00867B76"/>
    <w:rsid w:val="008700CA"/>
    <w:rsid w:val="008704AB"/>
    <w:rsid w:val="008706D2"/>
    <w:rsid w:val="0087077E"/>
    <w:rsid w:val="00870840"/>
    <w:rsid w:val="00870D66"/>
    <w:rsid w:val="00870DBD"/>
    <w:rsid w:val="00870FF1"/>
    <w:rsid w:val="008715FA"/>
    <w:rsid w:val="0087168B"/>
    <w:rsid w:val="008716FA"/>
    <w:rsid w:val="00871701"/>
    <w:rsid w:val="0087170F"/>
    <w:rsid w:val="008719A3"/>
    <w:rsid w:val="008719AC"/>
    <w:rsid w:val="008719BD"/>
    <w:rsid w:val="00871C0F"/>
    <w:rsid w:val="00871DF5"/>
    <w:rsid w:val="00872204"/>
    <w:rsid w:val="0087242E"/>
    <w:rsid w:val="0087283F"/>
    <w:rsid w:val="00872C02"/>
    <w:rsid w:val="00872C3A"/>
    <w:rsid w:val="00872C69"/>
    <w:rsid w:val="008739EF"/>
    <w:rsid w:val="00873A4D"/>
    <w:rsid w:val="00873CA3"/>
    <w:rsid w:val="008745EA"/>
    <w:rsid w:val="00874B31"/>
    <w:rsid w:val="008753DB"/>
    <w:rsid w:val="008757F1"/>
    <w:rsid w:val="00875BAA"/>
    <w:rsid w:val="00875C87"/>
    <w:rsid w:val="0087639A"/>
    <w:rsid w:val="00876BF6"/>
    <w:rsid w:val="00876CCB"/>
    <w:rsid w:val="008774DF"/>
    <w:rsid w:val="00877AD1"/>
    <w:rsid w:val="008801B5"/>
    <w:rsid w:val="00880929"/>
    <w:rsid w:val="00880ACC"/>
    <w:rsid w:val="00880B2C"/>
    <w:rsid w:val="00880B47"/>
    <w:rsid w:val="00880E75"/>
    <w:rsid w:val="00881133"/>
    <w:rsid w:val="0088148D"/>
    <w:rsid w:val="00881585"/>
    <w:rsid w:val="0088175C"/>
    <w:rsid w:val="00881901"/>
    <w:rsid w:val="00881B46"/>
    <w:rsid w:val="00881BAC"/>
    <w:rsid w:val="00881CB2"/>
    <w:rsid w:val="00881E2A"/>
    <w:rsid w:val="00882178"/>
    <w:rsid w:val="008821D7"/>
    <w:rsid w:val="00882229"/>
    <w:rsid w:val="00882584"/>
    <w:rsid w:val="00882CCF"/>
    <w:rsid w:val="00882DDC"/>
    <w:rsid w:val="0088305F"/>
    <w:rsid w:val="008831B7"/>
    <w:rsid w:val="0088336D"/>
    <w:rsid w:val="00883E6B"/>
    <w:rsid w:val="00883EB3"/>
    <w:rsid w:val="00883F62"/>
    <w:rsid w:val="008844C3"/>
    <w:rsid w:val="00884663"/>
    <w:rsid w:val="00884674"/>
    <w:rsid w:val="00884708"/>
    <w:rsid w:val="008848D2"/>
    <w:rsid w:val="008849A3"/>
    <w:rsid w:val="00884A50"/>
    <w:rsid w:val="00884D3A"/>
    <w:rsid w:val="00884D76"/>
    <w:rsid w:val="00884DFC"/>
    <w:rsid w:val="00884FB6"/>
    <w:rsid w:val="0088523D"/>
    <w:rsid w:val="00885303"/>
    <w:rsid w:val="0088539E"/>
    <w:rsid w:val="0088570F"/>
    <w:rsid w:val="008859C9"/>
    <w:rsid w:val="00885E43"/>
    <w:rsid w:val="008862B4"/>
    <w:rsid w:val="00886685"/>
    <w:rsid w:val="00886831"/>
    <w:rsid w:val="00886AE1"/>
    <w:rsid w:val="00886C9D"/>
    <w:rsid w:val="00886D0E"/>
    <w:rsid w:val="00886EAC"/>
    <w:rsid w:val="00886F1A"/>
    <w:rsid w:val="00887192"/>
    <w:rsid w:val="008872D6"/>
    <w:rsid w:val="0088734E"/>
    <w:rsid w:val="0088771A"/>
    <w:rsid w:val="00887742"/>
    <w:rsid w:val="00887E67"/>
    <w:rsid w:val="008903CE"/>
    <w:rsid w:val="00890BCE"/>
    <w:rsid w:val="00891150"/>
    <w:rsid w:val="0089136C"/>
    <w:rsid w:val="008913F7"/>
    <w:rsid w:val="00891622"/>
    <w:rsid w:val="0089166E"/>
    <w:rsid w:val="00891A10"/>
    <w:rsid w:val="00891DAB"/>
    <w:rsid w:val="008920B7"/>
    <w:rsid w:val="00892380"/>
    <w:rsid w:val="0089271F"/>
    <w:rsid w:val="008927B7"/>
    <w:rsid w:val="008927EF"/>
    <w:rsid w:val="008928E5"/>
    <w:rsid w:val="00892C87"/>
    <w:rsid w:val="00892D69"/>
    <w:rsid w:val="008932B6"/>
    <w:rsid w:val="00893496"/>
    <w:rsid w:val="00893966"/>
    <w:rsid w:val="0089396E"/>
    <w:rsid w:val="00893DAF"/>
    <w:rsid w:val="00893FDA"/>
    <w:rsid w:val="008943C5"/>
    <w:rsid w:val="008949D1"/>
    <w:rsid w:val="00894BF5"/>
    <w:rsid w:val="00894C4E"/>
    <w:rsid w:val="00894DB5"/>
    <w:rsid w:val="00894E0D"/>
    <w:rsid w:val="00894F45"/>
    <w:rsid w:val="00894F4F"/>
    <w:rsid w:val="00895466"/>
    <w:rsid w:val="008958DB"/>
    <w:rsid w:val="00895B65"/>
    <w:rsid w:val="00895BF6"/>
    <w:rsid w:val="00895CE3"/>
    <w:rsid w:val="0089643F"/>
    <w:rsid w:val="00896C2B"/>
    <w:rsid w:val="00896D7A"/>
    <w:rsid w:val="008973FC"/>
    <w:rsid w:val="00897660"/>
    <w:rsid w:val="00897A7F"/>
    <w:rsid w:val="00897A91"/>
    <w:rsid w:val="00897B3E"/>
    <w:rsid w:val="00897E41"/>
    <w:rsid w:val="008A078A"/>
    <w:rsid w:val="008A085B"/>
    <w:rsid w:val="008A0946"/>
    <w:rsid w:val="008A098F"/>
    <w:rsid w:val="008A0C26"/>
    <w:rsid w:val="008A0C36"/>
    <w:rsid w:val="008A0D6F"/>
    <w:rsid w:val="008A0DB3"/>
    <w:rsid w:val="008A1AC8"/>
    <w:rsid w:val="008A1CDD"/>
    <w:rsid w:val="008A2586"/>
    <w:rsid w:val="008A280B"/>
    <w:rsid w:val="008A2A6B"/>
    <w:rsid w:val="008A2F47"/>
    <w:rsid w:val="008A348F"/>
    <w:rsid w:val="008A353E"/>
    <w:rsid w:val="008A3C53"/>
    <w:rsid w:val="008A4B32"/>
    <w:rsid w:val="008A4CA4"/>
    <w:rsid w:val="008A5939"/>
    <w:rsid w:val="008A5C4A"/>
    <w:rsid w:val="008A62FD"/>
    <w:rsid w:val="008A671B"/>
    <w:rsid w:val="008A67D5"/>
    <w:rsid w:val="008A6839"/>
    <w:rsid w:val="008A6AED"/>
    <w:rsid w:val="008A6F8F"/>
    <w:rsid w:val="008A72A2"/>
    <w:rsid w:val="008A7775"/>
    <w:rsid w:val="008B0555"/>
    <w:rsid w:val="008B07E6"/>
    <w:rsid w:val="008B093A"/>
    <w:rsid w:val="008B09EE"/>
    <w:rsid w:val="008B0AD1"/>
    <w:rsid w:val="008B0C5D"/>
    <w:rsid w:val="008B0E0B"/>
    <w:rsid w:val="008B0F13"/>
    <w:rsid w:val="008B0F34"/>
    <w:rsid w:val="008B10C6"/>
    <w:rsid w:val="008B11A8"/>
    <w:rsid w:val="008B1435"/>
    <w:rsid w:val="008B1439"/>
    <w:rsid w:val="008B1512"/>
    <w:rsid w:val="008B16B4"/>
    <w:rsid w:val="008B16F5"/>
    <w:rsid w:val="008B1EBF"/>
    <w:rsid w:val="008B20F6"/>
    <w:rsid w:val="008B2350"/>
    <w:rsid w:val="008B2432"/>
    <w:rsid w:val="008B2515"/>
    <w:rsid w:val="008B268F"/>
    <w:rsid w:val="008B2B26"/>
    <w:rsid w:val="008B30C6"/>
    <w:rsid w:val="008B322C"/>
    <w:rsid w:val="008B3438"/>
    <w:rsid w:val="008B37D3"/>
    <w:rsid w:val="008B37F1"/>
    <w:rsid w:val="008B3DED"/>
    <w:rsid w:val="008B3EC0"/>
    <w:rsid w:val="008B4070"/>
    <w:rsid w:val="008B40B8"/>
    <w:rsid w:val="008B4A8B"/>
    <w:rsid w:val="008B4E5A"/>
    <w:rsid w:val="008B514E"/>
    <w:rsid w:val="008B51CF"/>
    <w:rsid w:val="008B57FB"/>
    <w:rsid w:val="008B5ACD"/>
    <w:rsid w:val="008B6C88"/>
    <w:rsid w:val="008B6D55"/>
    <w:rsid w:val="008B6DBB"/>
    <w:rsid w:val="008B7194"/>
    <w:rsid w:val="008C00D6"/>
    <w:rsid w:val="008C06BC"/>
    <w:rsid w:val="008C0A07"/>
    <w:rsid w:val="008C0C2D"/>
    <w:rsid w:val="008C0D8D"/>
    <w:rsid w:val="008C0EA8"/>
    <w:rsid w:val="008C1228"/>
    <w:rsid w:val="008C138E"/>
    <w:rsid w:val="008C17D4"/>
    <w:rsid w:val="008C189C"/>
    <w:rsid w:val="008C1DFE"/>
    <w:rsid w:val="008C21A3"/>
    <w:rsid w:val="008C277E"/>
    <w:rsid w:val="008C2870"/>
    <w:rsid w:val="008C2ACC"/>
    <w:rsid w:val="008C2C4C"/>
    <w:rsid w:val="008C31CA"/>
    <w:rsid w:val="008C3214"/>
    <w:rsid w:val="008C3558"/>
    <w:rsid w:val="008C371C"/>
    <w:rsid w:val="008C382E"/>
    <w:rsid w:val="008C3E21"/>
    <w:rsid w:val="008C3EC4"/>
    <w:rsid w:val="008C3F63"/>
    <w:rsid w:val="008C452D"/>
    <w:rsid w:val="008C4C79"/>
    <w:rsid w:val="008C502D"/>
    <w:rsid w:val="008C52AB"/>
    <w:rsid w:val="008C532E"/>
    <w:rsid w:val="008C536A"/>
    <w:rsid w:val="008C5618"/>
    <w:rsid w:val="008C59C1"/>
    <w:rsid w:val="008C5B56"/>
    <w:rsid w:val="008C6051"/>
    <w:rsid w:val="008C64C6"/>
    <w:rsid w:val="008C669F"/>
    <w:rsid w:val="008C676D"/>
    <w:rsid w:val="008C67CF"/>
    <w:rsid w:val="008C68A4"/>
    <w:rsid w:val="008C6E97"/>
    <w:rsid w:val="008C6EC6"/>
    <w:rsid w:val="008C70B4"/>
    <w:rsid w:val="008C74A8"/>
    <w:rsid w:val="008C74D9"/>
    <w:rsid w:val="008C779B"/>
    <w:rsid w:val="008C7C42"/>
    <w:rsid w:val="008C7ED1"/>
    <w:rsid w:val="008C7FCA"/>
    <w:rsid w:val="008D0705"/>
    <w:rsid w:val="008D0864"/>
    <w:rsid w:val="008D091E"/>
    <w:rsid w:val="008D0A75"/>
    <w:rsid w:val="008D0D01"/>
    <w:rsid w:val="008D0DAD"/>
    <w:rsid w:val="008D1026"/>
    <w:rsid w:val="008D10C3"/>
    <w:rsid w:val="008D1504"/>
    <w:rsid w:val="008D161B"/>
    <w:rsid w:val="008D1A0A"/>
    <w:rsid w:val="008D1B63"/>
    <w:rsid w:val="008D1C58"/>
    <w:rsid w:val="008D1EFE"/>
    <w:rsid w:val="008D2107"/>
    <w:rsid w:val="008D267A"/>
    <w:rsid w:val="008D2722"/>
    <w:rsid w:val="008D2925"/>
    <w:rsid w:val="008D293D"/>
    <w:rsid w:val="008D2E83"/>
    <w:rsid w:val="008D3009"/>
    <w:rsid w:val="008D30DB"/>
    <w:rsid w:val="008D335D"/>
    <w:rsid w:val="008D3843"/>
    <w:rsid w:val="008D3DBF"/>
    <w:rsid w:val="008D3E28"/>
    <w:rsid w:val="008D3E32"/>
    <w:rsid w:val="008D3FD9"/>
    <w:rsid w:val="008D48EB"/>
    <w:rsid w:val="008D4AE3"/>
    <w:rsid w:val="008D4C5A"/>
    <w:rsid w:val="008D4CC4"/>
    <w:rsid w:val="008D4FEB"/>
    <w:rsid w:val="008D5021"/>
    <w:rsid w:val="008D51D7"/>
    <w:rsid w:val="008D5235"/>
    <w:rsid w:val="008D53F5"/>
    <w:rsid w:val="008D555E"/>
    <w:rsid w:val="008D5646"/>
    <w:rsid w:val="008D582E"/>
    <w:rsid w:val="008D5F0A"/>
    <w:rsid w:val="008D616E"/>
    <w:rsid w:val="008D61E4"/>
    <w:rsid w:val="008D6472"/>
    <w:rsid w:val="008D650B"/>
    <w:rsid w:val="008D6822"/>
    <w:rsid w:val="008D68EB"/>
    <w:rsid w:val="008D6BF9"/>
    <w:rsid w:val="008D6C1B"/>
    <w:rsid w:val="008D6C54"/>
    <w:rsid w:val="008D77D1"/>
    <w:rsid w:val="008D77DE"/>
    <w:rsid w:val="008D7BD9"/>
    <w:rsid w:val="008D7D55"/>
    <w:rsid w:val="008D7DD0"/>
    <w:rsid w:val="008D7E6E"/>
    <w:rsid w:val="008D7FFD"/>
    <w:rsid w:val="008E0558"/>
    <w:rsid w:val="008E057B"/>
    <w:rsid w:val="008E0BE4"/>
    <w:rsid w:val="008E0E4F"/>
    <w:rsid w:val="008E1180"/>
    <w:rsid w:val="008E1315"/>
    <w:rsid w:val="008E1365"/>
    <w:rsid w:val="008E15A3"/>
    <w:rsid w:val="008E19BC"/>
    <w:rsid w:val="008E1F28"/>
    <w:rsid w:val="008E1FE5"/>
    <w:rsid w:val="008E2212"/>
    <w:rsid w:val="008E259F"/>
    <w:rsid w:val="008E2637"/>
    <w:rsid w:val="008E27FC"/>
    <w:rsid w:val="008E2BCF"/>
    <w:rsid w:val="008E2E59"/>
    <w:rsid w:val="008E3365"/>
    <w:rsid w:val="008E349C"/>
    <w:rsid w:val="008E35A4"/>
    <w:rsid w:val="008E3724"/>
    <w:rsid w:val="008E39C1"/>
    <w:rsid w:val="008E3B4E"/>
    <w:rsid w:val="008E3C0E"/>
    <w:rsid w:val="008E3E2F"/>
    <w:rsid w:val="008E406C"/>
    <w:rsid w:val="008E437F"/>
    <w:rsid w:val="008E4631"/>
    <w:rsid w:val="008E4708"/>
    <w:rsid w:val="008E4824"/>
    <w:rsid w:val="008E4B8B"/>
    <w:rsid w:val="008E4F8C"/>
    <w:rsid w:val="008E4FA2"/>
    <w:rsid w:val="008E514D"/>
    <w:rsid w:val="008E576C"/>
    <w:rsid w:val="008E57B0"/>
    <w:rsid w:val="008E61EF"/>
    <w:rsid w:val="008E6277"/>
    <w:rsid w:val="008E63F3"/>
    <w:rsid w:val="008E6401"/>
    <w:rsid w:val="008E640A"/>
    <w:rsid w:val="008E64C4"/>
    <w:rsid w:val="008E67DF"/>
    <w:rsid w:val="008E680B"/>
    <w:rsid w:val="008E6901"/>
    <w:rsid w:val="008E7189"/>
    <w:rsid w:val="008E71D7"/>
    <w:rsid w:val="008E7258"/>
    <w:rsid w:val="008E7263"/>
    <w:rsid w:val="008E758D"/>
    <w:rsid w:val="008E779A"/>
    <w:rsid w:val="008E79B3"/>
    <w:rsid w:val="008E7BE6"/>
    <w:rsid w:val="008E7E45"/>
    <w:rsid w:val="008F0646"/>
    <w:rsid w:val="008F0705"/>
    <w:rsid w:val="008F0C7B"/>
    <w:rsid w:val="008F0D40"/>
    <w:rsid w:val="008F0D49"/>
    <w:rsid w:val="008F0ED0"/>
    <w:rsid w:val="008F1236"/>
    <w:rsid w:val="008F163A"/>
    <w:rsid w:val="008F16D7"/>
    <w:rsid w:val="008F1887"/>
    <w:rsid w:val="008F1E19"/>
    <w:rsid w:val="008F20CB"/>
    <w:rsid w:val="008F2191"/>
    <w:rsid w:val="008F24B5"/>
    <w:rsid w:val="008F2664"/>
    <w:rsid w:val="008F2BBA"/>
    <w:rsid w:val="008F2D99"/>
    <w:rsid w:val="008F30A1"/>
    <w:rsid w:val="008F3163"/>
    <w:rsid w:val="008F32DE"/>
    <w:rsid w:val="008F3464"/>
    <w:rsid w:val="008F36A9"/>
    <w:rsid w:val="008F36AA"/>
    <w:rsid w:val="008F371C"/>
    <w:rsid w:val="008F383D"/>
    <w:rsid w:val="008F3AE7"/>
    <w:rsid w:val="008F45D5"/>
    <w:rsid w:val="008F45ED"/>
    <w:rsid w:val="008F534A"/>
    <w:rsid w:val="008F5637"/>
    <w:rsid w:val="008F573D"/>
    <w:rsid w:val="008F57C3"/>
    <w:rsid w:val="008F5FAC"/>
    <w:rsid w:val="008F60D2"/>
    <w:rsid w:val="008F647D"/>
    <w:rsid w:val="008F6D67"/>
    <w:rsid w:val="008F6DA0"/>
    <w:rsid w:val="008F6F90"/>
    <w:rsid w:val="008F7041"/>
    <w:rsid w:val="008F7193"/>
    <w:rsid w:val="008F723B"/>
    <w:rsid w:val="008F72B4"/>
    <w:rsid w:val="008F744D"/>
    <w:rsid w:val="008F7579"/>
    <w:rsid w:val="008F77EA"/>
    <w:rsid w:val="008F7A62"/>
    <w:rsid w:val="009000C1"/>
    <w:rsid w:val="009005B5"/>
    <w:rsid w:val="009006C5"/>
    <w:rsid w:val="0090070C"/>
    <w:rsid w:val="00901232"/>
    <w:rsid w:val="0090136C"/>
    <w:rsid w:val="00901486"/>
    <w:rsid w:val="0090152F"/>
    <w:rsid w:val="0090158B"/>
    <w:rsid w:val="00901606"/>
    <w:rsid w:val="0090174B"/>
    <w:rsid w:val="00901955"/>
    <w:rsid w:val="00901F12"/>
    <w:rsid w:val="0090200B"/>
    <w:rsid w:val="00902030"/>
    <w:rsid w:val="0090215B"/>
    <w:rsid w:val="009023F3"/>
    <w:rsid w:val="00902A9E"/>
    <w:rsid w:val="009032DF"/>
    <w:rsid w:val="00903962"/>
    <w:rsid w:val="009039AF"/>
    <w:rsid w:val="009045B7"/>
    <w:rsid w:val="0090488F"/>
    <w:rsid w:val="00904A13"/>
    <w:rsid w:val="00904B51"/>
    <w:rsid w:val="00904D5C"/>
    <w:rsid w:val="009051CB"/>
    <w:rsid w:val="00905AA0"/>
    <w:rsid w:val="00905C7F"/>
    <w:rsid w:val="00906333"/>
    <w:rsid w:val="00906D2F"/>
    <w:rsid w:val="00906D54"/>
    <w:rsid w:val="00907ECD"/>
    <w:rsid w:val="009100D0"/>
    <w:rsid w:val="00910445"/>
    <w:rsid w:val="00910AB5"/>
    <w:rsid w:val="00910DDE"/>
    <w:rsid w:val="00911084"/>
    <w:rsid w:val="009110D2"/>
    <w:rsid w:val="0091172A"/>
    <w:rsid w:val="009117A0"/>
    <w:rsid w:val="00911884"/>
    <w:rsid w:val="0091189D"/>
    <w:rsid w:val="00911B95"/>
    <w:rsid w:val="00911C26"/>
    <w:rsid w:val="00911CC3"/>
    <w:rsid w:val="00911DF0"/>
    <w:rsid w:val="00911F75"/>
    <w:rsid w:val="00912023"/>
    <w:rsid w:val="0091212D"/>
    <w:rsid w:val="009125B4"/>
    <w:rsid w:val="00912671"/>
    <w:rsid w:val="00912A07"/>
    <w:rsid w:val="00912C90"/>
    <w:rsid w:val="00913307"/>
    <w:rsid w:val="0091354E"/>
    <w:rsid w:val="009135A5"/>
    <w:rsid w:val="009135E3"/>
    <w:rsid w:val="009137B0"/>
    <w:rsid w:val="00913C73"/>
    <w:rsid w:val="00913CBA"/>
    <w:rsid w:val="00914055"/>
    <w:rsid w:val="009142FB"/>
    <w:rsid w:val="00914487"/>
    <w:rsid w:val="00914589"/>
    <w:rsid w:val="009147C2"/>
    <w:rsid w:val="009149F6"/>
    <w:rsid w:val="00914E90"/>
    <w:rsid w:val="00915625"/>
    <w:rsid w:val="00916007"/>
    <w:rsid w:val="0091642F"/>
    <w:rsid w:val="00916A8D"/>
    <w:rsid w:val="00916AEB"/>
    <w:rsid w:val="00916FB7"/>
    <w:rsid w:val="00917407"/>
    <w:rsid w:val="0091765D"/>
    <w:rsid w:val="0091778D"/>
    <w:rsid w:val="009206DA"/>
    <w:rsid w:val="00920AFE"/>
    <w:rsid w:val="00920DD3"/>
    <w:rsid w:val="009210A1"/>
    <w:rsid w:val="009212A0"/>
    <w:rsid w:val="009212C2"/>
    <w:rsid w:val="00921BCD"/>
    <w:rsid w:val="00921C22"/>
    <w:rsid w:val="00922029"/>
    <w:rsid w:val="009220C3"/>
    <w:rsid w:val="009221C6"/>
    <w:rsid w:val="00922429"/>
    <w:rsid w:val="00922444"/>
    <w:rsid w:val="0092255F"/>
    <w:rsid w:val="00922683"/>
    <w:rsid w:val="009227DD"/>
    <w:rsid w:val="00922887"/>
    <w:rsid w:val="009229F3"/>
    <w:rsid w:val="00922CAD"/>
    <w:rsid w:val="0092326E"/>
    <w:rsid w:val="009236B5"/>
    <w:rsid w:val="00923C80"/>
    <w:rsid w:val="009245A2"/>
    <w:rsid w:val="009245B4"/>
    <w:rsid w:val="009249F3"/>
    <w:rsid w:val="00925572"/>
    <w:rsid w:val="00925613"/>
    <w:rsid w:val="009266F1"/>
    <w:rsid w:val="00926992"/>
    <w:rsid w:val="00926BA8"/>
    <w:rsid w:val="00926C7C"/>
    <w:rsid w:val="00926CD2"/>
    <w:rsid w:val="00926D23"/>
    <w:rsid w:val="009271F1"/>
    <w:rsid w:val="00927628"/>
    <w:rsid w:val="00927757"/>
    <w:rsid w:val="0092783F"/>
    <w:rsid w:val="00927E24"/>
    <w:rsid w:val="0093011F"/>
    <w:rsid w:val="009302A9"/>
    <w:rsid w:val="009302FE"/>
    <w:rsid w:val="00930590"/>
    <w:rsid w:val="009307D3"/>
    <w:rsid w:val="00930AB1"/>
    <w:rsid w:val="0093131E"/>
    <w:rsid w:val="0093136E"/>
    <w:rsid w:val="00931BB2"/>
    <w:rsid w:val="00931F10"/>
    <w:rsid w:val="00932196"/>
    <w:rsid w:val="009321A5"/>
    <w:rsid w:val="00932693"/>
    <w:rsid w:val="009326DF"/>
    <w:rsid w:val="00932AC2"/>
    <w:rsid w:val="00932D97"/>
    <w:rsid w:val="00932D9E"/>
    <w:rsid w:val="00932F8D"/>
    <w:rsid w:val="0093314D"/>
    <w:rsid w:val="00933240"/>
    <w:rsid w:val="00933243"/>
    <w:rsid w:val="0093347A"/>
    <w:rsid w:val="00933748"/>
    <w:rsid w:val="00933872"/>
    <w:rsid w:val="00933B49"/>
    <w:rsid w:val="00933B5E"/>
    <w:rsid w:val="00933B9B"/>
    <w:rsid w:val="00933BB7"/>
    <w:rsid w:val="009344B0"/>
    <w:rsid w:val="00934652"/>
    <w:rsid w:val="00934BE9"/>
    <w:rsid w:val="00934EEA"/>
    <w:rsid w:val="009353A0"/>
    <w:rsid w:val="0093547C"/>
    <w:rsid w:val="0093573F"/>
    <w:rsid w:val="0093596B"/>
    <w:rsid w:val="00935BB3"/>
    <w:rsid w:val="00935BC1"/>
    <w:rsid w:val="00936098"/>
    <w:rsid w:val="00936506"/>
    <w:rsid w:val="009367A0"/>
    <w:rsid w:val="00936834"/>
    <w:rsid w:val="00936E40"/>
    <w:rsid w:val="00937069"/>
    <w:rsid w:val="00937216"/>
    <w:rsid w:val="009377F5"/>
    <w:rsid w:val="00937813"/>
    <w:rsid w:val="00940206"/>
    <w:rsid w:val="009407DD"/>
    <w:rsid w:val="00940AE3"/>
    <w:rsid w:val="00940DCE"/>
    <w:rsid w:val="00940EEB"/>
    <w:rsid w:val="0094162A"/>
    <w:rsid w:val="0094167C"/>
    <w:rsid w:val="00941713"/>
    <w:rsid w:val="00941EF5"/>
    <w:rsid w:val="009421F7"/>
    <w:rsid w:val="00942926"/>
    <w:rsid w:val="00942C46"/>
    <w:rsid w:val="00942D2D"/>
    <w:rsid w:val="00942E12"/>
    <w:rsid w:val="009431C5"/>
    <w:rsid w:val="0094324C"/>
    <w:rsid w:val="00943608"/>
    <w:rsid w:val="009437CB"/>
    <w:rsid w:val="009437EF"/>
    <w:rsid w:val="00943B48"/>
    <w:rsid w:val="00943E27"/>
    <w:rsid w:val="00943E4F"/>
    <w:rsid w:val="00943EDB"/>
    <w:rsid w:val="009440A8"/>
    <w:rsid w:val="00944257"/>
    <w:rsid w:val="0094434A"/>
    <w:rsid w:val="00944973"/>
    <w:rsid w:val="00944E4A"/>
    <w:rsid w:val="00944E50"/>
    <w:rsid w:val="00944F3F"/>
    <w:rsid w:val="0094539F"/>
    <w:rsid w:val="0094565B"/>
    <w:rsid w:val="00945787"/>
    <w:rsid w:val="009458F8"/>
    <w:rsid w:val="00945CD2"/>
    <w:rsid w:val="00946132"/>
    <w:rsid w:val="0094621B"/>
    <w:rsid w:val="00946394"/>
    <w:rsid w:val="009463AC"/>
    <w:rsid w:val="009464D9"/>
    <w:rsid w:val="00946526"/>
    <w:rsid w:val="009467AC"/>
    <w:rsid w:val="00946F93"/>
    <w:rsid w:val="0094713F"/>
    <w:rsid w:val="00947320"/>
    <w:rsid w:val="009474B4"/>
    <w:rsid w:val="00947531"/>
    <w:rsid w:val="00947A8F"/>
    <w:rsid w:val="00947EA5"/>
    <w:rsid w:val="009500F4"/>
    <w:rsid w:val="00950129"/>
    <w:rsid w:val="00950196"/>
    <w:rsid w:val="009501DD"/>
    <w:rsid w:val="009505D1"/>
    <w:rsid w:val="009506B1"/>
    <w:rsid w:val="00950BF8"/>
    <w:rsid w:val="00951788"/>
    <w:rsid w:val="0095196E"/>
    <w:rsid w:val="00951EDE"/>
    <w:rsid w:val="00952251"/>
    <w:rsid w:val="009526A9"/>
    <w:rsid w:val="009528A3"/>
    <w:rsid w:val="00952AB2"/>
    <w:rsid w:val="00952C68"/>
    <w:rsid w:val="0095347A"/>
    <w:rsid w:val="009535C4"/>
    <w:rsid w:val="00953707"/>
    <w:rsid w:val="00954005"/>
    <w:rsid w:val="00954BAD"/>
    <w:rsid w:val="00954D4A"/>
    <w:rsid w:val="00954E28"/>
    <w:rsid w:val="00954E67"/>
    <w:rsid w:val="00954FCF"/>
    <w:rsid w:val="009553C0"/>
    <w:rsid w:val="009556D5"/>
    <w:rsid w:val="00955DF5"/>
    <w:rsid w:val="00955E3F"/>
    <w:rsid w:val="00956029"/>
    <w:rsid w:val="00956050"/>
    <w:rsid w:val="00956345"/>
    <w:rsid w:val="009565E1"/>
    <w:rsid w:val="009567BA"/>
    <w:rsid w:val="00956857"/>
    <w:rsid w:val="00956901"/>
    <w:rsid w:val="00956C43"/>
    <w:rsid w:val="00956EED"/>
    <w:rsid w:val="00957293"/>
    <w:rsid w:val="00957698"/>
    <w:rsid w:val="00957CAA"/>
    <w:rsid w:val="00957E2B"/>
    <w:rsid w:val="00957F22"/>
    <w:rsid w:val="0096010F"/>
    <w:rsid w:val="00960313"/>
    <w:rsid w:val="009603CD"/>
    <w:rsid w:val="00960780"/>
    <w:rsid w:val="009609D9"/>
    <w:rsid w:val="00960CB1"/>
    <w:rsid w:val="0096121F"/>
    <w:rsid w:val="00961391"/>
    <w:rsid w:val="009616D1"/>
    <w:rsid w:val="00961810"/>
    <w:rsid w:val="0096181D"/>
    <w:rsid w:val="00961C68"/>
    <w:rsid w:val="00962022"/>
    <w:rsid w:val="009620B8"/>
    <w:rsid w:val="0096231E"/>
    <w:rsid w:val="00962465"/>
    <w:rsid w:val="009626E4"/>
    <w:rsid w:val="0096323B"/>
    <w:rsid w:val="00963326"/>
    <w:rsid w:val="00963386"/>
    <w:rsid w:val="00963624"/>
    <w:rsid w:val="00963834"/>
    <w:rsid w:val="00963A04"/>
    <w:rsid w:val="00963A69"/>
    <w:rsid w:val="009644A6"/>
    <w:rsid w:val="009646B5"/>
    <w:rsid w:val="009646D5"/>
    <w:rsid w:val="009646DB"/>
    <w:rsid w:val="00964992"/>
    <w:rsid w:val="00964A54"/>
    <w:rsid w:val="0096558D"/>
    <w:rsid w:val="0096574B"/>
    <w:rsid w:val="0096576B"/>
    <w:rsid w:val="00965857"/>
    <w:rsid w:val="00965B0A"/>
    <w:rsid w:val="00965BBE"/>
    <w:rsid w:val="00965BD8"/>
    <w:rsid w:val="00965E6E"/>
    <w:rsid w:val="00965F8B"/>
    <w:rsid w:val="00965F91"/>
    <w:rsid w:val="0096609D"/>
    <w:rsid w:val="009664BB"/>
    <w:rsid w:val="00966676"/>
    <w:rsid w:val="00966B90"/>
    <w:rsid w:val="00966C5F"/>
    <w:rsid w:val="009670B8"/>
    <w:rsid w:val="009675D5"/>
    <w:rsid w:val="0096762C"/>
    <w:rsid w:val="009676CB"/>
    <w:rsid w:val="00967C48"/>
    <w:rsid w:val="009701DB"/>
    <w:rsid w:val="0097068F"/>
    <w:rsid w:val="00970EAE"/>
    <w:rsid w:val="00971026"/>
    <w:rsid w:val="00971301"/>
    <w:rsid w:val="00971545"/>
    <w:rsid w:val="0097154F"/>
    <w:rsid w:val="009717B2"/>
    <w:rsid w:val="0097190E"/>
    <w:rsid w:val="00971ABA"/>
    <w:rsid w:val="00971B01"/>
    <w:rsid w:val="00971BAF"/>
    <w:rsid w:val="00971E23"/>
    <w:rsid w:val="00972301"/>
    <w:rsid w:val="00972400"/>
    <w:rsid w:val="0097263E"/>
    <w:rsid w:val="009729CC"/>
    <w:rsid w:val="00972A77"/>
    <w:rsid w:val="00972B20"/>
    <w:rsid w:val="00972C76"/>
    <w:rsid w:val="00972FF8"/>
    <w:rsid w:val="00973024"/>
    <w:rsid w:val="0097305B"/>
    <w:rsid w:val="00973086"/>
    <w:rsid w:val="00973280"/>
    <w:rsid w:val="00973622"/>
    <w:rsid w:val="00973638"/>
    <w:rsid w:val="009736C2"/>
    <w:rsid w:val="009736E9"/>
    <w:rsid w:val="009737FC"/>
    <w:rsid w:val="009741C3"/>
    <w:rsid w:val="00974322"/>
    <w:rsid w:val="0097440C"/>
    <w:rsid w:val="009746AE"/>
    <w:rsid w:val="009746B4"/>
    <w:rsid w:val="00974780"/>
    <w:rsid w:val="0097491E"/>
    <w:rsid w:val="00975405"/>
    <w:rsid w:val="00975451"/>
    <w:rsid w:val="009754CC"/>
    <w:rsid w:val="0097557A"/>
    <w:rsid w:val="009758C2"/>
    <w:rsid w:val="00975EC3"/>
    <w:rsid w:val="00975F53"/>
    <w:rsid w:val="00976274"/>
    <w:rsid w:val="0097658F"/>
    <w:rsid w:val="009767BA"/>
    <w:rsid w:val="00976CC3"/>
    <w:rsid w:val="00976D7E"/>
    <w:rsid w:val="00977137"/>
    <w:rsid w:val="00977226"/>
    <w:rsid w:val="009772C6"/>
    <w:rsid w:val="00977443"/>
    <w:rsid w:val="00977714"/>
    <w:rsid w:val="00980171"/>
    <w:rsid w:val="009805B9"/>
    <w:rsid w:val="00980968"/>
    <w:rsid w:val="00980AAD"/>
    <w:rsid w:val="00980B86"/>
    <w:rsid w:val="009813DE"/>
    <w:rsid w:val="00981B55"/>
    <w:rsid w:val="00981C16"/>
    <w:rsid w:val="00981CA9"/>
    <w:rsid w:val="00981EAC"/>
    <w:rsid w:val="00981F0A"/>
    <w:rsid w:val="0098206E"/>
    <w:rsid w:val="0098225D"/>
    <w:rsid w:val="00982450"/>
    <w:rsid w:val="009824F9"/>
    <w:rsid w:val="009826DF"/>
    <w:rsid w:val="009828DE"/>
    <w:rsid w:val="00982A95"/>
    <w:rsid w:val="009831D2"/>
    <w:rsid w:val="009831D3"/>
    <w:rsid w:val="0098338A"/>
    <w:rsid w:val="0098342C"/>
    <w:rsid w:val="00983790"/>
    <w:rsid w:val="00983C6B"/>
    <w:rsid w:val="00983F7C"/>
    <w:rsid w:val="009847F0"/>
    <w:rsid w:val="00984EF7"/>
    <w:rsid w:val="00985029"/>
    <w:rsid w:val="00985197"/>
    <w:rsid w:val="00985499"/>
    <w:rsid w:val="00985572"/>
    <w:rsid w:val="00985C10"/>
    <w:rsid w:val="00985D95"/>
    <w:rsid w:val="009863A4"/>
    <w:rsid w:val="009865D1"/>
    <w:rsid w:val="009868A6"/>
    <w:rsid w:val="00987089"/>
    <w:rsid w:val="00987394"/>
    <w:rsid w:val="00987558"/>
    <w:rsid w:val="00987888"/>
    <w:rsid w:val="00987AF8"/>
    <w:rsid w:val="00987BE1"/>
    <w:rsid w:val="00990017"/>
    <w:rsid w:val="0099032F"/>
    <w:rsid w:val="009909A0"/>
    <w:rsid w:val="00990A1A"/>
    <w:rsid w:val="00990A30"/>
    <w:rsid w:val="00990C15"/>
    <w:rsid w:val="0099104A"/>
    <w:rsid w:val="00991836"/>
    <w:rsid w:val="0099183F"/>
    <w:rsid w:val="0099189F"/>
    <w:rsid w:val="0099194B"/>
    <w:rsid w:val="00991A20"/>
    <w:rsid w:val="00991BB8"/>
    <w:rsid w:val="009923E1"/>
    <w:rsid w:val="009924DA"/>
    <w:rsid w:val="0099266D"/>
    <w:rsid w:val="00992F68"/>
    <w:rsid w:val="00993135"/>
    <w:rsid w:val="009932AE"/>
    <w:rsid w:val="009934B5"/>
    <w:rsid w:val="009942FB"/>
    <w:rsid w:val="00994318"/>
    <w:rsid w:val="009945BE"/>
    <w:rsid w:val="00994677"/>
    <w:rsid w:val="009946CF"/>
    <w:rsid w:val="009949BA"/>
    <w:rsid w:val="00994B1C"/>
    <w:rsid w:val="00994FB1"/>
    <w:rsid w:val="00995015"/>
    <w:rsid w:val="00995035"/>
    <w:rsid w:val="009950A9"/>
    <w:rsid w:val="0099549B"/>
    <w:rsid w:val="009954B5"/>
    <w:rsid w:val="009955C9"/>
    <w:rsid w:val="009955DC"/>
    <w:rsid w:val="009956F1"/>
    <w:rsid w:val="00995AC5"/>
    <w:rsid w:val="00995B2E"/>
    <w:rsid w:val="009962D7"/>
    <w:rsid w:val="0099680E"/>
    <w:rsid w:val="009974B7"/>
    <w:rsid w:val="0099770A"/>
    <w:rsid w:val="0099789C"/>
    <w:rsid w:val="00997DE1"/>
    <w:rsid w:val="009A00F4"/>
    <w:rsid w:val="009A053C"/>
    <w:rsid w:val="009A05A7"/>
    <w:rsid w:val="009A06DF"/>
    <w:rsid w:val="009A093A"/>
    <w:rsid w:val="009A0D56"/>
    <w:rsid w:val="009A0F2D"/>
    <w:rsid w:val="009A0F79"/>
    <w:rsid w:val="009A1B33"/>
    <w:rsid w:val="009A1D91"/>
    <w:rsid w:val="009A202B"/>
    <w:rsid w:val="009A214C"/>
    <w:rsid w:val="009A23B3"/>
    <w:rsid w:val="009A26E4"/>
    <w:rsid w:val="009A287A"/>
    <w:rsid w:val="009A2AC5"/>
    <w:rsid w:val="009A2B8F"/>
    <w:rsid w:val="009A37FA"/>
    <w:rsid w:val="009A392A"/>
    <w:rsid w:val="009A3A95"/>
    <w:rsid w:val="009A3D32"/>
    <w:rsid w:val="009A41DF"/>
    <w:rsid w:val="009A44BE"/>
    <w:rsid w:val="009A4571"/>
    <w:rsid w:val="009A45BA"/>
    <w:rsid w:val="009A492A"/>
    <w:rsid w:val="009A4E1F"/>
    <w:rsid w:val="009A4EA2"/>
    <w:rsid w:val="009A537F"/>
    <w:rsid w:val="009A557B"/>
    <w:rsid w:val="009A5867"/>
    <w:rsid w:val="009A59ED"/>
    <w:rsid w:val="009A5B08"/>
    <w:rsid w:val="009A5B6C"/>
    <w:rsid w:val="009A5C0C"/>
    <w:rsid w:val="009A6286"/>
    <w:rsid w:val="009A6AC2"/>
    <w:rsid w:val="009A6EC2"/>
    <w:rsid w:val="009A7004"/>
    <w:rsid w:val="009A70F1"/>
    <w:rsid w:val="009A720A"/>
    <w:rsid w:val="009A797A"/>
    <w:rsid w:val="009A7B36"/>
    <w:rsid w:val="009B0185"/>
    <w:rsid w:val="009B0872"/>
    <w:rsid w:val="009B09F2"/>
    <w:rsid w:val="009B0CDE"/>
    <w:rsid w:val="009B0D8A"/>
    <w:rsid w:val="009B1160"/>
    <w:rsid w:val="009B13BF"/>
    <w:rsid w:val="009B13F7"/>
    <w:rsid w:val="009B150C"/>
    <w:rsid w:val="009B1548"/>
    <w:rsid w:val="009B18DA"/>
    <w:rsid w:val="009B1B3B"/>
    <w:rsid w:val="009B1C30"/>
    <w:rsid w:val="009B1DA5"/>
    <w:rsid w:val="009B1E57"/>
    <w:rsid w:val="009B2180"/>
    <w:rsid w:val="009B23CA"/>
    <w:rsid w:val="009B2757"/>
    <w:rsid w:val="009B2B16"/>
    <w:rsid w:val="009B3876"/>
    <w:rsid w:val="009B38CF"/>
    <w:rsid w:val="009B3DCB"/>
    <w:rsid w:val="009B428B"/>
    <w:rsid w:val="009B432C"/>
    <w:rsid w:val="009B459E"/>
    <w:rsid w:val="009B4E20"/>
    <w:rsid w:val="009B4EF0"/>
    <w:rsid w:val="009B5346"/>
    <w:rsid w:val="009B53E1"/>
    <w:rsid w:val="009B55AA"/>
    <w:rsid w:val="009B58F8"/>
    <w:rsid w:val="009B5C60"/>
    <w:rsid w:val="009B6248"/>
    <w:rsid w:val="009B630D"/>
    <w:rsid w:val="009B6B79"/>
    <w:rsid w:val="009B6EA1"/>
    <w:rsid w:val="009B725D"/>
    <w:rsid w:val="009B763A"/>
    <w:rsid w:val="009B7962"/>
    <w:rsid w:val="009C00B0"/>
    <w:rsid w:val="009C0288"/>
    <w:rsid w:val="009C0585"/>
    <w:rsid w:val="009C058B"/>
    <w:rsid w:val="009C08B6"/>
    <w:rsid w:val="009C0A80"/>
    <w:rsid w:val="009C0B2E"/>
    <w:rsid w:val="009C1094"/>
    <w:rsid w:val="009C10AD"/>
    <w:rsid w:val="009C13CA"/>
    <w:rsid w:val="009C158B"/>
    <w:rsid w:val="009C18CB"/>
    <w:rsid w:val="009C1971"/>
    <w:rsid w:val="009C19E6"/>
    <w:rsid w:val="009C19EC"/>
    <w:rsid w:val="009C1AA3"/>
    <w:rsid w:val="009C1C8B"/>
    <w:rsid w:val="009C1EE3"/>
    <w:rsid w:val="009C1F20"/>
    <w:rsid w:val="009C212A"/>
    <w:rsid w:val="009C235C"/>
    <w:rsid w:val="009C2850"/>
    <w:rsid w:val="009C2ACF"/>
    <w:rsid w:val="009C2B3C"/>
    <w:rsid w:val="009C2B98"/>
    <w:rsid w:val="009C2C78"/>
    <w:rsid w:val="009C3180"/>
    <w:rsid w:val="009C3231"/>
    <w:rsid w:val="009C36CA"/>
    <w:rsid w:val="009C390B"/>
    <w:rsid w:val="009C392C"/>
    <w:rsid w:val="009C3940"/>
    <w:rsid w:val="009C407F"/>
    <w:rsid w:val="009C4BD9"/>
    <w:rsid w:val="009C50CC"/>
    <w:rsid w:val="009C519F"/>
    <w:rsid w:val="009C57C2"/>
    <w:rsid w:val="009C5AFB"/>
    <w:rsid w:val="009C5DFF"/>
    <w:rsid w:val="009C65B3"/>
    <w:rsid w:val="009C66C8"/>
    <w:rsid w:val="009C687A"/>
    <w:rsid w:val="009C6EFD"/>
    <w:rsid w:val="009C6F38"/>
    <w:rsid w:val="009C7608"/>
    <w:rsid w:val="009C764C"/>
    <w:rsid w:val="009C76D2"/>
    <w:rsid w:val="009C77AC"/>
    <w:rsid w:val="009C7DF0"/>
    <w:rsid w:val="009D006A"/>
    <w:rsid w:val="009D0141"/>
    <w:rsid w:val="009D02B5"/>
    <w:rsid w:val="009D0620"/>
    <w:rsid w:val="009D0914"/>
    <w:rsid w:val="009D0CF6"/>
    <w:rsid w:val="009D10F0"/>
    <w:rsid w:val="009D1433"/>
    <w:rsid w:val="009D159A"/>
    <w:rsid w:val="009D1943"/>
    <w:rsid w:val="009D1D32"/>
    <w:rsid w:val="009D2096"/>
    <w:rsid w:val="009D26E9"/>
    <w:rsid w:val="009D296C"/>
    <w:rsid w:val="009D29E3"/>
    <w:rsid w:val="009D2BDF"/>
    <w:rsid w:val="009D2E48"/>
    <w:rsid w:val="009D2E72"/>
    <w:rsid w:val="009D319A"/>
    <w:rsid w:val="009D3379"/>
    <w:rsid w:val="009D3567"/>
    <w:rsid w:val="009D3698"/>
    <w:rsid w:val="009D3732"/>
    <w:rsid w:val="009D3891"/>
    <w:rsid w:val="009D389B"/>
    <w:rsid w:val="009D3A82"/>
    <w:rsid w:val="009D3D72"/>
    <w:rsid w:val="009D3F31"/>
    <w:rsid w:val="009D3FCC"/>
    <w:rsid w:val="009D45B5"/>
    <w:rsid w:val="009D46CB"/>
    <w:rsid w:val="009D48C7"/>
    <w:rsid w:val="009D4CDD"/>
    <w:rsid w:val="009D4F79"/>
    <w:rsid w:val="009D4F91"/>
    <w:rsid w:val="009D5038"/>
    <w:rsid w:val="009D5066"/>
    <w:rsid w:val="009D51D6"/>
    <w:rsid w:val="009D5517"/>
    <w:rsid w:val="009D561D"/>
    <w:rsid w:val="009D564A"/>
    <w:rsid w:val="009D5947"/>
    <w:rsid w:val="009D6474"/>
    <w:rsid w:val="009D6709"/>
    <w:rsid w:val="009D7007"/>
    <w:rsid w:val="009D7014"/>
    <w:rsid w:val="009D74CD"/>
    <w:rsid w:val="009D7678"/>
    <w:rsid w:val="009D7922"/>
    <w:rsid w:val="009D7AB4"/>
    <w:rsid w:val="009D7E8E"/>
    <w:rsid w:val="009E0115"/>
    <w:rsid w:val="009E0189"/>
    <w:rsid w:val="009E0603"/>
    <w:rsid w:val="009E07C5"/>
    <w:rsid w:val="009E091B"/>
    <w:rsid w:val="009E0A67"/>
    <w:rsid w:val="009E0B1A"/>
    <w:rsid w:val="009E12C6"/>
    <w:rsid w:val="009E131A"/>
    <w:rsid w:val="009E1528"/>
    <w:rsid w:val="009E16F7"/>
    <w:rsid w:val="009E1F3E"/>
    <w:rsid w:val="009E1F70"/>
    <w:rsid w:val="009E1FA0"/>
    <w:rsid w:val="009E201B"/>
    <w:rsid w:val="009E2033"/>
    <w:rsid w:val="009E2600"/>
    <w:rsid w:val="009E2A39"/>
    <w:rsid w:val="009E2C72"/>
    <w:rsid w:val="009E2E16"/>
    <w:rsid w:val="009E2F3B"/>
    <w:rsid w:val="009E3650"/>
    <w:rsid w:val="009E3B91"/>
    <w:rsid w:val="009E3E96"/>
    <w:rsid w:val="009E4B2E"/>
    <w:rsid w:val="009E5705"/>
    <w:rsid w:val="009E5963"/>
    <w:rsid w:val="009E5AB0"/>
    <w:rsid w:val="009E6152"/>
    <w:rsid w:val="009E6729"/>
    <w:rsid w:val="009E6A69"/>
    <w:rsid w:val="009E7845"/>
    <w:rsid w:val="009E7C12"/>
    <w:rsid w:val="009F00D4"/>
    <w:rsid w:val="009F03C1"/>
    <w:rsid w:val="009F07F6"/>
    <w:rsid w:val="009F0924"/>
    <w:rsid w:val="009F0B95"/>
    <w:rsid w:val="009F10F0"/>
    <w:rsid w:val="009F1466"/>
    <w:rsid w:val="009F14C6"/>
    <w:rsid w:val="009F1FFB"/>
    <w:rsid w:val="009F2462"/>
    <w:rsid w:val="009F275B"/>
    <w:rsid w:val="009F2AF3"/>
    <w:rsid w:val="009F2E73"/>
    <w:rsid w:val="009F2F15"/>
    <w:rsid w:val="009F33ED"/>
    <w:rsid w:val="009F33EE"/>
    <w:rsid w:val="009F3C8D"/>
    <w:rsid w:val="009F3E09"/>
    <w:rsid w:val="009F3E83"/>
    <w:rsid w:val="009F3F76"/>
    <w:rsid w:val="009F4128"/>
    <w:rsid w:val="009F4AAC"/>
    <w:rsid w:val="009F4C95"/>
    <w:rsid w:val="009F53C1"/>
    <w:rsid w:val="009F53E5"/>
    <w:rsid w:val="009F54D1"/>
    <w:rsid w:val="009F5507"/>
    <w:rsid w:val="009F585E"/>
    <w:rsid w:val="009F5B6D"/>
    <w:rsid w:val="009F5BEE"/>
    <w:rsid w:val="009F5CC8"/>
    <w:rsid w:val="009F5F10"/>
    <w:rsid w:val="009F6435"/>
    <w:rsid w:val="009F66B5"/>
    <w:rsid w:val="009F6C3F"/>
    <w:rsid w:val="009F70C8"/>
    <w:rsid w:val="009F71C5"/>
    <w:rsid w:val="009F7791"/>
    <w:rsid w:val="009F7FAE"/>
    <w:rsid w:val="00A002B4"/>
    <w:rsid w:val="00A0033E"/>
    <w:rsid w:val="00A00343"/>
    <w:rsid w:val="00A003E3"/>
    <w:rsid w:val="00A006CC"/>
    <w:rsid w:val="00A00715"/>
    <w:rsid w:val="00A008E9"/>
    <w:rsid w:val="00A00FF7"/>
    <w:rsid w:val="00A010C3"/>
    <w:rsid w:val="00A012A0"/>
    <w:rsid w:val="00A012C9"/>
    <w:rsid w:val="00A012F2"/>
    <w:rsid w:val="00A016C0"/>
    <w:rsid w:val="00A0176A"/>
    <w:rsid w:val="00A01B11"/>
    <w:rsid w:val="00A01B2F"/>
    <w:rsid w:val="00A021BB"/>
    <w:rsid w:val="00A025C7"/>
    <w:rsid w:val="00A0278C"/>
    <w:rsid w:val="00A02C54"/>
    <w:rsid w:val="00A0300E"/>
    <w:rsid w:val="00A031C2"/>
    <w:rsid w:val="00A0384F"/>
    <w:rsid w:val="00A04000"/>
    <w:rsid w:val="00A040F6"/>
    <w:rsid w:val="00A045BD"/>
    <w:rsid w:val="00A04668"/>
    <w:rsid w:val="00A046D2"/>
    <w:rsid w:val="00A04825"/>
    <w:rsid w:val="00A04CB2"/>
    <w:rsid w:val="00A050E1"/>
    <w:rsid w:val="00A05888"/>
    <w:rsid w:val="00A05C8E"/>
    <w:rsid w:val="00A05CBE"/>
    <w:rsid w:val="00A05F0D"/>
    <w:rsid w:val="00A06533"/>
    <w:rsid w:val="00A0676E"/>
    <w:rsid w:val="00A06C62"/>
    <w:rsid w:val="00A07779"/>
    <w:rsid w:val="00A07795"/>
    <w:rsid w:val="00A077C0"/>
    <w:rsid w:val="00A07C09"/>
    <w:rsid w:val="00A07C4D"/>
    <w:rsid w:val="00A07C56"/>
    <w:rsid w:val="00A07C98"/>
    <w:rsid w:val="00A07EB4"/>
    <w:rsid w:val="00A100C9"/>
    <w:rsid w:val="00A10589"/>
    <w:rsid w:val="00A10604"/>
    <w:rsid w:val="00A10A45"/>
    <w:rsid w:val="00A10BF1"/>
    <w:rsid w:val="00A111C5"/>
    <w:rsid w:val="00A113BA"/>
    <w:rsid w:val="00A11489"/>
    <w:rsid w:val="00A11518"/>
    <w:rsid w:val="00A1156E"/>
    <w:rsid w:val="00A119B0"/>
    <w:rsid w:val="00A11A6B"/>
    <w:rsid w:val="00A11ADB"/>
    <w:rsid w:val="00A12307"/>
    <w:rsid w:val="00A1277B"/>
    <w:rsid w:val="00A127D0"/>
    <w:rsid w:val="00A1288C"/>
    <w:rsid w:val="00A12A44"/>
    <w:rsid w:val="00A12A87"/>
    <w:rsid w:val="00A12AC8"/>
    <w:rsid w:val="00A12E0F"/>
    <w:rsid w:val="00A13ECB"/>
    <w:rsid w:val="00A140B5"/>
    <w:rsid w:val="00A14295"/>
    <w:rsid w:val="00A15318"/>
    <w:rsid w:val="00A15344"/>
    <w:rsid w:val="00A15353"/>
    <w:rsid w:val="00A15A76"/>
    <w:rsid w:val="00A15AB3"/>
    <w:rsid w:val="00A15F3A"/>
    <w:rsid w:val="00A166A4"/>
    <w:rsid w:val="00A16923"/>
    <w:rsid w:val="00A16A28"/>
    <w:rsid w:val="00A1726C"/>
    <w:rsid w:val="00A17F57"/>
    <w:rsid w:val="00A20337"/>
    <w:rsid w:val="00A203B6"/>
    <w:rsid w:val="00A2050D"/>
    <w:rsid w:val="00A20744"/>
    <w:rsid w:val="00A208F7"/>
    <w:rsid w:val="00A20928"/>
    <w:rsid w:val="00A20AFC"/>
    <w:rsid w:val="00A20C2A"/>
    <w:rsid w:val="00A20E0B"/>
    <w:rsid w:val="00A20FD6"/>
    <w:rsid w:val="00A21643"/>
    <w:rsid w:val="00A21701"/>
    <w:rsid w:val="00A217DB"/>
    <w:rsid w:val="00A217F5"/>
    <w:rsid w:val="00A21A8A"/>
    <w:rsid w:val="00A21C1D"/>
    <w:rsid w:val="00A21D3A"/>
    <w:rsid w:val="00A21F8E"/>
    <w:rsid w:val="00A223AA"/>
    <w:rsid w:val="00A2266F"/>
    <w:rsid w:val="00A226C6"/>
    <w:rsid w:val="00A227C4"/>
    <w:rsid w:val="00A228B4"/>
    <w:rsid w:val="00A22C5F"/>
    <w:rsid w:val="00A22C72"/>
    <w:rsid w:val="00A22C78"/>
    <w:rsid w:val="00A22D11"/>
    <w:rsid w:val="00A22D72"/>
    <w:rsid w:val="00A22D77"/>
    <w:rsid w:val="00A22EB7"/>
    <w:rsid w:val="00A23154"/>
    <w:rsid w:val="00A233D0"/>
    <w:rsid w:val="00A23411"/>
    <w:rsid w:val="00A23A0B"/>
    <w:rsid w:val="00A23A19"/>
    <w:rsid w:val="00A23A2B"/>
    <w:rsid w:val="00A23C15"/>
    <w:rsid w:val="00A2404B"/>
    <w:rsid w:val="00A2422C"/>
    <w:rsid w:val="00A2433A"/>
    <w:rsid w:val="00A24486"/>
    <w:rsid w:val="00A24B2D"/>
    <w:rsid w:val="00A24C03"/>
    <w:rsid w:val="00A24CED"/>
    <w:rsid w:val="00A25396"/>
    <w:rsid w:val="00A254F8"/>
    <w:rsid w:val="00A2556B"/>
    <w:rsid w:val="00A255B4"/>
    <w:rsid w:val="00A25751"/>
    <w:rsid w:val="00A25926"/>
    <w:rsid w:val="00A260F1"/>
    <w:rsid w:val="00A2615B"/>
    <w:rsid w:val="00A26733"/>
    <w:rsid w:val="00A268E4"/>
    <w:rsid w:val="00A269ED"/>
    <w:rsid w:val="00A26F00"/>
    <w:rsid w:val="00A26FEA"/>
    <w:rsid w:val="00A27096"/>
    <w:rsid w:val="00A271CD"/>
    <w:rsid w:val="00A27258"/>
    <w:rsid w:val="00A27C09"/>
    <w:rsid w:val="00A30101"/>
    <w:rsid w:val="00A305B5"/>
    <w:rsid w:val="00A30AF7"/>
    <w:rsid w:val="00A30B61"/>
    <w:rsid w:val="00A30BCD"/>
    <w:rsid w:val="00A30C18"/>
    <w:rsid w:val="00A31249"/>
    <w:rsid w:val="00A314A8"/>
    <w:rsid w:val="00A315A9"/>
    <w:rsid w:val="00A316EB"/>
    <w:rsid w:val="00A318AE"/>
    <w:rsid w:val="00A31926"/>
    <w:rsid w:val="00A31CD4"/>
    <w:rsid w:val="00A31D54"/>
    <w:rsid w:val="00A31F0E"/>
    <w:rsid w:val="00A31FD2"/>
    <w:rsid w:val="00A3237B"/>
    <w:rsid w:val="00A32559"/>
    <w:rsid w:val="00A32D7F"/>
    <w:rsid w:val="00A32F55"/>
    <w:rsid w:val="00A330BD"/>
    <w:rsid w:val="00A331D7"/>
    <w:rsid w:val="00A33231"/>
    <w:rsid w:val="00A338F5"/>
    <w:rsid w:val="00A33A67"/>
    <w:rsid w:val="00A33D26"/>
    <w:rsid w:val="00A33FE4"/>
    <w:rsid w:val="00A34391"/>
    <w:rsid w:val="00A343BA"/>
    <w:rsid w:val="00A3446B"/>
    <w:rsid w:val="00A34849"/>
    <w:rsid w:val="00A34931"/>
    <w:rsid w:val="00A34C3E"/>
    <w:rsid w:val="00A34E59"/>
    <w:rsid w:val="00A35438"/>
    <w:rsid w:val="00A3565A"/>
    <w:rsid w:val="00A35769"/>
    <w:rsid w:val="00A35BB4"/>
    <w:rsid w:val="00A35C12"/>
    <w:rsid w:val="00A36503"/>
    <w:rsid w:val="00A36530"/>
    <w:rsid w:val="00A365C7"/>
    <w:rsid w:val="00A369CF"/>
    <w:rsid w:val="00A36E01"/>
    <w:rsid w:val="00A37225"/>
    <w:rsid w:val="00A373FF"/>
    <w:rsid w:val="00A376A6"/>
    <w:rsid w:val="00A37A92"/>
    <w:rsid w:val="00A37B84"/>
    <w:rsid w:val="00A37D5C"/>
    <w:rsid w:val="00A37DB6"/>
    <w:rsid w:val="00A400FA"/>
    <w:rsid w:val="00A403CE"/>
    <w:rsid w:val="00A4049F"/>
    <w:rsid w:val="00A40627"/>
    <w:rsid w:val="00A40765"/>
    <w:rsid w:val="00A40901"/>
    <w:rsid w:val="00A40C1C"/>
    <w:rsid w:val="00A40EC3"/>
    <w:rsid w:val="00A40FE6"/>
    <w:rsid w:val="00A41234"/>
    <w:rsid w:val="00A412CE"/>
    <w:rsid w:val="00A41341"/>
    <w:rsid w:val="00A41C01"/>
    <w:rsid w:val="00A41D7A"/>
    <w:rsid w:val="00A42326"/>
    <w:rsid w:val="00A42639"/>
    <w:rsid w:val="00A426CB"/>
    <w:rsid w:val="00A42C5E"/>
    <w:rsid w:val="00A42CA6"/>
    <w:rsid w:val="00A42E01"/>
    <w:rsid w:val="00A42FDF"/>
    <w:rsid w:val="00A43232"/>
    <w:rsid w:val="00A436FA"/>
    <w:rsid w:val="00A4371D"/>
    <w:rsid w:val="00A43A56"/>
    <w:rsid w:val="00A441C7"/>
    <w:rsid w:val="00A444ED"/>
    <w:rsid w:val="00A4465C"/>
    <w:rsid w:val="00A44FD9"/>
    <w:rsid w:val="00A450A7"/>
    <w:rsid w:val="00A456D8"/>
    <w:rsid w:val="00A45860"/>
    <w:rsid w:val="00A4595F"/>
    <w:rsid w:val="00A45981"/>
    <w:rsid w:val="00A45C5C"/>
    <w:rsid w:val="00A45FA1"/>
    <w:rsid w:val="00A4635A"/>
    <w:rsid w:val="00A4691F"/>
    <w:rsid w:val="00A47898"/>
    <w:rsid w:val="00A47A0D"/>
    <w:rsid w:val="00A47A73"/>
    <w:rsid w:val="00A47F6A"/>
    <w:rsid w:val="00A5020B"/>
    <w:rsid w:val="00A50220"/>
    <w:rsid w:val="00A503AB"/>
    <w:rsid w:val="00A5076E"/>
    <w:rsid w:val="00A508B3"/>
    <w:rsid w:val="00A50954"/>
    <w:rsid w:val="00A50998"/>
    <w:rsid w:val="00A50DE7"/>
    <w:rsid w:val="00A50FB7"/>
    <w:rsid w:val="00A511C8"/>
    <w:rsid w:val="00A512B1"/>
    <w:rsid w:val="00A513C0"/>
    <w:rsid w:val="00A5168F"/>
    <w:rsid w:val="00A519F9"/>
    <w:rsid w:val="00A51A16"/>
    <w:rsid w:val="00A51A52"/>
    <w:rsid w:val="00A51E20"/>
    <w:rsid w:val="00A51E4F"/>
    <w:rsid w:val="00A51FAE"/>
    <w:rsid w:val="00A52615"/>
    <w:rsid w:val="00A530A9"/>
    <w:rsid w:val="00A5324F"/>
    <w:rsid w:val="00A5338D"/>
    <w:rsid w:val="00A5352C"/>
    <w:rsid w:val="00A53661"/>
    <w:rsid w:val="00A53753"/>
    <w:rsid w:val="00A53EFF"/>
    <w:rsid w:val="00A54062"/>
    <w:rsid w:val="00A547C4"/>
    <w:rsid w:val="00A54917"/>
    <w:rsid w:val="00A54A07"/>
    <w:rsid w:val="00A54AB0"/>
    <w:rsid w:val="00A54D6E"/>
    <w:rsid w:val="00A54E26"/>
    <w:rsid w:val="00A556A7"/>
    <w:rsid w:val="00A55788"/>
    <w:rsid w:val="00A55B5E"/>
    <w:rsid w:val="00A5610D"/>
    <w:rsid w:val="00A565BA"/>
    <w:rsid w:val="00A5687E"/>
    <w:rsid w:val="00A569FF"/>
    <w:rsid w:val="00A56BB8"/>
    <w:rsid w:val="00A56E63"/>
    <w:rsid w:val="00A56E85"/>
    <w:rsid w:val="00A57712"/>
    <w:rsid w:val="00A57C49"/>
    <w:rsid w:val="00A57C80"/>
    <w:rsid w:val="00A57E52"/>
    <w:rsid w:val="00A6011E"/>
    <w:rsid w:val="00A6020C"/>
    <w:rsid w:val="00A60433"/>
    <w:rsid w:val="00A60A42"/>
    <w:rsid w:val="00A60B65"/>
    <w:rsid w:val="00A60C21"/>
    <w:rsid w:val="00A60DEC"/>
    <w:rsid w:val="00A61AE4"/>
    <w:rsid w:val="00A62058"/>
    <w:rsid w:val="00A620C6"/>
    <w:rsid w:val="00A62427"/>
    <w:rsid w:val="00A62FDD"/>
    <w:rsid w:val="00A6318D"/>
    <w:rsid w:val="00A6327C"/>
    <w:rsid w:val="00A63846"/>
    <w:rsid w:val="00A63871"/>
    <w:rsid w:val="00A640A7"/>
    <w:rsid w:val="00A6417B"/>
    <w:rsid w:val="00A64602"/>
    <w:rsid w:val="00A64626"/>
    <w:rsid w:val="00A64774"/>
    <w:rsid w:val="00A64B70"/>
    <w:rsid w:val="00A64B76"/>
    <w:rsid w:val="00A64CE1"/>
    <w:rsid w:val="00A64CE4"/>
    <w:rsid w:val="00A65438"/>
    <w:rsid w:val="00A657A7"/>
    <w:rsid w:val="00A65C73"/>
    <w:rsid w:val="00A65ECA"/>
    <w:rsid w:val="00A65F7C"/>
    <w:rsid w:val="00A65F95"/>
    <w:rsid w:val="00A66254"/>
    <w:rsid w:val="00A662E4"/>
    <w:rsid w:val="00A662E9"/>
    <w:rsid w:val="00A6632D"/>
    <w:rsid w:val="00A668A6"/>
    <w:rsid w:val="00A669EE"/>
    <w:rsid w:val="00A66B00"/>
    <w:rsid w:val="00A66B42"/>
    <w:rsid w:val="00A66BCB"/>
    <w:rsid w:val="00A66D60"/>
    <w:rsid w:val="00A67021"/>
    <w:rsid w:val="00A67384"/>
    <w:rsid w:val="00A67881"/>
    <w:rsid w:val="00A678CE"/>
    <w:rsid w:val="00A67A27"/>
    <w:rsid w:val="00A67B97"/>
    <w:rsid w:val="00A67BC9"/>
    <w:rsid w:val="00A70DBE"/>
    <w:rsid w:val="00A70DD3"/>
    <w:rsid w:val="00A70ED2"/>
    <w:rsid w:val="00A70F8E"/>
    <w:rsid w:val="00A7150F"/>
    <w:rsid w:val="00A71698"/>
    <w:rsid w:val="00A719CC"/>
    <w:rsid w:val="00A71C8A"/>
    <w:rsid w:val="00A71EC0"/>
    <w:rsid w:val="00A71EE9"/>
    <w:rsid w:val="00A72318"/>
    <w:rsid w:val="00A72370"/>
    <w:rsid w:val="00A72A09"/>
    <w:rsid w:val="00A72B50"/>
    <w:rsid w:val="00A72BAE"/>
    <w:rsid w:val="00A72D17"/>
    <w:rsid w:val="00A72EC7"/>
    <w:rsid w:val="00A72F95"/>
    <w:rsid w:val="00A73042"/>
    <w:rsid w:val="00A733D1"/>
    <w:rsid w:val="00A73BF8"/>
    <w:rsid w:val="00A73C51"/>
    <w:rsid w:val="00A74101"/>
    <w:rsid w:val="00A7434F"/>
    <w:rsid w:val="00A74ACC"/>
    <w:rsid w:val="00A74B94"/>
    <w:rsid w:val="00A74CB1"/>
    <w:rsid w:val="00A74FF0"/>
    <w:rsid w:val="00A75796"/>
    <w:rsid w:val="00A75916"/>
    <w:rsid w:val="00A75A5E"/>
    <w:rsid w:val="00A75C90"/>
    <w:rsid w:val="00A75EDA"/>
    <w:rsid w:val="00A75F5F"/>
    <w:rsid w:val="00A75F7F"/>
    <w:rsid w:val="00A764B8"/>
    <w:rsid w:val="00A7655C"/>
    <w:rsid w:val="00A766E5"/>
    <w:rsid w:val="00A766FE"/>
    <w:rsid w:val="00A76D35"/>
    <w:rsid w:val="00A7717A"/>
    <w:rsid w:val="00A7746D"/>
    <w:rsid w:val="00A775DD"/>
    <w:rsid w:val="00A7764A"/>
    <w:rsid w:val="00A77784"/>
    <w:rsid w:val="00A77A77"/>
    <w:rsid w:val="00A77E95"/>
    <w:rsid w:val="00A80147"/>
    <w:rsid w:val="00A809F7"/>
    <w:rsid w:val="00A80AB6"/>
    <w:rsid w:val="00A80ED1"/>
    <w:rsid w:val="00A8101C"/>
    <w:rsid w:val="00A8155A"/>
    <w:rsid w:val="00A817FF"/>
    <w:rsid w:val="00A81AFA"/>
    <w:rsid w:val="00A81B8F"/>
    <w:rsid w:val="00A81F6C"/>
    <w:rsid w:val="00A820BF"/>
    <w:rsid w:val="00A82244"/>
    <w:rsid w:val="00A825BF"/>
    <w:rsid w:val="00A82794"/>
    <w:rsid w:val="00A82C0D"/>
    <w:rsid w:val="00A82C57"/>
    <w:rsid w:val="00A82D86"/>
    <w:rsid w:val="00A83185"/>
    <w:rsid w:val="00A83573"/>
    <w:rsid w:val="00A83827"/>
    <w:rsid w:val="00A83CEE"/>
    <w:rsid w:val="00A84025"/>
    <w:rsid w:val="00A84361"/>
    <w:rsid w:val="00A84693"/>
    <w:rsid w:val="00A84A34"/>
    <w:rsid w:val="00A84C47"/>
    <w:rsid w:val="00A84DA8"/>
    <w:rsid w:val="00A84E30"/>
    <w:rsid w:val="00A85D1C"/>
    <w:rsid w:val="00A85DFE"/>
    <w:rsid w:val="00A86209"/>
    <w:rsid w:val="00A86565"/>
    <w:rsid w:val="00A866C7"/>
    <w:rsid w:val="00A86769"/>
    <w:rsid w:val="00A8696F"/>
    <w:rsid w:val="00A86DDD"/>
    <w:rsid w:val="00A86E54"/>
    <w:rsid w:val="00A86F44"/>
    <w:rsid w:val="00A8726A"/>
    <w:rsid w:val="00A872A8"/>
    <w:rsid w:val="00A872CE"/>
    <w:rsid w:val="00A87650"/>
    <w:rsid w:val="00A87687"/>
    <w:rsid w:val="00A877BB"/>
    <w:rsid w:val="00A8790E"/>
    <w:rsid w:val="00A87B83"/>
    <w:rsid w:val="00A87C89"/>
    <w:rsid w:val="00A87E3B"/>
    <w:rsid w:val="00A9008E"/>
    <w:rsid w:val="00A90826"/>
    <w:rsid w:val="00A90CC7"/>
    <w:rsid w:val="00A90FF5"/>
    <w:rsid w:val="00A91097"/>
    <w:rsid w:val="00A91417"/>
    <w:rsid w:val="00A914AA"/>
    <w:rsid w:val="00A91B1B"/>
    <w:rsid w:val="00A91BB2"/>
    <w:rsid w:val="00A920CB"/>
    <w:rsid w:val="00A92572"/>
    <w:rsid w:val="00A92917"/>
    <w:rsid w:val="00A92BAC"/>
    <w:rsid w:val="00A92C0B"/>
    <w:rsid w:val="00A92CA1"/>
    <w:rsid w:val="00A92DBF"/>
    <w:rsid w:val="00A935DD"/>
    <w:rsid w:val="00A93AF0"/>
    <w:rsid w:val="00A942AD"/>
    <w:rsid w:val="00A94393"/>
    <w:rsid w:val="00A94439"/>
    <w:rsid w:val="00A947B6"/>
    <w:rsid w:val="00A94999"/>
    <w:rsid w:val="00A95185"/>
    <w:rsid w:val="00A9597F"/>
    <w:rsid w:val="00A95B85"/>
    <w:rsid w:val="00A95D77"/>
    <w:rsid w:val="00A95E33"/>
    <w:rsid w:val="00A9626B"/>
    <w:rsid w:val="00A968A0"/>
    <w:rsid w:val="00A96A7F"/>
    <w:rsid w:val="00A96EE3"/>
    <w:rsid w:val="00A96FAB"/>
    <w:rsid w:val="00A977E8"/>
    <w:rsid w:val="00A97A8A"/>
    <w:rsid w:val="00A97EA7"/>
    <w:rsid w:val="00AA0A50"/>
    <w:rsid w:val="00AA0AC8"/>
    <w:rsid w:val="00AA0CBE"/>
    <w:rsid w:val="00AA0D34"/>
    <w:rsid w:val="00AA10BC"/>
    <w:rsid w:val="00AA11A7"/>
    <w:rsid w:val="00AA20E3"/>
    <w:rsid w:val="00AA220D"/>
    <w:rsid w:val="00AA24E4"/>
    <w:rsid w:val="00AA284B"/>
    <w:rsid w:val="00AA2B93"/>
    <w:rsid w:val="00AA2CAA"/>
    <w:rsid w:val="00AA30EC"/>
    <w:rsid w:val="00AA341B"/>
    <w:rsid w:val="00AA4777"/>
    <w:rsid w:val="00AA4E07"/>
    <w:rsid w:val="00AA52C4"/>
    <w:rsid w:val="00AA568E"/>
    <w:rsid w:val="00AA5910"/>
    <w:rsid w:val="00AA6132"/>
    <w:rsid w:val="00AA624D"/>
    <w:rsid w:val="00AA6272"/>
    <w:rsid w:val="00AA67E3"/>
    <w:rsid w:val="00AA6BA1"/>
    <w:rsid w:val="00AA6E4D"/>
    <w:rsid w:val="00AA7000"/>
    <w:rsid w:val="00AA718E"/>
    <w:rsid w:val="00AA71A0"/>
    <w:rsid w:val="00AA735A"/>
    <w:rsid w:val="00AA766A"/>
    <w:rsid w:val="00AA76D6"/>
    <w:rsid w:val="00AA79A4"/>
    <w:rsid w:val="00AB0012"/>
    <w:rsid w:val="00AB02A5"/>
    <w:rsid w:val="00AB0389"/>
    <w:rsid w:val="00AB0529"/>
    <w:rsid w:val="00AB0C6C"/>
    <w:rsid w:val="00AB0FB6"/>
    <w:rsid w:val="00AB13E6"/>
    <w:rsid w:val="00AB1617"/>
    <w:rsid w:val="00AB1B4A"/>
    <w:rsid w:val="00AB1D33"/>
    <w:rsid w:val="00AB1DC6"/>
    <w:rsid w:val="00AB28E4"/>
    <w:rsid w:val="00AB2C22"/>
    <w:rsid w:val="00AB3235"/>
    <w:rsid w:val="00AB3637"/>
    <w:rsid w:val="00AB3AC9"/>
    <w:rsid w:val="00AB3B1D"/>
    <w:rsid w:val="00AB3B5E"/>
    <w:rsid w:val="00AB3E78"/>
    <w:rsid w:val="00AB41C0"/>
    <w:rsid w:val="00AB41CE"/>
    <w:rsid w:val="00AB46C6"/>
    <w:rsid w:val="00AB4717"/>
    <w:rsid w:val="00AB4D55"/>
    <w:rsid w:val="00AB4DF3"/>
    <w:rsid w:val="00AB4E4A"/>
    <w:rsid w:val="00AB4E68"/>
    <w:rsid w:val="00AB4E94"/>
    <w:rsid w:val="00AB4E97"/>
    <w:rsid w:val="00AB518C"/>
    <w:rsid w:val="00AB52E4"/>
    <w:rsid w:val="00AB565A"/>
    <w:rsid w:val="00AB5874"/>
    <w:rsid w:val="00AB59A6"/>
    <w:rsid w:val="00AB5B70"/>
    <w:rsid w:val="00AB5B99"/>
    <w:rsid w:val="00AB5ECB"/>
    <w:rsid w:val="00AB60D1"/>
    <w:rsid w:val="00AB629F"/>
    <w:rsid w:val="00AB63AB"/>
    <w:rsid w:val="00AB64AE"/>
    <w:rsid w:val="00AB69FE"/>
    <w:rsid w:val="00AB6A15"/>
    <w:rsid w:val="00AB6D7D"/>
    <w:rsid w:val="00AB70A9"/>
    <w:rsid w:val="00AB72FB"/>
    <w:rsid w:val="00AB79E8"/>
    <w:rsid w:val="00AB7A6D"/>
    <w:rsid w:val="00AB7B6A"/>
    <w:rsid w:val="00AB7D51"/>
    <w:rsid w:val="00AC025C"/>
    <w:rsid w:val="00AC0277"/>
    <w:rsid w:val="00AC0453"/>
    <w:rsid w:val="00AC082E"/>
    <w:rsid w:val="00AC090A"/>
    <w:rsid w:val="00AC09C1"/>
    <w:rsid w:val="00AC0E2F"/>
    <w:rsid w:val="00AC0E45"/>
    <w:rsid w:val="00AC1212"/>
    <w:rsid w:val="00AC152E"/>
    <w:rsid w:val="00AC164F"/>
    <w:rsid w:val="00AC1774"/>
    <w:rsid w:val="00AC19BA"/>
    <w:rsid w:val="00AC209F"/>
    <w:rsid w:val="00AC26C7"/>
    <w:rsid w:val="00AC27B3"/>
    <w:rsid w:val="00AC29C6"/>
    <w:rsid w:val="00AC2A3F"/>
    <w:rsid w:val="00AC2AA7"/>
    <w:rsid w:val="00AC2B2D"/>
    <w:rsid w:val="00AC2DF7"/>
    <w:rsid w:val="00AC2E63"/>
    <w:rsid w:val="00AC2E72"/>
    <w:rsid w:val="00AC31A3"/>
    <w:rsid w:val="00AC31C5"/>
    <w:rsid w:val="00AC328A"/>
    <w:rsid w:val="00AC3379"/>
    <w:rsid w:val="00AC34B7"/>
    <w:rsid w:val="00AC3B0D"/>
    <w:rsid w:val="00AC3E31"/>
    <w:rsid w:val="00AC3F63"/>
    <w:rsid w:val="00AC4051"/>
    <w:rsid w:val="00AC438C"/>
    <w:rsid w:val="00AC4893"/>
    <w:rsid w:val="00AC4CE4"/>
    <w:rsid w:val="00AC4E1D"/>
    <w:rsid w:val="00AC554B"/>
    <w:rsid w:val="00AC57BD"/>
    <w:rsid w:val="00AC5883"/>
    <w:rsid w:val="00AC698A"/>
    <w:rsid w:val="00AC6C8E"/>
    <w:rsid w:val="00AC6D2E"/>
    <w:rsid w:val="00AC6DDA"/>
    <w:rsid w:val="00AC6E57"/>
    <w:rsid w:val="00AC6E65"/>
    <w:rsid w:val="00AC726E"/>
    <w:rsid w:val="00AC7BBF"/>
    <w:rsid w:val="00AC7CBD"/>
    <w:rsid w:val="00AD0238"/>
    <w:rsid w:val="00AD029D"/>
    <w:rsid w:val="00AD02B7"/>
    <w:rsid w:val="00AD0457"/>
    <w:rsid w:val="00AD0D9D"/>
    <w:rsid w:val="00AD11E3"/>
    <w:rsid w:val="00AD1309"/>
    <w:rsid w:val="00AD140C"/>
    <w:rsid w:val="00AD144C"/>
    <w:rsid w:val="00AD1824"/>
    <w:rsid w:val="00AD1A90"/>
    <w:rsid w:val="00AD1BBB"/>
    <w:rsid w:val="00AD2529"/>
    <w:rsid w:val="00AD2933"/>
    <w:rsid w:val="00AD2D08"/>
    <w:rsid w:val="00AD305E"/>
    <w:rsid w:val="00AD344B"/>
    <w:rsid w:val="00AD3803"/>
    <w:rsid w:val="00AD41DC"/>
    <w:rsid w:val="00AD4723"/>
    <w:rsid w:val="00AD4BE9"/>
    <w:rsid w:val="00AD4EBC"/>
    <w:rsid w:val="00AD5117"/>
    <w:rsid w:val="00AD56B8"/>
    <w:rsid w:val="00AD59D8"/>
    <w:rsid w:val="00AD6024"/>
    <w:rsid w:val="00AD6171"/>
    <w:rsid w:val="00AD6202"/>
    <w:rsid w:val="00AD67FB"/>
    <w:rsid w:val="00AD6B5E"/>
    <w:rsid w:val="00AD7062"/>
    <w:rsid w:val="00AD77D9"/>
    <w:rsid w:val="00AD7CFB"/>
    <w:rsid w:val="00AD7DE7"/>
    <w:rsid w:val="00AD7EB8"/>
    <w:rsid w:val="00AE01AE"/>
    <w:rsid w:val="00AE06F8"/>
    <w:rsid w:val="00AE06F9"/>
    <w:rsid w:val="00AE0A39"/>
    <w:rsid w:val="00AE0D15"/>
    <w:rsid w:val="00AE0E4F"/>
    <w:rsid w:val="00AE0ED4"/>
    <w:rsid w:val="00AE0F2B"/>
    <w:rsid w:val="00AE1070"/>
    <w:rsid w:val="00AE111D"/>
    <w:rsid w:val="00AE11A7"/>
    <w:rsid w:val="00AE1690"/>
    <w:rsid w:val="00AE1C63"/>
    <w:rsid w:val="00AE1DB6"/>
    <w:rsid w:val="00AE2088"/>
    <w:rsid w:val="00AE2521"/>
    <w:rsid w:val="00AE2AB0"/>
    <w:rsid w:val="00AE2D59"/>
    <w:rsid w:val="00AE2E54"/>
    <w:rsid w:val="00AE319A"/>
    <w:rsid w:val="00AE3437"/>
    <w:rsid w:val="00AE35FD"/>
    <w:rsid w:val="00AE3809"/>
    <w:rsid w:val="00AE3C9D"/>
    <w:rsid w:val="00AE3E22"/>
    <w:rsid w:val="00AE3E80"/>
    <w:rsid w:val="00AE3F04"/>
    <w:rsid w:val="00AE4779"/>
    <w:rsid w:val="00AE49EA"/>
    <w:rsid w:val="00AE4AD5"/>
    <w:rsid w:val="00AE4BEE"/>
    <w:rsid w:val="00AE4E3D"/>
    <w:rsid w:val="00AE4E6A"/>
    <w:rsid w:val="00AE4EA8"/>
    <w:rsid w:val="00AE572E"/>
    <w:rsid w:val="00AE597B"/>
    <w:rsid w:val="00AE5CFA"/>
    <w:rsid w:val="00AE5D84"/>
    <w:rsid w:val="00AE6123"/>
    <w:rsid w:val="00AE6217"/>
    <w:rsid w:val="00AE637C"/>
    <w:rsid w:val="00AE65D8"/>
    <w:rsid w:val="00AE69D5"/>
    <w:rsid w:val="00AE6C7E"/>
    <w:rsid w:val="00AE6D9D"/>
    <w:rsid w:val="00AE6E78"/>
    <w:rsid w:val="00AE7078"/>
    <w:rsid w:val="00AE70D9"/>
    <w:rsid w:val="00AE743B"/>
    <w:rsid w:val="00AE751A"/>
    <w:rsid w:val="00AE77C8"/>
    <w:rsid w:val="00AE7BBC"/>
    <w:rsid w:val="00AE7D00"/>
    <w:rsid w:val="00AE7F87"/>
    <w:rsid w:val="00AF0024"/>
    <w:rsid w:val="00AF04BB"/>
    <w:rsid w:val="00AF083E"/>
    <w:rsid w:val="00AF0AEE"/>
    <w:rsid w:val="00AF0C24"/>
    <w:rsid w:val="00AF0D7C"/>
    <w:rsid w:val="00AF0EA1"/>
    <w:rsid w:val="00AF1B81"/>
    <w:rsid w:val="00AF1D61"/>
    <w:rsid w:val="00AF1E03"/>
    <w:rsid w:val="00AF1EBB"/>
    <w:rsid w:val="00AF1F33"/>
    <w:rsid w:val="00AF24B8"/>
    <w:rsid w:val="00AF24CC"/>
    <w:rsid w:val="00AF2B62"/>
    <w:rsid w:val="00AF2C73"/>
    <w:rsid w:val="00AF2DD6"/>
    <w:rsid w:val="00AF2DFA"/>
    <w:rsid w:val="00AF2E76"/>
    <w:rsid w:val="00AF3101"/>
    <w:rsid w:val="00AF3138"/>
    <w:rsid w:val="00AF3167"/>
    <w:rsid w:val="00AF3171"/>
    <w:rsid w:val="00AF320A"/>
    <w:rsid w:val="00AF35D4"/>
    <w:rsid w:val="00AF36E3"/>
    <w:rsid w:val="00AF3D2D"/>
    <w:rsid w:val="00AF3DC8"/>
    <w:rsid w:val="00AF40BF"/>
    <w:rsid w:val="00AF40D2"/>
    <w:rsid w:val="00AF4199"/>
    <w:rsid w:val="00AF4216"/>
    <w:rsid w:val="00AF437D"/>
    <w:rsid w:val="00AF4471"/>
    <w:rsid w:val="00AF460B"/>
    <w:rsid w:val="00AF465F"/>
    <w:rsid w:val="00AF467C"/>
    <w:rsid w:val="00AF4AF0"/>
    <w:rsid w:val="00AF4CBE"/>
    <w:rsid w:val="00AF4D92"/>
    <w:rsid w:val="00AF4EC4"/>
    <w:rsid w:val="00AF50DB"/>
    <w:rsid w:val="00AF5860"/>
    <w:rsid w:val="00AF5B16"/>
    <w:rsid w:val="00AF5B90"/>
    <w:rsid w:val="00AF6442"/>
    <w:rsid w:val="00AF6446"/>
    <w:rsid w:val="00AF6B47"/>
    <w:rsid w:val="00AF6F03"/>
    <w:rsid w:val="00AF6F64"/>
    <w:rsid w:val="00AF7165"/>
    <w:rsid w:val="00AF756C"/>
    <w:rsid w:val="00AF766E"/>
    <w:rsid w:val="00AF7770"/>
    <w:rsid w:val="00AF77A8"/>
    <w:rsid w:val="00AF79DC"/>
    <w:rsid w:val="00AF7C0E"/>
    <w:rsid w:val="00B00678"/>
    <w:rsid w:val="00B00732"/>
    <w:rsid w:val="00B01A6B"/>
    <w:rsid w:val="00B02476"/>
    <w:rsid w:val="00B025D6"/>
    <w:rsid w:val="00B02731"/>
    <w:rsid w:val="00B02EB3"/>
    <w:rsid w:val="00B02EC2"/>
    <w:rsid w:val="00B034C9"/>
    <w:rsid w:val="00B03748"/>
    <w:rsid w:val="00B037BF"/>
    <w:rsid w:val="00B03818"/>
    <w:rsid w:val="00B03DEC"/>
    <w:rsid w:val="00B053E3"/>
    <w:rsid w:val="00B05B0E"/>
    <w:rsid w:val="00B05D60"/>
    <w:rsid w:val="00B05D8C"/>
    <w:rsid w:val="00B061D8"/>
    <w:rsid w:val="00B0648C"/>
    <w:rsid w:val="00B06CCE"/>
    <w:rsid w:val="00B06D0D"/>
    <w:rsid w:val="00B070C9"/>
    <w:rsid w:val="00B07736"/>
    <w:rsid w:val="00B07B10"/>
    <w:rsid w:val="00B07B98"/>
    <w:rsid w:val="00B07CBF"/>
    <w:rsid w:val="00B07FC4"/>
    <w:rsid w:val="00B10A84"/>
    <w:rsid w:val="00B10C7C"/>
    <w:rsid w:val="00B10E18"/>
    <w:rsid w:val="00B10E30"/>
    <w:rsid w:val="00B112F8"/>
    <w:rsid w:val="00B11657"/>
    <w:rsid w:val="00B11B32"/>
    <w:rsid w:val="00B11CAD"/>
    <w:rsid w:val="00B11EE5"/>
    <w:rsid w:val="00B1288A"/>
    <w:rsid w:val="00B12BFC"/>
    <w:rsid w:val="00B12F5C"/>
    <w:rsid w:val="00B131C8"/>
    <w:rsid w:val="00B14270"/>
    <w:rsid w:val="00B1429C"/>
    <w:rsid w:val="00B14C9A"/>
    <w:rsid w:val="00B14F15"/>
    <w:rsid w:val="00B163B2"/>
    <w:rsid w:val="00B16598"/>
    <w:rsid w:val="00B16787"/>
    <w:rsid w:val="00B16AA6"/>
    <w:rsid w:val="00B16B14"/>
    <w:rsid w:val="00B170D8"/>
    <w:rsid w:val="00B17444"/>
    <w:rsid w:val="00B176E8"/>
    <w:rsid w:val="00B177F2"/>
    <w:rsid w:val="00B1781F"/>
    <w:rsid w:val="00B17990"/>
    <w:rsid w:val="00B17E1A"/>
    <w:rsid w:val="00B17E80"/>
    <w:rsid w:val="00B17EE9"/>
    <w:rsid w:val="00B20510"/>
    <w:rsid w:val="00B20664"/>
    <w:rsid w:val="00B20767"/>
    <w:rsid w:val="00B2080B"/>
    <w:rsid w:val="00B20CB5"/>
    <w:rsid w:val="00B20FD7"/>
    <w:rsid w:val="00B214C4"/>
    <w:rsid w:val="00B2166B"/>
    <w:rsid w:val="00B222F5"/>
    <w:rsid w:val="00B22638"/>
    <w:rsid w:val="00B22794"/>
    <w:rsid w:val="00B2284A"/>
    <w:rsid w:val="00B22F10"/>
    <w:rsid w:val="00B23246"/>
    <w:rsid w:val="00B2336F"/>
    <w:rsid w:val="00B235C0"/>
    <w:rsid w:val="00B2377B"/>
    <w:rsid w:val="00B239C9"/>
    <w:rsid w:val="00B23B68"/>
    <w:rsid w:val="00B23CF8"/>
    <w:rsid w:val="00B2468A"/>
    <w:rsid w:val="00B24E90"/>
    <w:rsid w:val="00B25047"/>
    <w:rsid w:val="00B25187"/>
    <w:rsid w:val="00B25700"/>
    <w:rsid w:val="00B258E6"/>
    <w:rsid w:val="00B25945"/>
    <w:rsid w:val="00B25B40"/>
    <w:rsid w:val="00B25B6F"/>
    <w:rsid w:val="00B25C60"/>
    <w:rsid w:val="00B26419"/>
    <w:rsid w:val="00B264D9"/>
    <w:rsid w:val="00B269AC"/>
    <w:rsid w:val="00B27052"/>
    <w:rsid w:val="00B2779E"/>
    <w:rsid w:val="00B277F7"/>
    <w:rsid w:val="00B278D1"/>
    <w:rsid w:val="00B2793E"/>
    <w:rsid w:val="00B27E02"/>
    <w:rsid w:val="00B30141"/>
    <w:rsid w:val="00B3014A"/>
    <w:rsid w:val="00B30599"/>
    <w:rsid w:val="00B305A7"/>
    <w:rsid w:val="00B30726"/>
    <w:rsid w:val="00B30782"/>
    <w:rsid w:val="00B30A37"/>
    <w:rsid w:val="00B30A72"/>
    <w:rsid w:val="00B30E0C"/>
    <w:rsid w:val="00B30E59"/>
    <w:rsid w:val="00B31130"/>
    <w:rsid w:val="00B31550"/>
    <w:rsid w:val="00B31DD7"/>
    <w:rsid w:val="00B3215B"/>
    <w:rsid w:val="00B328D4"/>
    <w:rsid w:val="00B32949"/>
    <w:rsid w:val="00B32F07"/>
    <w:rsid w:val="00B338F1"/>
    <w:rsid w:val="00B33910"/>
    <w:rsid w:val="00B33B3A"/>
    <w:rsid w:val="00B33FD4"/>
    <w:rsid w:val="00B34201"/>
    <w:rsid w:val="00B34276"/>
    <w:rsid w:val="00B34A2B"/>
    <w:rsid w:val="00B34DE2"/>
    <w:rsid w:val="00B3543F"/>
    <w:rsid w:val="00B3551A"/>
    <w:rsid w:val="00B357FF"/>
    <w:rsid w:val="00B359A1"/>
    <w:rsid w:val="00B35AD7"/>
    <w:rsid w:val="00B36692"/>
    <w:rsid w:val="00B368B7"/>
    <w:rsid w:val="00B36AC9"/>
    <w:rsid w:val="00B36C16"/>
    <w:rsid w:val="00B36D9B"/>
    <w:rsid w:val="00B36F6B"/>
    <w:rsid w:val="00B371C5"/>
    <w:rsid w:val="00B37BD1"/>
    <w:rsid w:val="00B37DFD"/>
    <w:rsid w:val="00B40023"/>
    <w:rsid w:val="00B40407"/>
    <w:rsid w:val="00B40434"/>
    <w:rsid w:val="00B404AD"/>
    <w:rsid w:val="00B4095D"/>
    <w:rsid w:val="00B40B26"/>
    <w:rsid w:val="00B40D6D"/>
    <w:rsid w:val="00B41180"/>
    <w:rsid w:val="00B4120E"/>
    <w:rsid w:val="00B41361"/>
    <w:rsid w:val="00B41487"/>
    <w:rsid w:val="00B414FE"/>
    <w:rsid w:val="00B415C8"/>
    <w:rsid w:val="00B416CB"/>
    <w:rsid w:val="00B416D1"/>
    <w:rsid w:val="00B417AA"/>
    <w:rsid w:val="00B41C33"/>
    <w:rsid w:val="00B42022"/>
    <w:rsid w:val="00B42105"/>
    <w:rsid w:val="00B421DF"/>
    <w:rsid w:val="00B42AAE"/>
    <w:rsid w:val="00B42BA4"/>
    <w:rsid w:val="00B433FE"/>
    <w:rsid w:val="00B437CD"/>
    <w:rsid w:val="00B43A66"/>
    <w:rsid w:val="00B43B1F"/>
    <w:rsid w:val="00B44137"/>
    <w:rsid w:val="00B441B8"/>
    <w:rsid w:val="00B448B5"/>
    <w:rsid w:val="00B44983"/>
    <w:rsid w:val="00B44C57"/>
    <w:rsid w:val="00B44EDD"/>
    <w:rsid w:val="00B45190"/>
    <w:rsid w:val="00B45372"/>
    <w:rsid w:val="00B45B82"/>
    <w:rsid w:val="00B46492"/>
    <w:rsid w:val="00B465E1"/>
    <w:rsid w:val="00B46608"/>
    <w:rsid w:val="00B46617"/>
    <w:rsid w:val="00B467BB"/>
    <w:rsid w:val="00B46A04"/>
    <w:rsid w:val="00B472B4"/>
    <w:rsid w:val="00B4748E"/>
    <w:rsid w:val="00B478F0"/>
    <w:rsid w:val="00B47DB8"/>
    <w:rsid w:val="00B47EE9"/>
    <w:rsid w:val="00B50054"/>
    <w:rsid w:val="00B50623"/>
    <w:rsid w:val="00B50741"/>
    <w:rsid w:val="00B5075A"/>
    <w:rsid w:val="00B509DB"/>
    <w:rsid w:val="00B50DAE"/>
    <w:rsid w:val="00B513A7"/>
    <w:rsid w:val="00B516E9"/>
    <w:rsid w:val="00B51A81"/>
    <w:rsid w:val="00B51AA0"/>
    <w:rsid w:val="00B53246"/>
    <w:rsid w:val="00B5335A"/>
    <w:rsid w:val="00B535E0"/>
    <w:rsid w:val="00B539A1"/>
    <w:rsid w:val="00B53DFB"/>
    <w:rsid w:val="00B53F43"/>
    <w:rsid w:val="00B544DE"/>
    <w:rsid w:val="00B54B26"/>
    <w:rsid w:val="00B54B4B"/>
    <w:rsid w:val="00B54B76"/>
    <w:rsid w:val="00B54D57"/>
    <w:rsid w:val="00B55358"/>
    <w:rsid w:val="00B553E1"/>
    <w:rsid w:val="00B55634"/>
    <w:rsid w:val="00B558F3"/>
    <w:rsid w:val="00B559E6"/>
    <w:rsid w:val="00B55A4C"/>
    <w:rsid w:val="00B5643F"/>
    <w:rsid w:val="00B568BD"/>
    <w:rsid w:val="00B5696A"/>
    <w:rsid w:val="00B57506"/>
    <w:rsid w:val="00B57582"/>
    <w:rsid w:val="00B5768D"/>
    <w:rsid w:val="00B57915"/>
    <w:rsid w:val="00B57C88"/>
    <w:rsid w:val="00B57DC0"/>
    <w:rsid w:val="00B6083C"/>
    <w:rsid w:val="00B609C0"/>
    <w:rsid w:val="00B60C4B"/>
    <w:rsid w:val="00B61757"/>
    <w:rsid w:val="00B62DCD"/>
    <w:rsid w:val="00B62F67"/>
    <w:rsid w:val="00B63323"/>
    <w:rsid w:val="00B633EA"/>
    <w:rsid w:val="00B634A9"/>
    <w:rsid w:val="00B637D8"/>
    <w:rsid w:val="00B63808"/>
    <w:rsid w:val="00B6387C"/>
    <w:rsid w:val="00B63A36"/>
    <w:rsid w:val="00B63C78"/>
    <w:rsid w:val="00B63D3C"/>
    <w:rsid w:val="00B63FE8"/>
    <w:rsid w:val="00B64029"/>
    <w:rsid w:val="00B6448B"/>
    <w:rsid w:val="00B646B2"/>
    <w:rsid w:val="00B64750"/>
    <w:rsid w:val="00B6476C"/>
    <w:rsid w:val="00B649FE"/>
    <w:rsid w:val="00B64B88"/>
    <w:rsid w:val="00B65318"/>
    <w:rsid w:val="00B6548B"/>
    <w:rsid w:val="00B65BAD"/>
    <w:rsid w:val="00B65EB6"/>
    <w:rsid w:val="00B65F81"/>
    <w:rsid w:val="00B660A7"/>
    <w:rsid w:val="00B66281"/>
    <w:rsid w:val="00B664BB"/>
    <w:rsid w:val="00B666F0"/>
    <w:rsid w:val="00B66B29"/>
    <w:rsid w:val="00B66C72"/>
    <w:rsid w:val="00B66CA9"/>
    <w:rsid w:val="00B66CE6"/>
    <w:rsid w:val="00B66D98"/>
    <w:rsid w:val="00B672B9"/>
    <w:rsid w:val="00B674B3"/>
    <w:rsid w:val="00B67515"/>
    <w:rsid w:val="00B67C92"/>
    <w:rsid w:val="00B67D39"/>
    <w:rsid w:val="00B67F5E"/>
    <w:rsid w:val="00B67F79"/>
    <w:rsid w:val="00B7011F"/>
    <w:rsid w:val="00B704B2"/>
    <w:rsid w:val="00B70569"/>
    <w:rsid w:val="00B70BC2"/>
    <w:rsid w:val="00B7193A"/>
    <w:rsid w:val="00B71C59"/>
    <w:rsid w:val="00B71D4A"/>
    <w:rsid w:val="00B71FEC"/>
    <w:rsid w:val="00B722CB"/>
    <w:rsid w:val="00B72648"/>
    <w:rsid w:val="00B72684"/>
    <w:rsid w:val="00B72F86"/>
    <w:rsid w:val="00B7355A"/>
    <w:rsid w:val="00B73DB4"/>
    <w:rsid w:val="00B73FDE"/>
    <w:rsid w:val="00B741E7"/>
    <w:rsid w:val="00B74511"/>
    <w:rsid w:val="00B745C7"/>
    <w:rsid w:val="00B749B9"/>
    <w:rsid w:val="00B75078"/>
    <w:rsid w:val="00B750C1"/>
    <w:rsid w:val="00B75252"/>
    <w:rsid w:val="00B752E2"/>
    <w:rsid w:val="00B75345"/>
    <w:rsid w:val="00B7581F"/>
    <w:rsid w:val="00B75823"/>
    <w:rsid w:val="00B7622C"/>
    <w:rsid w:val="00B765D3"/>
    <w:rsid w:val="00B76AC7"/>
    <w:rsid w:val="00B76EC9"/>
    <w:rsid w:val="00B770C1"/>
    <w:rsid w:val="00B771FA"/>
    <w:rsid w:val="00B773FE"/>
    <w:rsid w:val="00B77582"/>
    <w:rsid w:val="00B77587"/>
    <w:rsid w:val="00B77706"/>
    <w:rsid w:val="00B7772D"/>
    <w:rsid w:val="00B7798C"/>
    <w:rsid w:val="00B77BFA"/>
    <w:rsid w:val="00B80669"/>
    <w:rsid w:val="00B80A82"/>
    <w:rsid w:val="00B80E72"/>
    <w:rsid w:val="00B80F2B"/>
    <w:rsid w:val="00B814B8"/>
    <w:rsid w:val="00B8152E"/>
    <w:rsid w:val="00B81A5C"/>
    <w:rsid w:val="00B81C21"/>
    <w:rsid w:val="00B81E5C"/>
    <w:rsid w:val="00B8226A"/>
    <w:rsid w:val="00B822AA"/>
    <w:rsid w:val="00B8259F"/>
    <w:rsid w:val="00B8272D"/>
    <w:rsid w:val="00B82DBC"/>
    <w:rsid w:val="00B83474"/>
    <w:rsid w:val="00B83547"/>
    <w:rsid w:val="00B83810"/>
    <w:rsid w:val="00B8381A"/>
    <w:rsid w:val="00B83BD5"/>
    <w:rsid w:val="00B83CCB"/>
    <w:rsid w:val="00B841D9"/>
    <w:rsid w:val="00B846C8"/>
    <w:rsid w:val="00B846D7"/>
    <w:rsid w:val="00B84944"/>
    <w:rsid w:val="00B84AA6"/>
    <w:rsid w:val="00B85174"/>
    <w:rsid w:val="00B85359"/>
    <w:rsid w:val="00B8537A"/>
    <w:rsid w:val="00B853A7"/>
    <w:rsid w:val="00B854F7"/>
    <w:rsid w:val="00B858D5"/>
    <w:rsid w:val="00B86ED0"/>
    <w:rsid w:val="00B86EF8"/>
    <w:rsid w:val="00B86FD4"/>
    <w:rsid w:val="00B871C9"/>
    <w:rsid w:val="00B87632"/>
    <w:rsid w:val="00B87CE5"/>
    <w:rsid w:val="00B87CE7"/>
    <w:rsid w:val="00B87DA0"/>
    <w:rsid w:val="00B90393"/>
    <w:rsid w:val="00B905D4"/>
    <w:rsid w:val="00B90740"/>
    <w:rsid w:val="00B90BD3"/>
    <w:rsid w:val="00B91116"/>
    <w:rsid w:val="00B91167"/>
    <w:rsid w:val="00B9121D"/>
    <w:rsid w:val="00B914C4"/>
    <w:rsid w:val="00B915B6"/>
    <w:rsid w:val="00B91760"/>
    <w:rsid w:val="00B917B6"/>
    <w:rsid w:val="00B917DC"/>
    <w:rsid w:val="00B9194D"/>
    <w:rsid w:val="00B919ED"/>
    <w:rsid w:val="00B92263"/>
    <w:rsid w:val="00B922B9"/>
    <w:rsid w:val="00B92AF2"/>
    <w:rsid w:val="00B92C26"/>
    <w:rsid w:val="00B92E79"/>
    <w:rsid w:val="00B92F71"/>
    <w:rsid w:val="00B931C3"/>
    <w:rsid w:val="00B9349E"/>
    <w:rsid w:val="00B93517"/>
    <w:rsid w:val="00B9422B"/>
    <w:rsid w:val="00B9469A"/>
    <w:rsid w:val="00B94B79"/>
    <w:rsid w:val="00B94B99"/>
    <w:rsid w:val="00B94C61"/>
    <w:rsid w:val="00B94F62"/>
    <w:rsid w:val="00B94F7D"/>
    <w:rsid w:val="00B94FBE"/>
    <w:rsid w:val="00B953AB"/>
    <w:rsid w:val="00B95503"/>
    <w:rsid w:val="00B95540"/>
    <w:rsid w:val="00B955DF"/>
    <w:rsid w:val="00B95600"/>
    <w:rsid w:val="00B95A18"/>
    <w:rsid w:val="00B95AF3"/>
    <w:rsid w:val="00B95CA5"/>
    <w:rsid w:val="00B95E14"/>
    <w:rsid w:val="00B95E50"/>
    <w:rsid w:val="00B9640E"/>
    <w:rsid w:val="00B96420"/>
    <w:rsid w:val="00B96431"/>
    <w:rsid w:val="00B96656"/>
    <w:rsid w:val="00B967A3"/>
    <w:rsid w:val="00B9690F"/>
    <w:rsid w:val="00B96BB4"/>
    <w:rsid w:val="00B96BB5"/>
    <w:rsid w:val="00B96C36"/>
    <w:rsid w:val="00B971DD"/>
    <w:rsid w:val="00B9732A"/>
    <w:rsid w:val="00B974B3"/>
    <w:rsid w:val="00B975BA"/>
    <w:rsid w:val="00B977BA"/>
    <w:rsid w:val="00B977F8"/>
    <w:rsid w:val="00B97D77"/>
    <w:rsid w:val="00B97EC7"/>
    <w:rsid w:val="00B97F52"/>
    <w:rsid w:val="00BA0381"/>
    <w:rsid w:val="00BA0A5A"/>
    <w:rsid w:val="00BA0AE2"/>
    <w:rsid w:val="00BA0C7A"/>
    <w:rsid w:val="00BA1063"/>
    <w:rsid w:val="00BA1077"/>
    <w:rsid w:val="00BA1274"/>
    <w:rsid w:val="00BA13E3"/>
    <w:rsid w:val="00BA1A61"/>
    <w:rsid w:val="00BA2319"/>
    <w:rsid w:val="00BA2327"/>
    <w:rsid w:val="00BA250C"/>
    <w:rsid w:val="00BA2512"/>
    <w:rsid w:val="00BA2F4D"/>
    <w:rsid w:val="00BA3215"/>
    <w:rsid w:val="00BA3271"/>
    <w:rsid w:val="00BA3513"/>
    <w:rsid w:val="00BA3662"/>
    <w:rsid w:val="00BA36D5"/>
    <w:rsid w:val="00BA4148"/>
    <w:rsid w:val="00BA4333"/>
    <w:rsid w:val="00BA437E"/>
    <w:rsid w:val="00BA479D"/>
    <w:rsid w:val="00BA4A27"/>
    <w:rsid w:val="00BA4AD1"/>
    <w:rsid w:val="00BA4EC5"/>
    <w:rsid w:val="00BA4F96"/>
    <w:rsid w:val="00BA4FEA"/>
    <w:rsid w:val="00BA5079"/>
    <w:rsid w:val="00BA544F"/>
    <w:rsid w:val="00BA54E6"/>
    <w:rsid w:val="00BA54E8"/>
    <w:rsid w:val="00BA5AD4"/>
    <w:rsid w:val="00BA5DF8"/>
    <w:rsid w:val="00BA5F5E"/>
    <w:rsid w:val="00BA6433"/>
    <w:rsid w:val="00BA6495"/>
    <w:rsid w:val="00BA6692"/>
    <w:rsid w:val="00BA6855"/>
    <w:rsid w:val="00BA7257"/>
    <w:rsid w:val="00BA7495"/>
    <w:rsid w:val="00BA7C30"/>
    <w:rsid w:val="00BA7CBA"/>
    <w:rsid w:val="00BA7CDC"/>
    <w:rsid w:val="00BA7F65"/>
    <w:rsid w:val="00BB0043"/>
    <w:rsid w:val="00BB017E"/>
    <w:rsid w:val="00BB03AC"/>
    <w:rsid w:val="00BB05F4"/>
    <w:rsid w:val="00BB08BE"/>
    <w:rsid w:val="00BB0F1A"/>
    <w:rsid w:val="00BB11EE"/>
    <w:rsid w:val="00BB15C1"/>
    <w:rsid w:val="00BB1667"/>
    <w:rsid w:val="00BB1AEB"/>
    <w:rsid w:val="00BB1B82"/>
    <w:rsid w:val="00BB1B95"/>
    <w:rsid w:val="00BB1D75"/>
    <w:rsid w:val="00BB2224"/>
    <w:rsid w:val="00BB25BC"/>
    <w:rsid w:val="00BB2771"/>
    <w:rsid w:val="00BB34B7"/>
    <w:rsid w:val="00BB3B16"/>
    <w:rsid w:val="00BB3C53"/>
    <w:rsid w:val="00BB3D96"/>
    <w:rsid w:val="00BB4294"/>
    <w:rsid w:val="00BB434B"/>
    <w:rsid w:val="00BB4D21"/>
    <w:rsid w:val="00BB4E1B"/>
    <w:rsid w:val="00BB5182"/>
    <w:rsid w:val="00BB5466"/>
    <w:rsid w:val="00BB5528"/>
    <w:rsid w:val="00BB568C"/>
    <w:rsid w:val="00BB5B18"/>
    <w:rsid w:val="00BB5CB5"/>
    <w:rsid w:val="00BB5F30"/>
    <w:rsid w:val="00BB6036"/>
    <w:rsid w:val="00BB6182"/>
    <w:rsid w:val="00BB6380"/>
    <w:rsid w:val="00BB64F2"/>
    <w:rsid w:val="00BB681D"/>
    <w:rsid w:val="00BB7051"/>
    <w:rsid w:val="00BB7117"/>
    <w:rsid w:val="00BB7463"/>
    <w:rsid w:val="00BB7548"/>
    <w:rsid w:val="00BB765B"/>
    <w:rsid w:val="00BB7890"/>
    <w:rsid w:val="00BB7B60"/>
    <w:rsid w:val="00BB7D7A"/>
    <w:rsid w:val="00BB7DE8"/>
    <w:rsid w:val="00BC006C"/>
    <w:rsid w:val="00BC0515"/>
    <w:rsid w:val="00BC090E"/>
    <w:rsid w:val="00BC0A69"/>
    <w:rsid w:val="00BC13EC"/>
    <w:rsid w:val="00BC144B"/>
    <w:rsid w:val="00BC14C4"/>
    <w:rsid w:val="00BC186E"/>
    <w:rsid w:val="00BC1938"/>
    <w:rsid w:val="00BC1A62"/>
    <w:rsid w:val="00BC1F3E"/>
    <w:rsid w:val="00BC2058"/>
    <w:rsid w:val="00BC21C5"/>
    <w:rsid w:val="00BC22E2"/>
    <w:rsid w:val="00BC243A"/>
    <w:rsid w:val="00BC2675"/>
    <w:rsid w:val="00BC2DF7"/>
    <w:rsid w:val="00BC334E"/>
    <w:rsid w:val="00BC388C"/>
    <w:rsid w:val="00BC38D9"/>
    <w:rsid w:val="00BC3AE1"/>
    <w:rsid w:val="00BC4040"/>
    <w:rsid w:val="00BC437E"/>
    <w:rsid w:val="00BC45E7"/>
    <w:rsid w:val="00BC484B"/>
    <w:rsid w:val="00BC4B24"/>
    <w:rsid w:val="00BC4B5A"/>
    <w:rsid w:val="00BC4C18"/>
    <w:rsid w:val="00BC4D8B"/>
    <w:rsid w:val="00BC4FC4"/>
    <w:rsid w:val="00BC52C6"/>
    <w:rsid w:val="00BC5488"/>
    <w:rsid w:val="00BC54BE"/>
    <w:rsid w:val="00BC5928"/>
    <w:rsid w:val="00BC5A91"/>
    <w:rsid w:val="00BC5ED1"/>
    <w:rsid w:val="00BC5FB2"/>
    <w:rsid w:val="00BC6068"/>
    <w:rsid w:val="00BC60AD"/>
    <w:rsid w:val="00BC61CA"/>
    <w:rsid w:val="00BC66DD"/>
    <w:rsid w:val="00BC68F0"/>
    <w:rsid w:val="00BC6B0A"/>
    <w:rsid w:val="00BC6B82"/>
    <w:rsid w:val="00BC6E6E"/>
    <w:rsid w:val="00BC76CA"/>
    <w:rsid w:val="00BC777F"/>
    <w:rsid w:val="00BC7CDC"/>
    <w:rsid w:val="00BD0361"/>
    <w:rsid w:val="00BD057F"/>
    <w:rsid w:val="00BD0697"/>
    <w:rsid w:val="00BD0DBC"/>
    <w:rsid w:val="00BD1029"/>
    <w:rsid w:val="00BD10B2"/>
    <w:rsid w:val="00BD111F"/>
    <w:rsid w:val="00BD129D"/>
    <w:rsid w:val="00BD1326"/>
    <w:rsid w:val="00BD1BB9"/>
    <w:rsid w:val="00BD1EA0"/>
    <w:rsid w:val="00BD1ED9"/>
    <w:rsid w:val="00BD1F9B"/>
    <w:rsid w:val="00BD2052"/>
    <w:rsid w:val="00BD2522"/>
    <w:rsid w:val="00BD276B"/>
    <w:rsid w:val="00BD28BF"/>
    <w:rsid w:val="00BD291F"/>
    <w:rsid w:val="00BD2ED6"/>
    <w:rsid w:val="00BD2F8B"/>
    <w:rsid w:val="00BD3691"/>
    <w:rsid w:val="00BD3C2D"/>
    <w:rsid w:val="00BD402A"/>
    <w:rsid w:val="00BD4079"/>
    <w:rsid w:val="00BD47D8"/>
    <w:rsid w:val="00BD4888"/>
    <w:rsid w:val="00BD4C54"/>
    <w:rsid w:val="00BD4CA8"/>
    <w:rsid w:val="00BD5058"/>
    <w:rsid w:val="00BD509C"/>
    <w:rsid w:val="00BD51C0"/>
    <w:rsid w:val="00BD55C5"/>
    <w:rsid w:val="00BD5E6D"/>
    <w:rsid w:val="00BD5FBB"/>
    <w:rsid w:val="00BD62B6"/>
    <w:rsid w:val="00BD6565"/>
    <w:rsid w:val="00BD67C5"/>
    <w:rsid w:val="00BD6F6B"/>
    <w:rsid w:val="00BD724D"/>
    <w:rsid w:val="00BD73B9"/>
    <w:rsid w:val="00BD7568"/>
    <w:rsid w:val="00BD7694"/>
    <w:rsid w:val="00BD7E16"/>
    <w:rsid w:val="00BD7E2B"/>
    <w:rsid w:val="00BD7E93"/>
    <w:rsid w:val="00BE0079"/>
    <w:rsid w:val="00BE0310"/>
    <w:rsid w:val="00BE05F0"/>
    <w:rsid w:val="00BE0A74"/>
    <w:rsid w:val="00BE0D66"/>
    <w:rsid w:val="00BE0EC7"/>
    <w:rsid w:val="00BE1931"/>
    <w:rsid w:val="00BE1A25"/>
    <w:rsid w:val="00BE1BF3"/>
    <w:rsid w:val="00BE2163"/>
    <w:rsid w:val="00BE236D"/>
    <w:rsid w:val="00BE28B4"/>
    <w:rsid w:val="00BE2A2D"/>
    <w:rsid w:val="00BE2A52"/>
    <w:rsid w:val="00BE3208"/>
    <w:rsid w:val="00BE3336"/>
    <w:rsid w:val="00BE3358"/>
    <w:rsid w:val="00BE3581"/>
    <w:rsid w:val="00BE3692"/>
    <w:rsid w:val="00BE36F1"/>
    <w:rsid w:val="00BE3A15"/>
    <w:rsid w:val="00BE3B29"/>
    <w:rsid w:val="00BE3E3C"/>
    <w:rsid w:val="00BE3E8D"/>
    <w:rsid w:val="00BE4128"/>
    <w:rsid w:val="00BE4370"/>
    <w:rsid w:val="00BE5032"/>
    <w:rsid w:val="00BE52E0"/>
    <w:rsid w:val="00BE5609"/>
    <w:rsid w:val="00BE587F"/>
    <w:rsid w:val="00BE59B2"/>
    <w:rsid w:val="00BE5BA6"/>
    <w:rsid w:val="00BE5F34"/>
    <w:rsid w:val="00BE5FC7"/>
    <w:rsid w:val="00BE6C09"/>
    <w:rsid w:val="00BE709A"/>
    <w:rsid w:val="00BE7BAD"/>
    <w:rsid w:val="00BE7D4F"/>
    <w:rsid w:val="00BE7EC2"/>
    <w:rsid w:val="00BE7EC8"/>
    <w:rsid w:val="00BF0315"/>
    <w:rsid w:val="00BF035D"/>
    <w:rsid w:val="00BF0430"/>
    <w:rsid w:val="00BF0A22"/>
    <w:rsid w:val="00BF0B6C"/>
    <w:rsid w:val="00BF0EB6"/>
    <w:rsid w:val="00BF1014"/>
    <w:rsid w:val="00BF10AE"/>
    <w:rsid w:val="00BF10C7"/>
    <w:rsid w:val="00BF1139"/>
    <w:rsid w:val="00BF2A50"/>
    <w:rsid w:val="00BF2F8C"/>
    <w:rsid w:val="00BF31D7"/>
    <w:rsid w:val="00BF31EA"/>
    <w:rsid w:val="00BF3348"/>
    <w:rsid w:val="00BF353F"/>
    <w:rsid w:val="00BF37DB"/>
    <w:rsid w:val="00BF3A77"/>
    <w:rsid w:val="00BF3AF3"/>
    <w:rsid w:val="00BF4041"/>
    <w:rsid w:val="00BF41FE"/>
    <w:rsid w:val="00BF420C"/>
    <w:rsid w:val="00BF42F0"/>
    <w:rsid w:val="00BF459B"/>
    <w:rsid w:val="00BF4820"/>
    <w:rsid w:val="00BF5081"/>
    <w:rsid w:val="00BF51C0"/>
    <w:rsid w:val="00BF577B"/>
    <w:rsid w:val="00BF5B29"/>
    <w:rsid w:val="00BF6B07"/>
    <w:rsid w:val="00BF6C35"/>
    <w:rsid w:val="00BF6C6B"/>
    <w:rsid w:val="00BF711D"/>
    <w:rsid w:val="00BF76A9"/>
    <w:rsid w:val="00BF7A13"/>
    <w:rsid w:val="00BF7AB9"/>
    <w:rsid w:val="00BF7E9D"/>
    <w:rsid w:val="00BF7FDB"/>
    <w:rsid w:val="00BF7FF4"/>
    <w:rsid w:val="00C0015D"/>
    <w:rsid w:val="00C005C1"/>
    <w:rsid w:val="00C007DE"/>
    <w:rsid w:val="00C009E7"/>
    <w:rsid w:val="00C00D0A"/>
    <w:rsid w:val="00C00D7A"/>
    <w:rsid w:val="00C010FF"/>
    <w:rsid w:val="00C01278"/>
    <w:rsid w:val="00C0133D"/>
    <w:rsid w:val="00C016D2"/>
    <w:rsid w:val="00C01AF6"/>
    <w:rsid w:val="00C01F8A"/>
    <w:rsid w:val="00C023FB"/>
    <w:rsid w:val="00C026C5"/>
    <w:rsid w:val="00C029B7"/>
    <w:rsid w:val="00C02B1E"/>
    <w:rsid w:val="00C032F6"/>
    <w:rsid w:val="00C034C7"/>
    <w:rsid w:val="00C03572"/>
    <w:rsid w:val="00C03877"/>
    <w:rsid w:val="00C038AE"/>
    <w:rsid w:val="00C03979"/>
    <w:rsid w:val="00C039F1"/>
    <w:rsid w:val="00C03B71"/>
    <w:rsid w:val="00C03DEF"/>
    <w:rsid w:val="00C03F96"/>
    <w:rsid w:val="00C04BBB"/>
    <w:rsid w:val="00C04C0E"/>
    <w:rsid w:val="00C0574B"/>
    <w:rsid w:val="00C058B9"/>
    <w:rsid w:val="00C058F4"/>
    <w:rsid w:val="00C05993"/>
    <w:rsid w:val="00C05A4D"/>
    <w:rsid w:val="00C05A53"/>
    <w:rsid w:val="00C05B7E"/>
    <w:rsid w:val="00C05BA8"/>
    <w:rsid w:val="00C05CD8"/>
    <w:rsid w:val="00C06572"/>
    <w:rsid w:val="00C068C1"/>
    <w:rsid w:val="00C06A5E"/>
    <w:rsid w:val="00C06B4D"/>
    <w:rsid w:val="00C06BF6"/>
    <w:rsid w:val="00C06EB5"/>
    <w:rsid w:val="00C06FA1"/>
    <w:rsid w:val="00C07843"/>
    <w:rsid w:val="00C07950"/>
    <w:rsid w:val="00C07A17"/>
    <w:rsid w:val="00C07EDF"/>
    <w:rsid w:val="00C07F05"/>
    <w:rsid w:val="00C105CA"/>
    <w:rsid w:val="00C10773"/>
    <w:rsid w:val="00C107B3"/>
    <w:rsid w:val="00C10895"/>
    <w:rsid w:val="00C108DA"/>
    <w:rsid w:val="00C10D0A"/>
    <w:rsid w:val="00C1105D"/>
    <w:rsid w:val="00C110A5"/>
    <w:rsid w:val="00C111E0"/>
    <w:rsid w:val="00C11CA9"/>
    <w:rsid w:val="00C11E0D"/>
    <w:rsid w:val="00C11FBA"/>
    <w:rsid w:val="00C12387"/>
    <w:rsid w:val="00C126EA"/>
    <w:rsid w:val="00C12BAC"/>
    <w:rsid w:val="00C12E7A"/>
    <w:rsid w:val="00C12F02"/>
    <w:rsid w:val="00C13507"/>
    <w:rsid w:val="00C13947"/>
    <w:rsid w:val="00C13CDC"/>
    <w:rsid w:val="00C1432D"/>
    <w:rsid w:val="00C14384"/>
    <w:rsid w:val="00C144C2"/>
    <w:rsid w:val="00C14503"/>
    <w:rsid w:val="00C14588"/>
    <w:rsid w:val="00C145D2"/>
    <w:rsid w:val="00C14B5E"/>
    <w:rsid w:val="00C154DF"/>
    <w:rsid w:val="00C1556A"/>
    <w:rsid w:val="00C15677"/>
    <w:rsid w:val="00C156A2"/>
    <w:rsid w:val="00C15B20"/>
    <w:rsid w:val="00C15B48"/>
    <w:rsid w:val="00C1652E"/>
    <w:rsid w:val="00C165A0"/>
    <w:rsid w:val="00C165B2"/>
    <w:rsid w:val="00C16A0D"/>
    <w:rsid w:val="00C16EF5"/>
    <w:rsid w:val="00C16F66"/>
    <w:rsid w:val="00C1750C"/>
    <w:rsid w:val="00C1765D"/>
    <w:rsid w:val="00C2024A"/>
    <w:rsid w:val="00C20264"/>
    <w:rsid w:val="00C20640"/>
    <w:rsid w:val="00C207C9"/>
    <w:rsid w:val="00C2087F"/>
    <w:rsid w:val="00C209C6"/>
    <w:rsid w:val="00C20C6B"/>
    <w:rsid w:val="00C20E18"/>
    <w:rsid w:val="00C20FF8"/>
    <w:rsid w:val="00C2112E"/>
    <w:rsid w:val="00C211A3"/>
    <w:rsid w:val="00C21532"/>
    <w:rsid w:val="00C21781"/>
    <w:rsid w:val="00C21AC1"/>
    <w:rsid w:val="00C21F32"/>
    <w:rsid w:val="00C22155"/>
    <w:rsid w:val="00C2218E"/>
    <w:rsid w:val="00C2229F"/>
    <w:rsid w:val="00C2268A"/>
    <w:rsid w:val="00C22A07"/>
    <w:rsid w:val="00C22BBA"/>
    <w:rsid w:val="00C22ECA"/>
    <w:rsid w:val="00C22FAD"/>
    <w:rsid w:val="00C231F8"/>
    <w:rsid w:val="00C232D3"/>
    <w:rsid w:val="00C2339B"/>
    <w:rsid w:val="00C235BC"/>
    <w:rsid w:val="00C236BD"/>
    <w:rsid w:val="00C237AF"/>
    <w:rsid w:val="00C23BEC"/>
    <w:rsid w:val="00C23C96"/>
    <w:rsid w:val="00C23DCA"/>
    <w:rsid w:val="00C23F51"/>
    <w:rsid w:val="00C24764"/>
    <w:rsid w:val="00C24CC8"/>
    <w:rsid w:val="00C25270"/>
    <w:rsid w:val="00C25399"/>
    <w:rsid w:val="00C25A0A"/>
    <w:rsid w:val="00C26C65"/>
    <w:rsid w:val="00C26DEF"/>
    <w:rsid w:val="00C26FA0"/>
    <w:rsid w:val="00C27025"/>
    <w:rsid w:val="00C271B2"/>
    <w:rsid w:val="00C27252"/>
    <w:rsid w:val="00C27C98"/>
    <w:rsid w:val="00C30292"/>
    <w:rsid w:val="00C30544"/>
    <w:rsid w:val="00C305D9"/>
    <w:rsid w:val="00C30678"/>
    <w:rsid w:val="00C3086A"/>
    <w:rsid w:val="00C30D1A"/>
    <w:rsid w:val="00C30F88"/>
    <w:rsid w:val="00C310B9"/>
    <w:rsid w:val="00C31A52"/>
    <w:rsid w:val="00C31CC8"/>
    <w:rsid w:val="00C327DC"/>
    <w:rsid w:val="00C32D45"/>
    <w:rsid w:val="00C33124"/>
    <w:rsid w:val="00C3328D"/>
    <w:rsid w:val="00C33374"/>
    <w:rsid w:val="00C336E4"/>
    <w:rsid w:val="00C33A6E"/>
    <w:rsid w:val="00C33D29"/>
    <w:rsid w:val="00C33DC3"/>
    <w:rsid w:val="00C340F7"/>
    <w:rsid w:val="00C34263"/>
    <w:rsid w:val="00C34442"/>
    <w:rsid w:val="00C34854"/>
    <w:rsid w:val="00C34B50"/>
    <w:rsid w:val="00C34DBA"/>
    <w:rsid w:val="00C34E2B"/>
    <w:rsid w:val="00C34FD4"/>
    <w:rsid w:val="00C35263"/>
    <w:rsid w:val="00C3545B"/>
    <w:rsid w:val="00C354BC"/>
    <w:rsid w:val="00C359B3"/>
    <w:rsid w:val="00C35F7F"/>
    <w:rsid w:val="00C36241"/>
    <w:rsid w:val="00C3685A"/>
    <w:rsid w:val="00C368A6"/>
    <w:rsid w:val="00C368C4"/>
    <w:rsid w:val="00C36B47"/>
    <w:rsid w:val="00C36DF4"/>
    <w:rsid w:val="00C36E1E"/>
    <w:rsid w:val="00C370DF"/>
    <w:rsid w:val="00C376D7"/>
    <w:rsid w:val="00C3792A"/>
    <w:rsid w:val="00C37947"/>
    <w:rsid w:val="00C37BA5"/>
    <w:rsid w:val="00C37BBF"/>
    <w:rsid w:val="00C37C2F"/>
    <w:rsid w:val="00C37D72"/>
    <w:rsid w:val="00C403EF"/>
    <w:rsid w:val="00C40578"/>
    <w:rsid w:val="00C409CC"/>
    <w:rsid w:val="00C40BCB"/>
    <w:rsid w:val="00C40E74"/>
    <w:rsid w:val="00C413C6"/>
    <w:rsid w:val="00C415A0"/>
    <w:rsid w:val="00C41612"/>
    <w:rsid w:val="00C41782"/>
    <w:rsid w:val="00C41BBB"/>
    <w:rsid w:val="00C4200F"/>
    <w:rsid w:val="00C420DA"/>
    <w:rsid w:val="00C4262F"/>
    <w:rsid w:val="00C42636"/>
    <w:rsid w:val="00C426D4"/>
    <w:rsid w:val="00C42F9D"/>
    <w:rsid w:val="00C430A5"/>
    <w:rsid w:val="00C433E4"/>
    <w:rsid w:val="00C4359F"/>
    <w:rsid w:val="00C43A62"/>
    <w:rsid w:val="00C43B3F"/>
    <w:rsid w:val="00C442F6"/>
    <w:rsid w:val="00C443F2"/>
    <w:rsid w:val="00C44967"/>
    <w:rsid w:val="00C44A98"/>
    <w:rsid w:val="00C44B12"/>
    <w:rsid w:val="00C44CB6"/>
    <w:rsid w:val="00C44D3D"/>
    <w:rsid w:val="00C44DF5"/>
    <w:rsid w:val="00C450E5"/>
    <w:rsid w:val="00C45175"/>
    <w:rsid w:val="00C45ACE"/>
    <w:rsid w:val="00C45C38"/>
    <w:rsid w:val="00C4618D"/>
    <w:rsid w:val="00C467A3"/>
    <w:rsid w:val="00C467B8"/>
    <w:rsid w:val="00C4687D"/>
    <w:rsid w:val="00C46D9B"/>
    <w:rsid w:val="00C47411"/>
    <w:rsid w:val="00C474C4"/>
    <w:rsid w:val="00C475BE"/>
    <w:rsid w:val="00C47A36"/>
    <w:rsid w:val="00C47AEB"/>
    <w:rsid w:val="00C47B86"/>
    <w:rsid w:val="00C50258"/>
    <w:rsid w:val="00C504EC"/>
    <w:rsid w:val="00C50B26"/>
    <w:rsid w:val="00C5133D"/>
    <w:rsid w:val="00C51434"/>
    <w:rsid w:val="00C515EB"/>
    <w:rsid w:val="00C51722"/>
    <w:rsid w:val="00C51801"/>
    <w:rsid w:val="00C518AA"/>
    <w:rsid w:val="00C518C9"/>
    <w:rsid w:val="00C51C00"/>
    <w:rsid w:val="00C52626"/>
    <w:rsid w:val="00C52900"/>
    <w:rsid w:val="00C5297B"/>
    <w:rsid w:val="00C52A00"/>
    <w:rsid w:val="00C5311C"/>
    <w:rsid w:val="00C53333"/>
    <w:rsid w:val="00C53C65"/>
    <w:rsid w:val="00C54510"/>
    <w:rsid w:val="00C5487B"/>
    <w:rsid w:val="00C54BC4"/>
    <w:rsid w:val="00C551FA"/>
    <w:rsid w:val="00C5526B"/>
    <w:rsid w:val="00C558A2"/>
    <w:rsid w:val="00C55A9C"/>
    <w:rsid w:val="00C565AD"/>
    <w:rsid w:val="00C56679"/>
    <w:rsid w:val="00C56BA5"/>
    <w:rsid w:val="00C56C84"/>
    <w:rsid w:val="00C56DDF"/>
    <w:rsid w:val="00C5745F"/>
    <w:rsid w:val="00C57535"/>
    <w:rsid w:val="00C57A12"/>
    <w:rsid w:val="00C57D89"/>
    <w:rsid w:val="00C601E9"/>
    <w:rsid w:val="00C60648"/>
    <w:rsid w:val="00C60CBD"/>
    <w:rsid w:val="00C6197E"/>
    <w:rsid w:val="00C61A47"/>
    <w:rsid w:val="00C61AD5"/>
    <w:rsid w:val="00C61CC9"/>
    <w:rsid w:val="00C623FD"/>
    <w:rsid w:val="00C62655"/>
    <w:rsid w:val="00C626AB"/>
    <w:rsid w:val="00C628E3"/>
    <w:rsid w:val="00C62BF6"/>
    <w:rsid w:val="00C6340A"/>
    <w:rsid w:val="00C63558"/>
    <w:rsid w:val="00C636AA"/>
    <w:rsid w:val="00C63F08"/>
    <w:rsid w:val="00C63F90"/>
    <w:rsid w:val="00C64342"/>
    <w:rsid w:val="00C64497"/>
    <w:rsid w:val="00C6449E"/>
    <w:rsid w:val="00C645C2"/>
    <w:rsid w:val="00C64692"/>
    <w:rsid w:val="00C64A38"/>
    <w:rsid w:val="00C65024"/>
    <w:rsid w:val="00C65075"/>
    <w:rsid w:val="00C654B6"/>
    <w:rsid w:val="00C654B7"/>
    <w:rsid w:val="00C65C54"/>
    <w:rsid w:val="00C66356"/>
    <w:rsid w:val="00C6697A"/>
    <w:rsid w:val="00C66C12"/>
    <w:rsid w:val="00C66E11"/>
    <w:rsid w:val="00C671A7"/>
    <w:rsid w:val="00C67355"/>
    <w:rsid w:val="00C676DF"/>
    <w:rsid w:val="00C67C31"/>
    <w:rsid w:val="00C67FB4"/>
    <w:rsid w:val="00C7034E"/>
    <w:rsid w:val="00C7041A"/>
    <w:rsid w:val="00C70817"/>
    <w:rsid w:val="00C7085A"/>
    <w:rsid w:val="00C709B3"/>
    <w:rsid w:val="00C70BD6"/>
    <w:rsid w:val="00C70E2A"/>
    <w:rsid w:val="00C70F60"/>
    <w:rsid w:val="00C71685"/>
    <w:rsid w:val="00C71D43"/>
    <w:rsid w:val="00C720A8"/>
    <w:rsid w:val="00C72287"/>
    <w:rsid w:val="00C72863"/>
    <w:rsid w:val="00C728E8"/>
    <w:rsid w:val="00C72A28"/>
    <w:rsid w:val="00C72D83"/>
    <w:rsid w:val="00C73B3E"/>
    <w:rsid w:val="00C73B7E"/>
    <w:rsid w:val="00C73CB8"/>
    <w:rsid w:val="00C7429D"/>
    <w:rsid w:val="00C74466"/>
    <w:rsid w:val="00C7479A"/>
    <w:rsid w:val="00C748EC"/>
    <w:rsid w:val="00C749FE"/>
    <w:rsid w:val="00C7519E"/>
    <w:rsid w:val="00C751CB"/>
    <w:rsid w:val="00C75265"/>
    <w:rsid w:val="00C75B37"/>
    <w:rsid w:val="00C75F2F"/>
    <w:rsid w:val="00C765D5"/>
    <w:rsid w:val="00C76831"/>
    <w:rsid w:val="00C76C23"/>
    <w:rsid w:val="00C774F0"/>
    <w:rsid w:val="00C7766B"/>
    <w:rsid w:val="00C7779E"/>
    <w:rsid w:val="00C77FF4"/>
    <w:rsid w:val="00C800C5"/>
    <w:rsid w:val="00C80121"/>
    <w:rsid w:val="00C8061B"/>
    <w:rsid w:val="00C8073D"/>
    <w:rsid w:val="00C80AC1"/>
    <w:rsid w:val="00C80AE5"/>
    <w:rsid w:val="00C80C66"/>
    <w:rsid w:val="00C80E5E"/>
    <w:rsid w:val="00C80F2C"/>
    <w:rsid w:val="00C821FC"/>
    <w:rsid w:val="00C823E2"/>
    <w:rsid w:val="00C824E4"/>
    <w:rsid w:val="00C83331"/>
    <w:rsid w:val="00C8390D"/>
    <w:rsid w:val="00C83D8D"/>
    <w:rsid w:val="00C83E73"/>
    <w:rsid w:val="00C843B0"/>
    <w:rsid w:val="00C84753"/>
    <w:rsid w:val="00C84EBD"/>
    <w:rsid w:val="00C850A9"/>
    <w:rsid w:val="00C853E3"/>
    <w:rsid w:val="00C8555C"/>
    <w:rsid w:val="00C8586D"/>
    <w:rsid w:val="00C85873"/>
    <w:rsid w:val="00C86415"/>
    <w:rsid w:val="00C86A7E"/>
    <w:rsid w:val="00C86B17"/>
    <w:rsid w:val="00C86C82"/>
    <w:rsid w:val="00C86EAE"/>
    <w:rsid w:val="00C87170"/>
    <w:rsid w:val="00C8796B"/>
    <w:rsid w:val="00C87A3E"/>
    <w:rsid w:val="00C87F4E"/>
    <w:rsid w:val="00C900A8"/>
    <w:rsid w:val="00C9037C"/>
    <w:rsid w:val="00C90401"/>
    <w:rsid w:val="00C90F05"/>
    <w:rsid w:val="00C91B1A"/>
    <w:rsid w:val="00C91FDC"/>
    <w:rsid w:val="00C92108"/>
    <w:rsid w:val="00C92492"/>
    <w:rsid w:val="00C92941"/>
    <w:rsid w:val="00C929F8"/>
    <w:rsid w:val="00C92A5C"/>
    <w:rsid w:val="00C92D24"/>
    <w:rsid w:val="00C92D3C"/>
    <w:rsid w:val="00C92E92"/>
    <w:rsid w:val="00C93D43"/>
    <w:rsid w:val="00C93F19"/>
    <w:rsid w:val="00C9416C"/>
    <w:rsid w:val="00C94358"/>
    <w:rsid w:val="00C946BE"/>
    <w:rsid w:val="00C94886"/>
    <w:rsid w:val="00C948E9"/>
    <w:rsid w:val="00C948F3"/>
    <w:rsid w:val="00C94A77"/>
    <w:rsid w:val="00C94B27"/>
    <w:rsid w:val="00C94E8F"/>
    <w:rsid w:val="00C951F8"/>
    <w:rsid w:val="00C95301"/>
    <w:rsid w:val="00C95419"/>
    <w:rsid w:val="00C95642"/>
    <w:rsid w:val="00C9591B"/>
    <w:rsid w:val="00C95A82"/>
    <w:rsid w:val="00C95D3B"/>
    <w:rsid w:val="00C95DCE"/>
    <w:rsid w:val="00C95E4E"/>
    <w:rsid w:val="00C95F2E"/>
    <w:rsid w:val="00C964AC"/>
    <w:rsid w:val="00C96590"/>
    <w:rsid w:val="00C96692"/>
    <w:rsid w:val="00C96876"/>
    <w:rsid w:val="00C96A7F"/>
    <w:rsid w:val="00C96AD8"/>
    <w:rsid w:val="00C96BCA"/>
    <w:rsid w:val="00C972CA"/>
    <w:rsid w:val="00C972F1"/>
    <w:rsid w:val="00C973FE"/>
    <w:rsid w:val="00CA05BB"/>
    <w:rsid w:val="00CA061B"/>
    <w:rsid w:val="00CA0E14"/>
    <w:rsid w:val="00CA10C4"/>
    <w:rsid w:val="00CA1117"/>
    <w:rsid w:val="00CA1672"/>
    <w:rsid w:val="00CA1F25"/>
    <w:rsid w:val="00CA1F59"/>
    <w:rsid w:val="00CA21C0"/>
    <w:rsid w:val="00CA2567"/>
    <w:rsid w:val="00CA2A2F"/>
    <w:rsid w:val="00CA2BBE"/>
    <w:rsid w:val="00CA2D89"/>
    <w:rsid w:val="00CA328B"/>
    <w:rsid w:val="00CA335B"/>
    <w:rsid w:val="00CA34DA"/>
    <w:rsid w:val="00CA3A0B"/>
    <w:rsid w:val="00CA3D42"/>
    <w:rsid w:val="00CA4125"/>
    <w:rsid w:val="00CA4131"/>
    <w:rsid w:val="00CA4299"/>
    <w:rsid w:val="00CA486F"/>
    <w:rsid w:val="00CA4DE9"/>
    <w:rsid w:val="00CA50BC"/>
    <w:rsid w:val="00CA5218"/>
    <w:rsid w:val="00CA5671"/>
    <w:rsid w:val="00CA5A06"/>
    <w:rsid w:val="00CA5F8E"/>
    <w:rsid w:val="00CA65E7"/>
    <w:rsid w:val="00CA6682"/>
    <w:rsid w:val="00CA6B37"/>
    <w:rsid w:val="00CA6DD8"/>
    <w:rsid w:val="00CA6F01"/>
    <w:rsid w:val="00CA7032"/>
    <w:rsid w:val="00CA7142"/>
    <w:rsid w:val="00CA73A9"/>
    <w:rsid w:val="00CA769F"/>
    <w:rsid w:val="00CA7CF9"/>
    <w:rsid w:val="00CA7D41"/>
    <w:rsid w:val="00CA7E66"/>
    <w:rsid w:val="00CB01BB"/>
    <w:rsid w:val="00CB0471"/>
    <w:rsid w:val="00CB0ED0"/>
    <w:rsid w:val="00CB148A"/>
    <w:rsid w:val="00CB151C"/>
    <w:rsid w:val="00CB165E"/>
    <w:rsid w:val="00CB1719"/>
    <w:rsid w:val="00CB1803"/>
    <w:rsid w:val="00CB1A69"/>
    <w:rsid w:val="00CB1FEC"/>
    <w:rsid w:val="00CB24E9"/>
    <w:rsid w:val="00CB25C4"/>
    <w:rsid w:val="00CB274E"/>
    <w:rsid w:val="00CB27F5"/>
    <w:rsid w:val="00CB2E8A"/>
    <w:rsid w:val="00CB2E8F"/>
    <w:rsid w:val="00CB35DC"/>
    <w:rsid w:val="00CB35E6"/>
    <w:rsid w:val="00CB3943"/>
    <w:rsid w:val="00CB3970"/>
    <w:rsid w:val="00CB3B7C"/>
    <w:rsid w:val="00CB3D46"/>
    <w:rsid w:val="00CB3DD8"/>
    <w:rsid w:val="00CB42CA"/>
    <w:rsid w:val="00CB4413"/>
    <w:rsid w:val="00CB4484"/>
    <w:rsid w:val="00CB45C9"/>
    <w:rsid w:val="00CB47FE"/>
    <w:rsid w:val="00CB4DD2"/>
    <w:rsid w:val="00CB5257"/>
    <w:rsid w:val="00CB5675"/>
    <w:rsid w:val="00CB5730"/>
    <w:rsid w:val="00CB581A"/>
    <w:rsid w:val="00CB5C8C"/>
    <w:rsid w:val="00CB5DCF"/>
    <w:rsid w:val="00CB5FBB"/>
    <w:rsid w:val="00CB6053"/>
    <w:rsid w:val="00CB61F1"/>
    <w:rsid w:val="00CB639C"/>
    <w:rsid w:val="00CB65DE"/>
    <w:rsid w:val="00CB68C8"/>
    <w:rsid w:val="00CB6CD7"/>
    <w:rsid w:val="00CB779E"/>
    <w:rsid w:val="00CB79F3"/>
    <w:rsid w:val="00CC00DD"/>
    <w:rsid w:val="00CC04F4"/>
    <w:rsid w:val="00CC0B3E"/>
    <w:rsid w:val="00CC1039"/>
    <w:rsid w:val="00CC17A2"/>
    <w:rsid w:val="00CC1934"/>
    <w:rsid w:val="00CC20E9"/>
    <w:rsid w:val="00CC2214"/>
    <w:rsid w:val="00CC22EC"/>
    <w:rsid w:val="00CC244C"/>
    <w:rsid w:val="00CC28E2"/>
    <w:rsid w:val="00CC2964"/>
    <w:rsid w:val="00CC298F"/>
    <w:rsid w:val="00CC2F96"/>
    <w:rsid w:val="00CC30A8"/>
    <w:rsid w:val="00CC3558"/>
    <w:rsid w:val="00CC3588"/>
    <w:rsid w:val="00CC3ADD"/>
    <w:rsid w:val="00CC3EB6"/>
    <w:rsid w:val="00CC3FB5"/>
    <w:rsid w:val="00CC4239"/>
    <w:rsid w:val="00CC4248"/>
    <w:rsid w:val="00CC4305"/>
    <w:rsid w:val="00CC440C"/>
    <w:rsid w:val="00CC45D1"/>
    <w:rsid w:val="00CC4893"/>
    <w:rsid w:val="00CC4A9B"/>
    <w:rsid w:val="00CC4F18"/>
    <w:rsid w:val="00CC4F35"/>
    <w:rsid w:val="00CC534A"/>
    <w:rsid w:val="00CC5779"/>
    <w:rsid w:val="00CC59D3"/>
    <w:rsid w:val="00CC5AAE"/>
    <w:rsid w:val="00CC5C61"/>
    <w:rsid w:val="00CC6822"/>
    <w:rsid w:val="00CC688B"/>
    <w:rsid w:val="00CC6A9C"/>
    <w:rsid w:val="00CC6ACC"/>
    <w:rsid w:val="00CC6E36"/>
    <w:rsid w:val="00CC6F26"/>
    <w:rsid w:val="00CC7009"/>
    <w:rsid w:val="00CC705B"/>
    <w:rsid w:val="00CC70F2"/>
    <w:rsid w:val="00CC7254"/>
    <w:rsid w:val="00CC726E"/>
    <w:rsid w:val="00CC7271"/>
    <w:rsid w:val="00CC7747"/>
    <w:rsid w:val="00CC7AA1"/>
    <w:rsid w:val="00CD0541"/>
    <w:rsid w:val="00CD091B"/>
    <w:rsid w:val="00CD0B4A"/>
    <w:rsid w:val="00CD0D7C"/>
    <w:rsid w:val="00CD115A"/>
    <w:rsid w:val="00CD11EA"/>
    <w:rsid w:val="00CD1A12"/>
    <w:rsid w:val="00CD206B"/>
    <w:rsid w:val="00CD20DC"/>
    <w:rsid w:val="00CD249A"/>
    <w:rsid w:val="00CD27A6"/>
    <w:rsid w:val="00CD2921"/>
    <w:rsid w:val="00CD2D51"/>
    <w:rsid w:val="00CD2E5C"/>
    <w:rsid w:val="00CD2EB0"/>
    <w:rsid w:val="00CD34AB"/>
    <w:rsid w:val="00CD35CD"/>
    <w:rsid w:val="00CD412A"/>
    <w:rsid w:val="00CD445F"/>
    <w:rsid w:val="00CD4734"/>
    <w:rsid w:val="00CD4A44"/>
    <w:rsid w:val="00CD4B40"/>
    <w:rsid w:val="00CD4C05"/>
    <w:rsid w:val="00CD4F93"/>
    <w:rsid w:val="00CD5059"/>
    <w:rsid w:val="00CD51DE"/>
    <w:rsid w:val="00CD5323"/>
    <w:rsid w:val="00CD5D7A"/>
    <w:rsid w:val="00CD5DEF"/>
    <w:rsid w:val="00CD635C"/>
    <w:rsid w:val="00CD6586"/>
    <w:rsid w:val="00CD6699"/>
    <w:rsid w:val="00CD70CD"/>
    <w:rsid w:val="00CD70E9"/>
    <w:rsid w:val="00CD73DF"/>
    <w:rsid w:val="00CD7553"/>
    <w:rsid w:val="00CD77D1"/>
    <w:rsid w:val="00CD7AD7"/>
    <w:rsid w:val="00CE0176"/>
    <w:rsid w:val="00CE023E"/>
    <w:rsid w:val="00CE0253"/>
    <w:rsid w:val="00CE0591"/>
    <w:rsid w:val="00CE0875"/>
    <w:rsid w:val="00CE088F"/>
    <w:rsid w:val="00CE0B33"/>
    <w:rsid w:val="00CE0DA7"/>
    <w:rsid w:val="00CE0E37"/>
    <w:rsid w:val="00CE0EA6"/>
    <w:rsid w:val="00CE0F95"/>
    <w:rsid w:val="00CE11E5"/>
    <w:rsid w:val="00CE1294"/>
    <w:rsid w:val="00CE13EC"/>
    <w:rsid w:val="00CE16D2"/>
    <w:rsid w:val="00CE18A0"/>
    <w:rsid w:val="00CE1AC7"/>
    <w:rsid w:val="00CE1B25"/>
    <w:rsid w:val="00CE1D3B"/>
    <w:rsid w:val="00CE22AC"/>
    <w:rsid w:val="00CE22F5"/>
    <w:rsid w:val="00CE28A1"/>
    <w:rsid w:val="00CE2A6A"/>
    <w:rsid w:val="00CE31E8"/>
    <w:rsid w:val="00CE3624"/>
    <w:rsid w:val="00CE3931"/>
    <w:rsid w:val="00CE39E5"/>
    <w:rsid w:val="00CE3F8A"/>
    <w:rsid w:val="00CE4095"/>
    <w:rsid w:val="00CE40FA"/>
    <w:rsid w:val="00CE4115"/>
    <w:rsid w:val="00CE42F8"/>
    <w:rsid w:val="00CE4798"/>
    <w:rsid w:val="00CE4A84"/>
    <w:rsid w:val="00CE4C3F"/>
    <w:rsid w:val="00CE4F61"/>
    <w:rsid w:val="00CE503D"/>
    <w:rsid w:val="00CE53B6"/>
    <w:rsid w:val="00CE5406"/>
    <w:rsid w:val="00CE57AE"/>
    <w:rsid w:val="00CE599A"/>
    <w:rsid w:val="00CE5C6B"/>
    <w:rsid w:val="00CE6360"/>
    <w:rsid w:val="00CE6677"/>
    <w:rsid w:val="00CE6BDA"/>
    <w:rsid w:val="00CE6FD1"/>
    <w:rsid w:val="00CE7076"/>
    <w:rsid w:val="00CE7298"/>
    <w:rsid w:val="00CE74A7"/>
    <w:rsid w:val="00CE7500"/>
    <w:rsid w:val="00CE76D9"/>
    <w:rsid w:val="00CE77EB"/>
    <w:rsid w:val="00CE7A2F"/>
    <w:rsid w:val="00CE7AB6"/>
    <w:rsid w:val="00CE7B46"/>
    <w:rsid w:val="00CE7C34"/>
    <w:rsid w:val="00CF00B9"/>
    <w:rsid w:val="00CF035F"/>
    <w:rsid w:val="00CF054E"/>
    <w:rsid w:val="00CF0652"/>
    <w:rsid w:val="00CF0800"/>
    <w:rsid w:val="00CF0A35"/>
    <w:rsid w:val="00CF0B77"/>
    <w:rsid w:val="00CF0E1D"/>
    <w:rsid w:val="00CF0E34"/>
    <w:rsid w:val="00CF1719"/>
    <w:rsid w:val="00CF1938"/>
    <w:rsid w:val="00CF1A02"/>
    <w:rsid w:val="00CF24AC"/>
    <w:rsid w:val="00CF2CDB"/>
    <w:rsid w:val="00CF3744"/>
    <w:rsid w:val="00CF41E6"/>
    <w:rsid w:val="00CF438C"/>
    <w:rsid w:val="00CF4D25"/>
    <w:rsid w:val="00CF4DEA"/>
    <w:rsid w:val="00CF4F0C"/>
    <w:rsid w:val="00CF4F0D"/>
    <w:rsid w:val="00CF50D3"/>
    <w:rsid w:val="00CF5336"/>
    <w:rsid w:val="00CF5518"/>
    <w:rsid w:val="00CF56AF"/>
    <w:rsid w:val="00CF5CA7"/>
    <w:rsid w:val="00CF5CB2"/>
    <w:rsid w:val="00CF5F92"/>
    <w:rsid w:val="00CF60C4"/>
    <w:rsid w:val="00CF6163"/>
    <w:rsid w:val="00CF64B4"/>
    <w:rsid w:val="00CF6744"/>
    <w:rsid w:val="00CF676F"/>
    <w:rsid w:val="00CF6990"/>
    <w:rsid w:val="00CF6AB3"/>
    <w:rsid w:val="00CF6AD3"/>
    <w:rsid w:val="00CF6BBB"/>
    <w:rsid w:val="00CF6E3E"/>
    <w:rsid w:val="00CF7149"/>
    <w:rsid w:val="00CF7B62"/>
    <w:rsid w:val="00CF7EAB"/>
    <w:rsid w:val="00D008D4"/>
    <w:rsid w:val="00D008DD"/>
    <w:rsid w:val="00D00911"/>
    <w:rsid w:val="00D009E7"/>
    <w:rsid w:val="00D00A11"/>
    <w:rsid w:val="00D00E5D"/>
    <w:rsid w:val="00D016D2"/>
    <w:rsid w:val="00D01852"/>
    <w:rsid w:val="00D01879"/>
    <w:rsid w:val="00D01936"/>
    <w:rsid w:val="00D01B3F"/>
    <w:rsid w:val="00D021E0"/>
    <w:rsid w:val="00D0244D"/>
    <w:rsid w:val="00D02869"/>
    <w:rsid w:val="00D02C63"/>
    <w:rsid w:val="00D03259"/>
    <w:rsid w:val="00D032FF"/>
    <w:rsid w:val="00D03777"/>
    <w:rsid w:val="00D038EC"/>
    <w:rsid w:val="00D038FA"/>
    <w:rsid w:val="00D03BE7"/>
    <w:rsid w:val="00D03F70"/>
    <w:rsid w:val="00D0406B"/>
    <w:rsid w:val="00D041D5"/>
    <w:rsid w:val="00D0453C"/>
    <w:rsid w:val="00D047F0"/>
    <w:rsid w:val="00D048A9"/>
    <w:rsid w:val="00D04A73"/>
    <w:rsid w:val="00D0503A"/>
    <w:rsid w:val="00D05682"/>
    <w:rsid w:val="00D05857"/>
    <w:rsid w:val="00D058C6"/>
    <w:rsid w:val="00D06131"/>
    <w:rsid w:val="00D0614C"/>
    <w:rsid w:val="00D06175"/>
    <w:rsid w:val="00D064A0"/>
    <w:rsid w:val="00D06527"/>
    <w:rsid w:val="00D06594"/>
    <w:rsid w:val="00D067A2"/>
    <w:rsid w:val="00D069E4"/>
    <w:rsid w:val="00D06BCE"/>
    <w:rsid w:val="00D06D92"/>
    <w:rsid w:val="00D06F8C"/>
    <w:rsid w:val="00D07132"/>
    <w:rsid w:val="00D075DE"/>
    <w:rsid w:val="00D078F9"/>
    <w:rsid w:val="00D07CA5"/>
    <w:rsid w:val="00D07F5F"/>
    <w:rsid w:val="00D1002F"/>
    <w:rsid w:val="00D106F0"/>
    <w:rsid w:val="00D1077B"/>
    <w:rsid w:val="00D108E4"/>
    <w:rsid w:val="00D10988"/>
    <w:rsid w:val="00D10B6A"/>
    <w:rsid w:val="00D10E33"/>
    <w:rsid w:val="00D10EB5"/>
    <w:rsid w:val="00D10F45"/>
    <w:rsid w:val="00D10FAB"/>
    <w:rsid w:val="00D1129A"/>
    <w:rsid w:val="00D11313"/>
    <w:rsid w:val="00D11451"/>
    <w:rsid w:val="00D1156F"/>
    <w:rsid w:val="00D11AD9"/>
    <w:rsid w:val="00D11CB9"/>
    <w:rsid w:val="00D11ED0"/>
    <w:rsid w:val="00D11FB6"/>
    <w:rsid w:val="00D12240"/>
    <w:rsid w:val="00D12931"/>
    <w:rsid w:val="00D12A57"/>
    <w:rsid w:val="00D12CC1"/>
    <w:rsid w:val="00D12F8A"/>
    <w:rsid w:val="00D130E6"/>
    <w:rsid w:val="00D13139"/>
    <w:rsid w:val="00D133CF"/>
    <w:rsid w:val="00D13A73"/>
    <w:rsid w:val="00D13D81"/>
    <w:rsid w:val="00D13E4C"/>
    <w:rsid w:val="00D13FCB"/>
    <w:rsid w:val="00D14192"/>
    <w:rsid w:val="00D1443B"/>
    <w:rsid w:val="00D145E0"/>
    <w:rsid w:val="00D148E2"/>
    <w:rsid w:val="00D1492F"/>
    <w:rsid w:val="00D14998"/>
    <w:rsid w:val="00D14AED"/>
    <w:rsid w:val="00D14BC1"/>
    <w:rsid w:val="00D15087"/>
    <w:rsid w:val="00D1516E"/>
    <w:rsid w:val="00D15794"/>
    <w:rsid w:val="00D1579D"/>
    <w:rsid w:val="00D158D4"/>
    <w:rsid w:val="00D15BDB"/>
    <w:rsid w:val="00D15E00"/>
    <w:rsid w:val="00D15F67"/>
    <w:rsid w:val="00D15F6C"/>
    <w:rsid w:val="00D16467"/>
    <w:rsid w:val="00D16BA4"/>
    <w:rsid w:val="00D1704A"/>
    <w:rsid w:val="00D173AC"/>
    <w:rsid w:val="00D174ED"/>
    <w:rsid w:val="00D174F6"/>
    <w:rsid w:val="00D17505"/>
    <w:rsid w:val="00D176EB"/>
    <w:rsid w:val="00D178CA"/>
    <w:rsid w:val="00D1795F"/>
    <w:rsid w:val="00D20308"/>
    <w:rsid w:val="00D20A8E"/>
    <w:rsid w:val="00D20DE7"/>
    <w:rsid w:val="00D2114D"/>
    <w:rsid w:val="00D21349"/>
    <w:rsid w:val="00D217C4"/>
    <w:rsid w:val="00D21AA0"/>
    <w:rsid w:val="00D21D34"/>
    <w:rsid w:val="00D22156"/>
    <w:rsid w:val="00D229B1"/>
    <w:rsid w:val="00D22C89"/>
    <w:rsid w:val="00D22F63"/>
    <w:rsid w:val="00D231DC"/>
    <w:rsid w:val="00D237A0"/>
    <w:rsid w:val="00D238F1"/>
    <w:rsid w:val="00D24537"/>
    <w:rsid w:val="00D24C4E"/>
    <w:rsid w:val="00D24CAC"/>
    <w:rsid w:val="00D250A4"/>
    <w:rsid w:val="00D2529D"/>
    <w:rsid w:val="00D25617"/>
    <w:rsid w:val="00D25618"/>
    <w:rsid w:val="00D2579F"/>
    <w:rsid w:val="00D25E0E"/>
    <w:rsid w:val="00D26172"/>
    <w:rsid w:val="00D26545"/>
    <w:rsid w:val="00D26559"/>
    <w:rsid w:val="00D2755E"/>
    <w:rsid w:val="00D275A5"/>
    <w:rsid w:val="00D27696"/>
    <w:rsid w:val="00D277BF"/>
    <w:rsid w:val="00D278AC"/>
    <w:rsid w:val="00D27B40"/>
    <w:rsid w:val="00D27DC7"/>
    <w:rsid w:val="00D27F0D"/>
    <w:rsid w:val="00D27FC3"/>
    <w:rsid w:val="00D30271"/>
    <w:rsid w:val="00D3053E"/>
    <w:rsid w:val="00D3060E"/>
    <w:rsid w:val="00D30843"/>
    <w:rsid w:val="00D30CCA"/>
    <w:rsid w:val="00D31246"/>
    <w:rsid w:val="00D31509"/>
    <w:rsid w:val="00D3155B"/>
    <w:rsid w:val="00D315AD"/>
    <w:rsid w:val="00D31884"/>
    <w:rsid w:val="00D31955"/>
    <w:rsid w:val="00D31FD7"/>
    <w:rsid w:val="00D322CC"/>
    <w:rsid w:val="00D3234B"/>
    <w:rsid w:val="00D32561"/>
    <w:rsid w:val="00D32B15"/>
    <w:rsid w:val="00D32DD6"/>
    <w:rsid w:val="00D32DDC"/>
    <w:rsid w:val="00D33088"/>
    <w:rsid w:val="00D3322B"/>
    <w:rsid w:val="00D33C2A"/>
    <w:rsid w:val="00D3426A"/>
    <w:rsid w:val="00D344DC"/>
    <w:rsid w:val="00D34718"/>
    <w:rsid w:val="00D347F8"/>
    <w:rsid w:val="00D34814"/>
    <w:rsid w:val="00D34999"/>
    <w:rsid w:val="00D34C3A"/>
    <w:rsid w:val="00D3522D"/>
    <w:rsid w:val="00D35326"/>
    <w:rsid w:val="00D354E5"/>
    <w:rsid w:val="00D356C2"/>
    <w:rsid w:val="00D35B28"/>
    <w:rsid w:val="00D35B3D"/>
    <w:rsid w:val="00D35F2B"/>
    <w:rsid w:val="00D35FD8"/>
    <w:rsid w:val="00D36112"/>
    <w:rsid w:val="00D366B7"/>
    <w:rsid w:val="00D36CD6"/>
    <w:rsid w:val="00D37074"/>
    <w:rsid w:val="00D370C9"/>
    <w:rsid w:val="00D37389"/>
    <w:rsid w:val="00D373E9"/>
    <w:rsid w:val="00D3747F"/>
    <w:rsid w:val="00D374B2"/>
    <w:rsid w:val="00D37AB0"/>
    <w:rsid w:val="00D37DEB"/>
    <w:rsid w:val="00D401D4"/>
    <w:rsid w:val="00D405D2"/>
    <w:rsid w:val="00D40696"/>
    <w:rsid w:val="00D411C3"/>
    <w:rsid w:val="00D419BE"/>
    <w:rsid w:val="00D41CB6"/>
    <w:rsid w:val="00D41CC5"/>
    <w:rsid w:val="00D41E6F"/>
    <w:rsid w:val="00D420C1"/>
    <w:rsid w:val="00D421B0"/>
    <w:rsid w:val="00D4220C"/>
    <w:rsid w:val="00D425BB"/>
    <w:rsid w:val="00D42797"/>
    <w:rsid w:val="00D42A24"/>
    <w:rsid w:val="00D42A85"/>
    <w:rsid w:val="00D42AF4"/>
    <w:rsid w:val="00D42B3B"/>
    <w:rsid w:val="00D42F0A"/>
    <w:rsid w:val="00D435FD"/>
    <w:rsid w:val="00D436BF"/>
    <w:rsid w:val="00D4394D"/>
    <w:rsid w:val="00D43FAF"/>
    <w:rsid w:val="00D4426A"/>
    <w:rsid w:val="00D4438C"/>
    <w:rsid w:val="00D446E3"/>
    <w:rsid w:val="00D44A9D"/>
    <w:rsid w:val="00D44B12"/>
    <w:rsid w:val="00D45520"/>
    <w:rsid w:val="00D4559E"/>
    <w:rsid w:val="00D459CC"/>
    <w:rsid w:val="00D459D7"/>
    <w:rsid w:val="00D45C95"/>
    <w:rsid w:val="00D45F5B"/>
    <w:rsid w:val="00D466BA"/>
    <w:rsid w:val="00D470C6"/>
    <w:rsid w:val="00D472CE"/>
    <w:rsid w:val="00D475B2"/>
    <w:rsid w:val="00D477FC"/>
    <w:rsid w:val="00D47AA9"/>
    <w:rsid w:val="00D47BB3"/>
    <w:rsid w:val="00D47D98"/>
    <w:rsid w:val="00D504ED"/>
    <w:rsid w:val="00D5066C"/>
    <w:rsid w:val="00D50C0E"/>
    <w:rsid w:val="00D50C59"/>
    <w:rsid w:val="00D50E86"/>
    <w:rsid w:val="00D510F3"/>
    <w:rsid w:val="00D5127E"/>
    <w:rsid w:val="00D513E0"/>
    <w:rsid w:val="00D5149E"/>
    <w:rsid w:val="00D514A6"/>
    <w:rsid w:val="00D51745"/>
    <w:rsid w:val="00D5175B"/>
    <w:rsid w:val="00D51837"/>
    <w:rsid w:val="00D51939"/>
    <w:rsid w:val="00D519BE"/>
    <w:rsid w:val="00D51A82"/>
    <w:rsid w:val="00D51CAD"/>
    <w:rsid w:val="00D51E75"/>
    <w:rsid w:val="00D522A2"/>
    <w:rsid w:val="00D522BB"/>
    <w:rsid w:val="00D525B2"/>
    <w:rsid w:val="00D526B6"/>
    <w:rsid w:val="00D52734"/>
    <w:rsid w:val="00D52E26"/>
    <w:rsid w:val="00D53485"/>
    <w:rsid w:val="00D53A33"/>
    <w:rsid w:val="00D53B38"/>
    <w:rsid w:val="00D540FF"/>
    <w:rsid w:val="00D5466C"/>
    <w:rsid w:val="00D5482D"/>
    <w:rsid w:val="00D5529F"/>
    <w:rsid w:val="00D552BB"/>
    <w:rsid w:val="00D554AB"/>
    <w:rsid w:val="00D555CF"/>
    <w:rsid w:val="00D5583C"/>
    <w:rsid w:val="00D55AC8"/>
    <w:rsid w:val="00D55B5B"/>
    <w:rsid w:val="00D55E0A"/>
    <w:rsid w:val="00D55E90"/>
    <w:rsid w:val="00D55F20"/>
    <w:rsid w:val="00D5628D"/>
    <w:rsid w:val="00D562A3"/>
    <w:rsid w:val="00D563E8"/>
    <w:rsid w:val="00D56542"/>
    <w:rsid w:val="00D5658D"/>
    <w:rsid w:val="00D5662B"/>
    <w:rsid w:val="00D5677D"/>
    <w:rsid w:val="00D56EDC"/>
    <w:rsid w:val="00D57300"/>
    <w:rsid w:val="00D57733"/>
    <w:rsid w:val="00D57791"/>
    <w:rsid w:val="00D57F35"/>
    <w:rsid w:val="00D60394"/>
    <w:rsid w:val="00D6097A"/>
    <w:rsid w:val="00D60B5B"/>
    <w:rsid w:val="00D6117D"/>
    <w:rsid w:val="00D612BC"/>
    <w:rsid w:val="00D61488"/>
    <w:rsid w:val="00D61A55"/>
    <w:rsid w:val="00D61C9D"/>
    <w:rsid w:val="00D61CA7"/>
    <w:rsid w:val="00D61E36"/>
    <w:rsid w:val="00D6232A"/>
    <w:rsid w:val="00D62584"/>
    <w:rsid w:val="00D625B1"/>
    <w:rsid w:val="00D625E1"/>
    <w:rsid w:val="00D625E2"/>
    <w:rsid w:val="00D6273C"/>
    <w:rsid w:val="00D62852"/>
    <w:rsid w:val="00D63103"/>
    <w:rsid w:val="00D63157"/>
    <w:rsid w:val="00D63355"/>
    <w:rsid w:val="00D63511"/>
    <w:rsid w:val="00D63559"/>
    <w:rsid w:val="00D63E6B"/>
    <w:rsid w:val="00D64119"/>
    <w:rsid w:val="00D6416E"/>
    <w:rsid w:val="00D6424C"/>
    <w:rsid w:val="00D6445F"/>
    <w:rsid w:val="00D6483A"/>
    <w:rsid w:val="00D64970"/>
    <w:rsid w:val="00D64A10"/>
    <w:rsid w:val="00D64C06"/>
    <w:rsid w:val="00D65511"/>
    <w:rsid w:val="00D65BC8"/>
    <w:rsid w:val="00D65BDB"/>
    <w:rsid w:val="00D65E19"/>
    <w:rsid w:val="00D65EEC"/>
    <w:rsid w:val="00D664A7"/>
    <w:rsid w:val="00D668E7"/>
    <w:rsid w:val="00D66A3A"/>
    <w:rsid w:val="00D66A63"/>
    <w:rsid w:val="00D66B4A"/>
    <w:rsid w:val="00D67164"/>
    <w:rsid w:val="00D676CD"/>
    <w:rsid w:val="00D67B28"/>
    <w:rsid w:val="00D67D99"/>
    <w:rsid w:val="00D67EE3"/>
    <w:rsid w:val="00D70418"/>
    <w:rsid w:val="00D70447"/>
    <w:rsid w:val="00D704DA"/>
    <w:rsid w:val="00D70A7F"/>
    <w:rsid w:val="00D70B1D"/>
    <w:rsid w:val="00D70B55"/>
    <w:rsid w:val="00D70BAD"/>
    <w:rsid w:val="00D70E09"/>
    <w:rsid w:val="00D70E11"/>
    <w:rsid w:val="00D71122"/>
    <w:rsid w:val="00D71935"/>
    <w:rsid w:val="00D71D0C"/>
    <w:rsid w:val="00D72597"/>
    <w:rsid w:val="00D7272B"/>
    <w:rsid w:val="00D7279A"/>
    <w:rsid w:val="00D72A33"/>
    <w:rsid w:val="00D72C2D"/>
    <w:rsid w:val="00D73664"/>
    <w:rsid w:val="00D736A3"/>
    <w:rsid w:val="00D737DE"/>
    <w:rsid w:val="00D73B16"/>
    <w:rsid w:val="00D73BB7"/>
    <w:rsid w:val="00D73D87"/>
    <w:rsid w:val="00D73EC8"/>
    <w:rsid w:val="00D7428D"/>
    <w:rsid w:val="00D74498"/>
    <w:rsid w:val="00D74517"/>
    <w:rsid w:val="00D7470D"/>
    <w:rsid w:val="00D74BBF"/>
    <w:rsid w:val="00D74E02"/>
    <w:rsid w:val="00D750D4"/>
    <w:rsid w:val="00D7546C"/>
    <w:rsid w:val="00D756EF"/>
    <w:rsid w:val="00D757FE"/>
    <w:rsid w:val="00D75939"/>
    <w:rsid w:val="00D75997"/>
    <w:rsid w:val="00D75B91"/>
    <w:rsid w:val="00D75B9F"/>
    <w:rsid w:val="00D75C38"/>
    <w:rsid w:val="00D75F7E"/>
    <w:rsid w:val="00D75FAD"/>
    <w:rsid w:val="00D76129"/>
    <w:rsid w:val="00D76267"/>
    <w:rsid w:val="00D76ABA"/>
    <w:rsid w:val="00D76CD2"/>
    <w:rsid w:val="00D76E31"/>
    <w:rsid w:val="00D77107"/>
    <w:rsid w:val="00D77464"/>
    <w:rsid w:val="00D776D8"/>
    <w:rsid w:val="00D778C9"/>
    <w:rsid w:val="00D77A97"/>
    <w:rsid w:val="00D807AA"/>
    <w:rsid w:val="00D807B1"/>
    <w:rsid w:val="00D80F96"/>
    <w:rsid w:val="00D81419"/>
    <w:rsid w:val="00D81F61"/>
    <w:rsid w:val="00D8217C"/>
    <w:rsid w:val="00D8221A"/>
    <w:rsid w:val="00D82AF7"/>
    <w:rsid w:val="00D82DFF"/>
    <w:rsid w:val="00D83011"/>
    <w:rsid w:val="00D838F2"/>
    <w:rsid w:val="00D83A71"/>
    <w:rsid w:val="00D83BBC"/>
    <w:rsid w:val="00D83F79"/>
    <w:rsid w:val="00D8422C"/>
    <w:rsid w:val="00D8429A"/>
    <w:rsid w:val="00D846BD"/>
    <w:rsid w:val="00D856F1"/>
    <w:rsid w:val="00D85747"/>
    <w:rsid w:val="00D858B4"/>
    <w:rsid w:val="00D85B30"/>
    <w:rsid w:val="00D85D6D"/>
    <w:rsid w:val="00D85EB8"/>
    <w:rsid w:val="00D86068"/>
    <w:rsid w:val="00D862DB"/>
    <w:rsid w:val="00D8631E"/>
    <w:rsid w:val="00D86630"/>
    <w:rsid w:val="00D86B44"/>
    <w:rsid w:val="00D86E80"/>
    <w:rsid w:val="00D8705E"/>
    <w:rsid w:val="00D871A4"/>
    <w:rsid w:val="00D87387"/>
    <w:rsid w:val="00D87522"/>
    <w:rsid w:val="00D87898"/>
    <w:rsid w:val="00D8798C"/>
    <w:rsid w:val="00D87B42"/>
    <w:rsid w:val="00D87C0F"/>
    <w:rsid w:val="00D87D3B"/>
    <w:rsid w:val="00D9046D"/>
    <w:rsid w:val="00D90776"/>
    <w:rsid w:val="00D90E62"/>
    <w:rsid w:val="00D91069"/>
    <w:rsid w:val="00D91628"/>
    <w:rsid w:val="00D917BB"/>
    <w:rsid w:val="00D91AAE"/>
    <w:rsid w:val="00D91B10"/>
    <w:rsid w:val="00D9225C"/>
    <w:rsid w:val="00D922E5"/>
    <w:rsid w:val="00D923BA"/>
    <w:rsid w:val="00D92854"/>
    <w:rsid w:val="00D92A76"/>
    <w:rsid w:val="00D92D55"/>
    <w:rsid w:val="00D92D8D"/>
    <w:rsid w:val="00D93488"/>
    <w:rsid w:val="00D9359D"/>
    <w:rsid w:val="00D93D44"/>
    <w:rsid w:val="00D93F77"/>
    <w:rsid w:val="00D95781"/>
    <w:rsid w:val="00D9589C"/>
    <w:rsid w:val="00D959F9"/>
    <w:rsid w:val="00D95ECC"/>
    <w:rsid w:val="00D961E4"/>
    <w:rsid w:val="00D96890"/>
    <w:rsid w:val="00D96C94"/>
    <w:rsid w:val="00D96D92"/>
    <w:rsid w:val="00D96EBE"/>
    <w:rsid w:val="00D96F8F"/>
    <w:rsid w:val="00D971C3"/>
    <w:rsid w:val="00D971C5"/>
    <w:rsid w:val="00D97739"/>
    <w:rsid w:val="00D979D0"/>
    <w:rsid w:val="00D97B4F"/>
    <w:rsid w:val="00D97D3C"/>
    <w:rsid w:val="00DA00F7"/>
    <w:rsid w:val="00DA049A"/>
    <w:rsid w:val="00DA0613"/>
    <w:rsid w:val="00DA155D"/>
    <w:rsid w:val="00DA162E"/>
    <w:rsid w:val="00DA18C7"/>
    <w:rsid w:val="00DA1A8B"/>
    <w:rsid w:val="00DA1BCE"/>
    <w:rsid w:val="00DA1C43"/>
    <w:rsid w:val="00DA1D7D"/>
    <w:rsid w:val="00DA1DBF"/>
    <w:rsid w:val="00DA1FE3"/>
    <w:rsid w:val="00DA1FF0"/>
    <w:rsid w:val="00DA2645"/>
    <w:rsid w:val="00DA2869"/>
    <w:rsid w:val="00DA28A3"/>
    <w:rsid w:val="00DA30EF"/>
    <w:rsid w:val="00DA3218"/>
    <w:rsid w:val="00DA3383"/>
    <w:rsid w:val="00DA3923"/>
    <w:rsid w:val="00DA3A6E"/>
    <w:rsid w:val="00DA3CD2"/>
    <w:rsid w:val="00DA3DD0"/>
    <w:rsid w:val="00DA4075"/>
    <w:rsid w:val="00DA431D"/>
    <w:rsid w:val="00DA473C"/>
    <w:rsid w:val="00DA4C16"/>
    <w:rsid w:val="00DA4F75"/>
    <w:rsid w:val="00DA506A"/>
    <w:rsid w:val="00DA55CD"/>
    <w:rsid w:val="00DA5B61"/>
    <w:rsid w:val="00DA636B"/>
    <w:rsid w:val="00DA6E09"/>
    <w:rsid w:val="00DA6F72"/>
    <w:rsid w:val="00DA7348"/>
    <w:rsid w:val="00DA7532"/>
    <w:rsid w:val="00DA76AD"/>
    <w:rsid w:val="00DA7AB5"/>
    <w:rsid w:val="00DA7E66"/>
    <w:rsid w:val="00DA7F78"/>
    <w:rsid w:val="00DB001E"/>
    <w:rsid w:val="00DB02B7"/>
    <w:rsid w:val="00DB069A"/>
    <w:rsid w:val="00DB0741"/>
    <w:rsid w:val="00DB08A8"/>
    <w:rsid w:val="00DB0906"/>
    <w:rsid w:val="00DB0ECB"/>
    <w:rsid w:val="00DB0F55"/>
    <w:rsid w:val="00DB13EC"/>
    <w:rsid w:val="00DB1866"/>
    <w:rsid w:val="00DB1E01"/>
    <w:rsid w:val="00DB21C8"/>
    <w:rsid w:val="00DB22D4"/>
    <w:rsid w:val="00DB249F"/>
    <w:rsid w:val="00DB2672"/>
    <w:rsid w:val="00DB2A0E"/>
    <w:rsid w:val="00DB3435"/>
    <w:rsid w:val="00DB363F"/>
    <w:rsid w:val="00DB395C"/>
    <w:rsid w:val="00DB3B7D"/>
    <w:rsid w:val="00DB3E24"/>
    <w:rsid w:val="00DB4210"/>
    <w:rsid w:val="00DB43F2"/>
    <w:rsid w:val="00DB489C"/>
    <w:rsid w:val="00DB4949"/>
    <w:rsid w:val="00DB4CF5"/>
    <w:rsid w:val="00DB513D"/>
    <w:rsid w:val="00DB5146"/>
    <w:rsid w:val="00DB5197"/>
    <w:rsid w:val="00DB51A6"/>
    <w:rsid w:val="00DB532D"/>
    <w:rsid w:val="00DB598C"/>
    <w:rsid w:val="00DB5A04"/>
    <w:rsid w:val="00DB6028"/>
    <w:rsid w:val="00DB60B1"/>
    <w:rsid w:val="00DB630B"/>
    <w:rsid w:val="00DB6374"/>
    <w:rsid w:val="00DB699E"/>
    <w:rsid w:val="00DB6BBA"/>
    <w:rsid w:val="00DB6F31"/>
    <w:rsid w:val="00DB73B3"/>
    <w:rsid w:val="00DB756E"/>
    <w:rsid w:val="00DB7631"/>
    <w:rsid w:val="00DB776F"/>
    <w:rsid w:val="00DB785A"/>
    <w:rsid w:val="00DB7AF1"/>
    <w:rsid w:val="00DB7F45"/>
    <w:rsid w:val="00DC014A"/>
    <w:rsid w:val="00DC026A"/>
    <w:rsid w:val="00DC08D0"/>
    <w:rsid w:val="00DC0B81"/>
    <w:rsid w:val="00DC0C11"/>
    <w:rsid w:val="00DC11B0"/>
    <w:rsid w:val="00DC1287"/>
    <w:rsid w:val="00DC1503"/>
    <w:rsid w:val="00DC181D"/>
    <w:rsid w:val="00DC1E14"/>
    <w:rsid w:val="00DC221D"/>
    <w:rsid w:val="00DC22A2"/>
    <w:rsid w:val="00DC2682"/>
    <w:rsid w:val="00DC291D"/>
    <w:rsid w:val="00DC29F7"/>
    <w:rsid w:val="00DC2A48"/>
    <w:rsid w:val="00DC2B63"/>
    <w:rsid w:val="00DC2C4D"/>
    <w:rsid w:val="00DC2D7B"/>
    <w:rsid w:val="00DC2E4D"/>
    <w:rsid w:val="00DC2EFB"/>
    <w:rsid w:val="00DC2F6A"/>
    <w:rsid w:val="00DC364D"/>
    <w:rsid w:val="00DC36E8"/>
    <w:rsid w:val="00DC3955"/>
    <w:rsid w:val="00DC39B3"/>
    <w:rsid w:val="00DC3A8D"/>
    <w:rsid w:val="00DC43CA"/>
    <w:rsid w:val="00DC4508"/>
    <w:rsid w:val="00DC4952"/>
    <w:rsid w:val="00DC4F92"/>
    <w:rsid w:val="00DC576D"/>
    <w:rsid w:val="00DC5EAE"/>
    <w:rsid w:val="00DC6350"/>
    <w:rsid w:val="00DC64B9"/>
    <w:rsid w:val="00DC6681"/>
    <w:rsid w:val="00DC7003"/>
    <w:rsid w:val="00DC7339"/>
    <w:rsid w:val="00DC762A"/>
    <w:rsid w:val="00DC797F"/>
    <w:rsid w:val="00DD000A"/>
    <w:rsid w:val="00DD05DE"/>
    <w:rsid w:val="00DD0AE7"/>
    <w:rsid w:val="00DD0B4E"/>
    <w:rsid w:val="00DD1494"/>
    <w:rsid w:val="00DD14F7"/>
    <w:rsid w:val="00DD154F"/>
    <w:rsid w:val="00DD173C"/>
    <w:rsid w:val="00DD1D66"/>
    <w:rsid w:val="00DD1DE6"/>
    <w:rsid w:val="00DD21EC"/>
    <w:rsid w:val="00DD2AA0"/>
    <w:rsid w:val="00DD2FAB"/>
    <w:rsid w:val="00DD3254"/>
    <w:rsid w:val="00DD3464"/>
    <w:rsid w:val="00DD3471"/>
    <w:rsid w:val="00DD3673"/>
    <w:rsid w:val="00DD3856"/>
    <w:rsid w:val="00DD3971"/>
    <w:rsid w:val="00DD3976"/>
    <w:rsid w:val="00DD434E"/>
    <w:rsid w:val="00DD4444"/>
    <w:rsid w:val="00DD4913"/>
    <w:rsid w:val="00DD4A0B"/>
    <w:rsid w:val="00DD4BED"/>
    <w:rsid w:val="00DD4C3D"/>
    <w:rsid w:val="00DD4F8E"/>
    <w:rsid w:val="00DD50A0"/>
    <w:rsid w:val="00DD50D4"/>
    <w:rsid w:val="00DD520B"/>
    <w:rsid w:val="00DD53F4"/>
    <w:rsid w:val="00DD5408"/>
    <w:rsid w:val="00DD567E"/>
    <w:rsid w:val="00DD56AE"/>
    <w:rsid w:val="00DD58AA"/>
    <w:rsid w:val="00DD6039"/>
    <w:rsid w:val="00DD6061"/>
    <w:rsid w:val="00DD6D53"/>
    <w:rsid w:val="00DD6D90"/>
    <w:rsid w:val="00DD73CC"/>
    <w:rsid w:val="00DD75A4"/>
    <w:rsid w:val="00DD75B5"/>
    <w:rsid w:val="00DD75ED"/>
    <w:rsid w:val="00DD7684"/>
    <w:rsid w:val="00DD7803"/>
    <w:rsid w:val="00DD78A8"/>
    <w:rsid w:val="00DD7BF2"/>
    <w:rsid w:val="00DD7C8B"/>
    <w:rsid w:val="00DD7D51"/>
    <w:rsid w:val="00DD7F4E"/>
    <w:rsid w:val="00DE03F0"/>
    <w:rsid w:val="00DE046B"/>
    <w:rsid w:val="00DE09DD"/>
    <w:rsid w:val="00DE0C47"/>
    <w:rsid w:val="00DE0E9D"/>
    <w:rsid w:val="00DE0ED2"/>
    <w:rsid w:val="00DE0ED4"/>
    <w:rsid w:val="00DE1094"/>
    <w:rsid w:val="00DE14E7"/>
    <w:rsid w:val="00DE159D"/>
    <w:rsid w:val="00DE1616"/>
    <w:rsid w:val="00DE1D11"/>
    <w:rsid w:val="00DE1F7D"/>
    <w:rsid w:val="00DE222D"/>
    <w:rsid w:val="00DE237E"/>
    <w:rsid w:val="00DE25D5"/>
    <w:rsid w:val="00DE28BC"/>
    <w:rsid w:val="00DE2D3F"/>
    <w:rsid w:val="00DE2E7C"/>
    <w:rsid w:val="00DE3139"/>
    <w:rsid w:val="00DE3219"/>
    <w:rsid w:val="00DE353A"/>
    <w:rsid w:val="00DE36A0"/>
    <w:rsid w:val="00DE37BB"/>
    <w:rsid w:val="00DE4108"/>
    <w:rsid w:val="00DE4ABE"/>
    <w:rsid w:val="00DE4F65"/>
    <w:rsid w:val="00DE508D"/>
    <w:rsid w:val="00DE5267"/>
    <w:rsid w:val="00DE5814"/>
    <w:rsid w:val="00DE58A0"/>
    <w:rsid w:val="00DE58E7"/>
    <w:rsid w:val="00DE591A"/>
    <w:rsid w:val="00DE59E6"/>
    <w:rsid w:val="00DE5AFD"/>
    <w:rsid w:val="00DE5C01"/>
    <w:rsid w:val="00DE5C9D"/>
    <w:rsid w:val="00DE6085"/>
    <w:rsid w:val="00DE666B"/>
    <w:rsid w:val="00DE680B"/>
    <w:rsid w:val="00DE6A79"/>
    <w:rsid w:val="00DE7172"/>
    <w:rsid w:val="00DE7528"/>
    <w:rsid w:val="00DE7729"/>
    <w:rsid w:val="00DE79FE"/>
    <w:rsid w:val="00DE7A10"/>
    <w:rsid w:val="00DF02E4"/>
    <w:rsid w:val="00DF033D"/>
    <w:rsid w:val="00DF0537"/>
    <w:rsid w:val="00DF05F3"/>
    <w:rsid w:val="00DF09B6"/>
    <w:rsid w:val="00DF0F6E"/>
    <w:rsid w:val="00DF11FF"/>
    <w:rsid w:val="00DF14A7"/>
    <w:rsid w:val="00DF18EE"/>
    <w:rsid w:val="00DF1A57"/>
    <w:rsid w:val="00DF1D64"/>
    <w:rsid w:val="00DF258F"/>
    <w:rsid w:val="00DF2B9C"/>
    <w:rsid w:val="00DF2E79"/>
    <w:rsid w:val="00DF2EA3"/>
    <w:rsid w:val="00DF2EA9"/>
    <w:rsid w:val="00DF339C"/>
    <w:rsid w:val="00DF3A70"/>
    <w:rsid w:val="00DF3F89"/>
    <w:rsid w:val="00DF46CF"/>
    <w:rsid w:val="00DF498F"/>
    <w:rsid w:val="00DF5229"/>
    <w:rsid w:val="00DF52EA"/>
    <w:rsid w:val="00DF5540"/>
    <w:rsid w:val="00DF56F0"/>
    <w:rsid w:val="00DF57EB"/>
    <w:rsid w:val="00DF5C3F"/>
    <w:rsid w:val="00DF5F34"/>
    <w:rsid w:val="00DF6188"/>
    <w:rsid w:val="00DF6227"/>
    <w:rsid w:val="00DF64DB"/>
    <w:rsid w:val="00DF699A"/>
    <w:rsid w:val="00DF69F5"/>
    <w:rsid w:val="00DF6B3F"/>
    <w:rsid w:val="00DF6DA1"/>
    <w:rsid w:val="00DF6DED"/>
    <w:rsid w:val="00DF77E4"/>
    <w:rsid w:val="00DF7E26"/>
    <w:rsid w:val="00E001A3"/>
    <w:rsid w:val="00E00B44"/>
    <w:rsid w:val="00E00E36"/>
    <w:rsid w:val="00E012A5"/>
    <w:rsid w:val="00E015A4"/>
    <w:rsid w:val="00E019FA"/>
    <w:rsid w:val="00E01A93"/>
    <w:rsid w:val="00E01D2B"/>
    <w:rsid w:val="00E01E8A"/>
    <w:rsid w:val="00E021A1"/>
    <w:rsid w:val="00E021FA"/>
    <w:rsid w:val="00E02594"/>
    <w:rsid w:val="00E02686"/>
    <w:rsid w:val="00E026AA"/>
    <w:rsid w:val="00E02768"/>
    <w:rsid w:val="00E027B3"/>
    <w:rsid w:val="00E029A0"/>
    <w:rsid w:val="00E02A07"/>
    <w:rsid w:val="00E02B3B"/>
    <w:rsid w:val="00E03016"/>
    <w:rsid w:val="00E03217"/>
    <w:rsid w:val="00E033BF"/>
    <w:rsid w:val="00E0355F"/>
    <w:rsid w:val="00E036B3"/>
    <w:rsid w:val="00E03814"/>
    <w:rsid w:val="00E03B53"/>
    <w:rsid w:val="00E03DCC"/>
    <w:rsid w:val="00E040FF"/>
    <w:rsid w:val="00E048E0"/>
    <w:rsid w:val="00E04905"/>
    <w:rsid w:val="00E0493D"/>
    <w:rsid w:val="00E0497F"/>
    <w:rsid w:val="00E04A0D"/>
    <w:rsid w:val="00E04AB9"/>
    <w:rsid w:val="00E04C61"/>
    <w:rsid w:val="00E04F78"/>
    <w:rsid w:val="00E05063"/>
    <w:rsid w:val="00E05221"/>
    <w:rsid w:val="00E06005"/>
    <w:rsid w:val="00E06180"/>
    <w:rsid w:val="00E06213"/>
    <w:rsid w:val="00E06863"/>
    <w:rsid w:val="00E06B21"/>
    <w:rsid w:val="00E06CCD"/>
    <w:rsid w:val="00E0721A"/>
    <w:rsid w:val="00E07340"/>
    <w:rsid w:val="00E07916"/>
    <w:rsid w:val="00E07AEF"/>
    <w:rsid w:val="00E07D67"/>
    <w:rsid w:val="00E10057"/>
    <w:rsid w:val="00E10652"/>
    <w:rsid w:val="00E107BA"/>
    <w:rsid w:val="00E10C27"/>
    <w:rsid w:val="00E10D6D"/>
    <w:rsid w:val="00E110E8"/>
    <w:rsid w:val="00E114BD"/>
    <w:rsid w:val="00E116C2"/>
    <w:rsid w:val="00E11CFA"/>
    <w:rsid w:val="00E12181"/>
    <w:rsid w:val="00E123B9"/>
    <w:rsid w:val="00E12615"/>
    <w:rsid w:val="00E1298B"/>
    <w:rsid w:val="00E12A8D"/>
    <w:rsid w:val="00E12D8D"/>
    <w:rsid w:val="00E12F72"/>
    <w:rsid w:val="00E13330"/>
    <w:rsid w:val="00E13335"/>
    <w:rsid w:val="00E133EE"/>
    <w:rsid w:val="00E1372F"/>
    <w:rsid w:val="00E13981"/>
    <w:rsid w:val="00E13A59"/>
    <w:rsid w:val="00E13C4B"/>
    <w:rsid w:val="00E13E4F"/>
    <w:rsid w:val="00E13EDA"/>
    <w:rsid w:val="00E13F8B"/>
    <w:rsid w:val="00E14021"/>
    <w:rsid w:val="00E141A5"/>
    <w:rsid w:val="00E142A5"/>
    <w:rsid w:val="00E142AF"/>
    <w:rsid w:val="00E14342"/>
    <w:rsid w:val="00E14483"/>
    <w:rsid w:val="00E14C0A"/>
    <w:rsid w:val="00E15022"/>
    <w:rsid w:val="00E1520F"/>
    <w:rsid w:val="00E154B8"/>
    <w:rsid w:val="00E15619"/>
    <w:rsid w:val="00E156A3"/>
    <w:rsid w:val="00E15B1D"/>
    <w:rsid w:val="00E15CF1"/>
    <w:rsid w:val="00E15F65"/>
    <w:rsid w:val="00E163DC"/>
    <w:rsid w:val="00E16867"/>
    <w:rsid w:val="00E16B10"/>
    <w:rsid w:val="00E17129"/>
    <w:rsid w:val="00E172E8"/>
    <w:rsid w:val="00E17566"/>
    <w:rsid w:val="00E1767F"/>
    <w:rsid w:val="00E2002A"/>
    <w:rsid w:val="00E20523"/>
    <w:rsid w:val="00E205FD"/>
    <w:rsid w:val="00E2060C"/>
    <w:rsid w:val="00E20656"/>
    <w:rsid w:val="00E20D13"/>
    <w:rsid w:val="00E20D15"/>
    <w:rsid w:val="00E21332"/>
    <w:rsid w:val="00E21935"/>
    <w:rsid w:val="00E21E83"/>
    <w:rsid w:val="00E21F06"/>
    <w:rsid w:val="00E2207E"/>
    <w:rsid w:val="00E22366"/>
    <w:rsid w:val="00E22480"/>
    <w:rsid w:val="00E2293C"/>
    <w:rsid w:val="00E229AA"/>
    <w:rsid w:val="00E22AA7"/>
    <w:rsid w:val="00E23A10"/>
    <w:rsid w:val="00E23B14"/>
    <w:rsid w:val="00E23CDB"/>
    <w:rsid w:val="00E24585"/>
    <w:rsid w:val="00E245E0"/>
    <w:rsid w:val="00E24ABE"/>
    <w:rsid w:val="00E24DDB"/>
    <w:rsid w:val="00E24FEA"/>
    <w:rsid w:val="00E254CE"/>
    <w:rsid w:val="00E2571E"/>
    <w:rsid w:val="00E26078"/>
    <w:rsid w:val="00E26297"/>
    <w:rsid w:val="00E266C5"/>
    <w:rsid w:val="00E26945"/>
    <w:rsid w:val="00E26AD8"/>
    <w:rsid w:val="00E26CB4"/>
    <w:rsid w:val="00E26D64"/>
    <w:rsid w:val="00E26F59"/>
    <w:rsid w:val="00E26F76"/>
    <w:rsid w:val="00E2733E"/>
    <w:rsid w:val="00E273E1"/>
    <w:rsid w:val="00E2765D"/>
    <w:rsid w:val="00E27678"/>
    <w:rsid w:val="00E278A3"/>
    <w:rsid w:val="00E27E1E"/>
    <w:rsid w:val="00E30067"/>
    <w:rsid w:val="00E3006C"/>
    <w:rsid w:val="00E3025C"/>
    <w:rsid w:val="00E303C4"/>
    <w:rsid w:val="00E303EE"/>
    <w:rsid w:val="00E304D7"/>
    <w:rsid w:val="00E30E36"/>
    <w:rsid w:val="00E310EF"/>
    <w:rsid w:val="00E3124A"/>
    <w:rsid w:val="00E31265"/>
    <w:rsid w:val="00E314CF"/>
    <w:rsid w:val="00E31933"/>
    <w:rsid w:val="00E31BDF"/>
    <w:rsid w:val="00E31CF4"/>
    <w:rsid w:val="00E31EBF"/>
    <w:rsid w:val="00E31FB9"/>
    <w:rsid w:val="00E31FD0"/>
    <w:rsid w:val="00E322DE"/>
    <w:rsid w:val="00E325B9"/>
    <w:rsid w:val="00E326AD"/>
    <w:rsid w:val="00E32814"/>
    <w:rsid w:val="00E3291F"/>
    <w:rsid w:val="00E32AA2"/>
    <w:rsid w:val="00E32E97"/>
    <w:rsid w:val="00E33500"/>
    <w:rsid w:val="00E33727"/>
    <w:rsid w:val="00E33843"/>
    <w:rsid w:val="00E3415F"/>
    <w:rsid w:val="00E3428F"/>
    <w:rsid w:val="00E34848"/>
    <w:rsid w:val="00E34CE8"/>
    <w:rsid w:val="00E34E62"/>
    <w:rsid w:val="00E35255"/>
    <w:rsid w:val="00E3571B"/>
    <w:rsid w:val="00E35AF2"/>
    <w:rsid w:val="00E35CB0"/>
    <w:rsid w:val="00E35F5F"/>
    <w:rsid w:val="00E36602"/>
    <w:rsid w:val="00E36C29"/>
    <w:rsid w:val="00E36CF0"/>
    <w:rsid w:val="00E36F51"/>
    <w:rsid w:val="00E36F5F"/>
    <w:rsid w:val="00E370ED"/>
    <w:rsid w:val="00E378B6"/>
    <w:rsid w:val="00E37B5D"/>
    <w:rsid w:val="00E37BBE"/>
    <w:rsid w:val="00E37D4D"/>
    <w:rsid w:val="00E401D9"/>
    <w:rsid w:val="00E404B6"/>
    <w:rsid w:val="00E40AA1"/>
    <w:rsid w:val="00E40AB4"/>
    <w:rsid w:val="00E40D82"/>
    <w:rsid w:val="00E41194"/>
    <w:rsid w:val="00E41893"/>
    <w:rsid w:val="00E41911"/>
    <w:rsid w:val="00E41C2D"/>
    <w:rsid w:val="00E41DE0"/>
    <w:rsid w:val="00E41DEB"/>
    <w:rsid w:val="00E41E93"/>
    <w:rsid w:val="00E42083"/>
    <w:rsid w:val="00E42148"/>
    <w:rsid w:val="00E42592"/>
    <w:rsid w:val="00E42AF9"/>
    <w:rsid w:val="00E43151"/>
    <w:rsid w:val="00E433EF"/>
    <w:rsid w:val="00E43486"/>
    <w:rsid w:val="00E434A6"/>
    <w:rsid w:val="00E438C4"/>
    <w:rsid w:val="00E43A2B"/>
    <w:rsid w:val="00E43FC2"/>
    <w:rsid w:val="00E44065"/>
    <w:rsid w:val="00E44AAD"/>
    <w:rsid w:val="00E44B9D"/>
    <w:rsid w:val="00E44DC5"/>
    <w:rsid w:val="00E44DFA"/>
    <w:rsid w:val="00E44EC3"/>
    <w:rsid w:val="00E453CE"/>
    <w:rsid w:val="00E454E5"/>
    <w:rsid w:val="00E45FC9"/>
    <w:rsid w:val="00E46136"/>
    <w:rsid w:val="00E46339"/>
    <w:rsid w:val="00E468D9"/>
    <w:rsid w:val="00E46937"/>
    <w:rsid w:val="00E46BD7"/>
    <w:rsid w:val="00E46D86"/>
    <w:rsid w:val="00E472F4"/>
    <w:rsid w:val="00E47390"/>
    <w:rsid w:val="00E477DE"/>
    <w:rsid w:val="00E47A2D"/>
    <w:rsid w:val="00E47D04"/>
    <w:rsid w:val="00E500DF"/>
    <w:rsid w:val="00E5024B"/>
    <w:rsid w:val="00E50284"/>
    <w:rsid w:val="00E50435"/>
    <w:rsid w:val="00E50499"/>
    <w:rsid w:val="00E5062C"/>
    <w:rsid w:val="00E508D9"/>
    <w:rsid w:val="00E508DC"/>
    <w:rsid w:val="00E50A3B"/>
    <w:rsid w:val="00E50DA8"/>
    <w:rsid w:val="00E512D2"/>
    <w:rsid w:val="00E51506"/>
    <w:rsid w:val="00E51584"/>
    <w:rsid w:val="00E51775"/>
    <w:rsid w:val="00E51790"/>
    <w:rsid w:val="00E51C90"/>
    <w:rsid w:val="00E51E4F"/>
    <w:rsid w:val="00E52C2D"/>
    <w:rsid w:val="00E5332B"/>
    <w:rsid w:val="00E5349E"/>
    <w:rsid w:val="00E536D6"/>
    <w:rsid w:val="00E536F0"/>
    <w:rsid w:val="00E539DD"/>
    <w:rsid w:val="00E53B26"/>
    <w:rsid w:val="00E54054"/>
    <w:rsid w:val="00E54058"/>
    <w:rsid w:val="00E540C7"/>
    <w:rsid w:val="00E54182"/>
    <w:rsid w:val="00E5428D"/>
    <w:rsid w:val="00E54954"/>
    <w:rsid w:val="00E54FB9"/>
    <w:rsid w:val="00E55076"/>
    <w:rsid w:val="00E5525D"/>
    <w:rsid w:val="00E552C4"/>
    <w:rsid w:val="00E552DB"/>
    <w:rsid w:val="00E55310"/>
    <w:rsid w:val="00E555D4"/>
    <w:rsid w:val="00E55919"/>
    <w:rsid w:val="00E55B51"/>
    <w:rsid w:val="00E56134"/>
    <w:rsid w:val="00E5629E"/>
    <w:rsid w:val="00E565A3"/>
    <w:rsid w:val="00E56608"/>
    <w:rsid w:val="00E56B11"/>
    <w:rsid w:val="00E56CD3"/>
    <w:rsid w:val="00E56D35"/>
    <w:rsid w:val="00E570FD"/>
    <w:rsid w:val="00E5727A"/>
    <w:rsid w:val="00E5758A"/>
    <w:rsid w:val="00E57651"/>
    <w:rsid w:val="00E57916"/>
    <w:rsid w:val="00E57B90"/>
    <w:rsid w:val="00E60091"/>
    <w:rsid w:val="00E60168"/>
    <w:rsid w:val="00E602BE"/>
    <w:rsid w:val="00E6035F"/>
    <w:rsid w:val="00E60B52"/>
    <w:rsid w:val="00E60C8D"/>
    <w:rsid w:val="00E6102F"/>
    <w:rsid w:val="00E6104E"/>
    <w:rsid w:val="00E612E2"/>
    <w:rsid w:val="00E6134F"/>
    <w:rsid w:val="00E61609"/>
    <w:rsid w:val="00E6195C"/>
    <w:rsid w:val="00E62130"/>
    <w:rsid w:val="00E62267"/>
    <w:rsid w:val="00E6257E"/>
    <w:rsid w:val="00E628B1"/>
    <w:rsid w:val="00E628EB"/>
    <w:rsid w:val="00E62BC5"/>
    <w:rsid w:val="00E63201"/>
    <w:rsid w:val="00E63919"/>
    <w:rsid w:val="00E63A12"/>
    <w:rsid w:val="00E63A99"/>
    <w:rsid w:val="00E64036"/>
    <w:rsid w:val="00E6429A"/>
    <w:rsid w:val="00E64515"/>
    <w:rsid w:val="00E648DC"/>
    <w:rsid w:val="00E64CB6"/>
    <w:rsid w:val="00E655AD"/>
    <w:rsid w:val="00E656A5"/>
    <w:rsid w:val="00E65823"/>
    <w:rsid w:val="00E6585B"/>
    <w:rsid w:val="00E65ABF"/>
    <w:rsid w:val="00E65CC0"/>
    <w:rsid w:val="00E65F20"/>
    <w:rsid w:val="00E65F9F"/>
    <w:rsid w:val="00E6659F"/>
    <w:rsid w:val="00E66A6E"/>
    <w:rsid w:val="00E66BCB"/>
    <w:rsid w:val="00E66D3C"/>
    <w:rsid w:val="00E67CAF"/>
    <w:rsid w:val="00E67CD7"/>
    <w:rsid w:val="00E67E88"/>
    <w:rsid w:val="00E67FCF"/>
    <w:rsid w:val="00E70483"/>
    <w:rsid w:val="00E70903"/>
    <w:rsid w:val="00E70D9B"/>
    <w:rsid w:val="00E71C2B"/>
    <w:rsid w:val="00E71F8C"/>
    <w:rsid w:val="00E729D4"/>
    <w:rsid w:val="00E72B9D"/>
    <w:rsid w:val="00E72CA1"/>
    <w:rsid w:val="00E72F59"/>
    <w:rsid w:val="00E730AF"/>
    <w:rsid w:val="00E7340C"/>
    <w:rsid w:val="00E734FD"/>
    <w:rsid w:val="00E73B3B"/>
    <w:rsid w:val="00E7416D"/>
    <w:rsid w:val="00E7421E"/>
    <w:rsid w:val="00E742B1"/>
    <w:rsid w:val="00E74939"/>
    <w:rsid w:val="00E74A48"/>
    <w:rsid w:val="00E74E27"/>
    <w:rsid w:val="00E74FDD"/>
    <w:rsid w:val="00E75548"/>
    <w:rsid w:val="00E75868"/>
    <w:rsid w:val="00E75C88"/>
    <w:rsid w:val="00E75E90"/>
    <w:rsid w:val="00E76180"/>
    <w:rsid w:val="00E763B6"/>
    <w:rsid w:val="00E764FB"/>
    <w:rsid w:val="00E76524"/>
    <w:rsid w:val="00E76B51"/>
    <w:rsid w:val="00E76BA4"/>
    <w:rsid w:val="00E76D09"/>
    <w:rsid w:val="00E76ECA"/>
    <w:rsid w:val="00E77014"/>
    <w:rsid w:val="00E77039"/>
    <w:rsid w:val="00E7731D"/>
    <w:rsid w:val="00E77601"/>
    <w:rsid w:val="00E77AE3"/>
    <w:rsid w:val="00E77E64"/>
    <w:rsid w:val="00E80060"/>
    <w:rsid w:val="00E800EC"/>
    <w:rsid w:val="00E804B2"/>
    <w:rsid w:val="00E80785"/>
    <w:rsid w:val="00E80F0D"/>
    <w:rsid w:val="00E80FE8"/>
    <w:rsid w:val="00E81119"/>
    <w:rsid w:val="00E81171"/>
    <w:rsid w:val="00E818F9"/>
    <w:rsid w:val="00E81A86"/>
    <w:rsid w:val="00E81FE2"/>
    <w:rsid w:val="00E8242D"/>
    <w:rsid w:val="00E8243D"/>
    <w:rsid w:val="00E82462"/>
    <w:rsid w:val="00E827B6"/>
    <w:rsid w:val="00E82CB4"/>
    <w:rsid w:val="00E82F04"/>
    <w:rsid w:val="00E83872"/>
    <w:rsid w:val="00E841B6"/>
    <w:rsid w:val="00E8471A"/>
    <w:rsid w:val="00E84D8C"/>
    <w:rsid w:val="00E85128"/>
    <w:rsid w:val="00E8561B"/>
    <w:rsid w:val="00E8620C"/>
    <w:rsid w:val="00E8645A"/>
    <w:rsid w:val="00E867D9"/>
    <w:rsid w:val="00E86956"/>
    <w:rsid w:val="00E86AF2"/>
    <w:rsid w:val="00E86EE0"/>
    <w:rsid w:val="00E86F3B"/>
    <w:rsid w:val="00E87001"/>
    <w:rsid w:val="00E87270"/>
    <w:rsid w:val="00E872AC"/>
    <w:rsid w:val="00E8734F"/>
    <w:rsid w:val="00E874A6"/>
    <w:rsid w:val="00E878F8"/>
    <w:rsid w:val="00E87BAF"/>
    <w:rsid w:val="00E87CF3"/>
    <w:rsid w:val="00E87FA9"/>
    <w:rsid w:val="00E90B68"/>
    <w:rsid w:val="00E90C7E"/>
    <w:rsid w:val="00E90EC2"/>
    <w:rsid w:val="00E9123F"/>
    <w:rsid w:val="00E9145C"/>
    <w:rsid w:val="00E91A1B"/>
    <w:rsid w:val="00E91EFB"/>
    <w:rsid w:val="00E91F65"/>
    <w:rsid w:val="00E92412"/>
    <w:rsid w:val="00E9286A"/>
    <w:rsid w:val="00E9293D"/>
    <w:rsid w:val="00E929AE"/>
    <w:rsid w:val="00E92E0E"/>
    <w:rsid w:val="00E92E6A"/>
    <w:rsid w:val="00E93032"/>
    <w:rsid w:val="00E9364B"/>
    <w:rsid w:val="00E9369C"/>
    <w:rsid w:val="00E93BE9"/>
    <w:rsid w:val="00E93BF2"/>
    <w:rsid w:val="00E93F94"/>
    <w:rsid w:val="00E9418F"/>
    <w:rsid w:val="00E9420C"/>
    <w:rsid w:val="00E94641"/>
    <w:rsid w:val="00E94ED6"/>
    <w:rsid w:val="00E9523F"/>
    <w:rsid w:val="00E953B4"/>
    <w:rsid w:val="00E955AA"/>
    <w:rsid w:val="00E95B48"/>
    <w:rsid w:val="00E95B77"/>
    <w:rsid w:val="00E95C0E"/>
    <w:rsid w:val="00E95DC4"/>
    <w:rsid w:val="00E960E3"/>
    <w:rsid w:val="00E96770"/>
    <w:rsid w:val="00E96A5D"/>
    <w:rsid w:val="00E96A70"/>
    <w:rsid w:val="00E972CA"/>
    <w:rsid w:val="00E9739E"/>
    <w:rsid w:val="00E973AD"/>
    <w:rsid w:val="00E97ADC"/>
    <w:rsid w:val="00E97EF1"/>
    <w:rsid w:val="00EA0298"/>
    <w:rsid w:val="00EA05EB"/>
    <w:rsid w:val="00EA0C48"/>
    <w:rsid w:val="00EA10E2"/>
    <w:rsid w:val="00EA117A"/>
    <w:rsid w:val="00EA1197"/>
    <w:rsid w:val="00EA11F4"/>
    <w:rsid w:val="00EA1552"/>
    <w:rsid w:val="00EA1BA4"/>
    <w:rsid w:val="00EA1C9F"/>
    <w:rsid w:val="00EA1CB2"/>
    <w:rsid w:val="00EA1E1D"/>
    <w:rsid w:val="00EA203C"/>
    <w:rsid w:val="00EA2245"/>
    <w:rsid w:val="00EA2654"/>
    <w:rsid w:val="00EA27EE"/>
    <w:rsid w:val="00EA31A8"/>
    <w:rsid w:val="00EA363F"/>
    <w:rsid w:val="00EA3741"/>
    <w:rsid w:val="00EA3CDC"/>
    <w:rsid w:val="00EA3FB6"/>
    <w:rsid w:val="00EA42E1"/>
    <w:rsid w:val="00EA44B9"/>
    <w:rsid w:val="00EA44D4"/>
    <w:rsid w:val="00EA4BB8"/>
    <w:rsid w:val="00EA4EFF"/>
    <w:rsid w:val="00EA4FD4"/>
    <w:rsid w:val="00EA508D"/>
    <w:rsid w:val="00EA55E6"/>
    <w:rsid w:val="00EA5885"/>
    <w:rsid w:val="00EA5931"/>
    <w:rsid w:val="00EA5C26"/>
    <w:rsid w:val="00EA5DA2"/>
    <w:rsid w:val="00EA5E06"/>
    <w:rsid w:val="00EA60FE"/>
    <w:rsid w:val="00EA62F1"/>
    <w:rsid w:val="00EA66CB"/>
    <w:rsid w:val="00EA6F9F"/>
    <w:rsid w:val="00EA740C"/>
    <w:rsid w:val="00EA78ED"/>
    <w:rsid w:val="00EA79F4"/>
    <w:rsid w:val="00EA7C04"/>
    <w:rsid w:val="00EA7CDD"/>
    <w:rsid w:val="00EA7E53"/>
    <w:rsid w:val="00EB02A1"/>
    <w:rsid w:val="00EB02A9"/>
    <w:rsid w:val="00EB0435"/>
    <w:rsid w:val="00EB076F"/>
    <w:rsid w:val="00EB09EE"/>
    <w:rsid w:val="00EB12B7"/>
    <w:rsid w:val="00EB1360"/>
    <w:rsid w:val="00EB1482"/>
    <w:rsid w:val="00EB18A2"/>
    <w:rsid w:val="00EB2134"/>
    <w:rsid w:val="00EB2368"/>
    <w:rsid w:val="00EB266C"/>
    <w:rsid w:val="00EB27DD"/>
    <w:rsid w:val="00EB2ABB"/>
    <w:rsid w:val="00EB2AF4"/>
    <w:rsid w:val="00EB2B0E"/>
    <w:rsid w:val="00EB3234"/>
    <w:rsid w:val="00EB3335"/>
    <w:rsid w:val="00EB3768"/>
    <w:rsid w:val="00EB3E65"/>
    <w:rsid w:val="00EB4109"/>
    <w:rsid w:val="00EB4119"/>
    <w:rsid w:val="00EB414B"/>
    <w:rsid w:val="00EB4CB9"/>
    <w:rsid w:val="00EB505B"/>
    <w:rsid w:val="00EB5320"/>
    <w:rsid w:val="00EB5715"/>
    <w:rsid w:val="00EB5A7A"/>
    <w:rsid w:val="00EB5F72"/>
    <w:rsid w:val="00EB602E"/>
    <w:rsid w:val="00EB60BD"/>
    <w:rsid w:val="00EB60F3"/>
    <w:rsid w:val="00EB6638"/>
    <w:rsid w:val="00EB6C96"/>
    <w:rsid w:val="00EB6EC5"/>
    <w:rsid w:val="00EB7323"/>
    <w:rsid w:val="00EB78EA"/>
    <w:rsid w:val="00EB7AEA"/>
    <w:rsid w:val="00EB7EF5"/>
    <w:rsid w:val="00EC00A5"/>
    <w:rsid w:val="00EC029C"/>
    <w:rsid w:val="00EC0387"/>
    <w:rsid w:val="00EC07A4"/>
    <w:rsid w:val="00EC110C"/>
    <w:rsid w:val="00EC11ED"/>
    <w:rsid w:val="00EC14A2"/>
    <w:rsid w:val="00EC14CB"/>
    <w:rsid w:val="00EC1638"/>
    <w:rsid w:val="00EC21F5"/>
    <w:rsid w:val="00EC2603"/>
    <w:rsid w:val="00EC27D6"/>
    <w:rsid w:val="00EC2B9E"/>
    <w:rsid w:val="00EC2BED"/>
    <w:rsid w:val="00EC2F32"/>
    <w:rsid w:val="00EC349B"/>
    <w:rsid w:val="00EC4054"/>
    <w:rsid w:val="00EC4B52"/>
    <w:rsid w:val="00EC4B92"/>
    <w:rsid w:val="00EC4E48"/>
    <w:rsid w:val="00EC5176"/>
    <w:rsid w:val="00EC5828"/>
    <w:rsid w:val="00EC59D6"/>
    <w:rsid w:val="00EC59F7"/>
    <w:rsid w:val="00EC5BB5"/>
    <w:rsid w:val="00EC5D93"/>
    <w:rsid w:val="00EC6596"/>
    <w:rsid w:val="00EC69CA"/>
    <w:rsid w:val="00EC6B27"/>
    <w:rsid w:val="00EC6FF7"/>
    <w:rsid w:val="00EC7227"/>
    <w:rsid w:val="00EC7641"/>
    <w:rsid w:val="00EC7657"/>
    <w:rsid w:val="00EC7E05"/>
    <w:rsid w:val="00ED0195"/>
    <w:rsid w:val="00ED071B"/>
    <w:rsid w:val="00ED0810"/>
    <w:rsid w:val="00ED0AA3"/>
    <w:rsid w:val="00ED11CA"/>
    <w:rsid w:val="00ED1445"/>
    <w:rsid w:val="00ED14C8"/>
    <w:rsid w:val="00ED1593"/>
    <w:rsid w:val="00ED15DA"/>
    <w:rsid w:val="00ED167D"/>
    <w:rsid w:val="00ED1854"/>
    <w:rsid w:val="00ED1992"/>
    <w:rsid w:val="00ED2DBA"/>
    <w:rsid w:val="00ED2E8C"/>
    <w:rsid w:val="00ED3233"/>
    <w:rsid w:val="00ED3BD5"/>
    <w:rsid w:val="00ED3D02"/>
    <w:rsid w:val="00ED3DC9"/>
    <w:rsid w:val="00ED471D"/>
    <w:rsid w:val="00ED4811"/>
    <w:rsid w:val="00ED4BAA"/>
    <w:rsid w:val="00ED4D3C"/>
    <w:rsid w:val="00ED4F0C"/>
    <w:rsid w:val="00ED4FE6"/>
    <w:rsid w:val="00ED5A74"/>
    <w:rsid w:val="00ED5C2F"/>
    <w:rsid w:val="00ED5DB1"/>
    <w:rsid w:val="00ED5E90"/>
    <w:rsid w:val="00ED60BE"/>
    <w:rsid w:val="00ED679E"/>
    <w:rsid w:val="00ED6E45"/>
    <w:rsid w:val="00ED6FB8"/>
    <w:rsid w:val="00ED6FD2"/>
    <w:rsid w:val="00ED712A"/>
    <w:rsid w:val="00ED7158"/>
    <w:rsid w:val="00ED79AD"/>
    <w:rsid w:val="00ED7ACC"/>
    <w:rsid w:val="00ED7B61"/>
    <w:rsid w:val="00ED7C11"/>
    <w:rsid w:val="00ED7F1A"/>
    <w:rsid w:val="00EE0054"/>
    <w:rsid w:val="00EE00E0"/>
    <w:rsid w:val="00EE074E"/>
    <w:rsid w:val="00EE0A83"/>
    <w:rsid w:val="00EE0AF2"/>
    <w:rsid w:val="00EE0C07"/>
    <w:rsid w:val="00EE1342"/>
    <w:rsid w:val="00EE136F"/>
    <w:rsid w:val="00EE13C4"/>
    <w:rsid w:val="00EE152A"/>
    <w:rsid w:val="00EE1704"/>
    <w:rsid w:val="00EE1CF7"/>
    <w:rsid w:val="00EE2307"/>
    <w:rsid w:val="00EE2927"/>
    <w:rsid w:val="00EE298C"/>
    <w:rsid w:val="00EE2C19"/>
    <w:rsid w:val="00EE2D5C"/>
    <w:rsid w:val="00EE2E11"/>
    <w:rsid w:val="00EE3028"/>
    <w:rsid w:val="00EE3067"/>
    <w:rsid w:val="00EE3243"/>
    <w:rsid w:val="00EE3272"/>
    <w:rsid w:val="00EE350B"/>
    <w:rsid w:val="00EE3567"/>
    <w:rsid w:val="00EE3804"/>
    <w:rsid w:val="00EE39B4"/>
    <w:rsid w:val="00EE3A7C"/>
    <w:rsid w:val="00EE4147"/>
    <w:rsid w:val="00EE41C9"/>
    <w:rsid w:val="00EE43A7"/>
    <w:rsid w:val="00EE4B93"/>
    <w:rsid w:val="00EE4C94"/>
    <w:rsid w:val="00EE5472"/>
    <w:rsid w:val="00EE5711"/>
    <w:rsid w:val="00EE58F4"/>
    <w:rsid w:val="00EE6726"/>
    <w:rsid w:val="00EE683D"/>
    <w:rsid w:val="00EE6878"/>
    <w:rsid w:val="00EE6E90"/>
    <w:rsid w:val="00EE7251"/>
    <w:rsid w:val="00EE7881"/>
    <w:rsid w:val="00EE7AE7"/>
    <w:rsid w:val="00EF0834"/>
    <w:rsid w:val="00EF083D"/>
    <w:rsid w:val="00EF0A6A"/>
    <w:rsid w:val="00EF0C87"/>
    <w:rsid w:val="00EF0FC6"/>
    <w:rsid w:val="00EF151A"/>
    <w:rsid w:val="00EF1697"/>
    <w:rsid w:val="00EF1989"/>
    <w:rsid w:val="00EF1B08"/>
    <w:rsid w:val="00EF1F1F"/>
    <w:rsid w:val="00EF2629"/>
    <w:rsid w:val="00EF2C7B"/>
    <w:rsid w:val="00EF3048"/>
    <w:rsid w:val="00EF34E7"/>
    <w:rsid w:val="00EF3587"/>
    <w:rsid w:val="00EF3877"/>
    <w:rsid w:val="00EF3D6B"/>
    <w:rsid w:val="00EF3F38"/>
    <w:rsid w:val="00EF45BF"/>
    <w:rsid w:val="00EF4676"/>
    <w:rsid w:val="00EF4692"/>
    <w:rsid w:val="00EF496C"/>
    <w:rsid w:val="00EF4EC8"/>
    <w:rsid w:val="00EF539B"/>
    <w:rsid w:val="00EF54A1"/>
    <w:rsid w:val="00EF5654"/>
    <w:rsid w:val="00EF5A97"/>
    <w:rsid w:val="00EF5DD5"/>
    <w:rsid w:val="00EF5E1B"/>
    <w:rsid w:val="00EF60FA"/>
    <w:rsid w:val="00EF621E"/>
    <w:rsid w:val="00EF62B1"/>
    <w:rsid w:val="00EF63EE"/>
    <w:rsid w:val="00EF6422"/>
    <w:rsid w:val="00EF64AE"/>
    <w:rsid w:val="00EF6D3A"/>
    <w:rsid w:val="00EF6DC2"/>
    <w:rsid w:val="00EF70A1"/>
    <w:rsid w:val="00EF7728"/>
    <w:rsid w:val="00EF7818"/>
    <w:rsid w:val="00EF788C"/>
    <w:rsid w:val="00F001CE"/>
    <w:rsid w:val="00F002C5"/>
    <w:rsid w:val="00F006CC"/>
    <w:rsid w:val="00F009C0"/>
    <w:rsid w:val="00F00B4C"/>
    <w:rsid w:val="00F01A46"/>
    <w:rsid w:val="00F01BD6"/>
    <w:rsid w:val="00F01F42"/>
    <w:rsid w:val="00F0218B"/>
    <w:rsid w:val="00F02903"/>
    <w:rsid w:val="00F029E3"/>
    <w:rsid w:val="00F02C13"/>
    <w:rsid w:val="00F02DD1"/>
    <w:rsid w:val="00F03363"/>
    <w:rsid w:val="00F0397B"/>
    <w:rsid w:val="00F03BFC"/>
    <w:rsid w:val="00F03DF8"/>
    <w:rsid w:val="00F0402E"/>
    <w:rsid w:val="00F04200"/>
    <w:rsid w:val="00F0499F"/>
    <w:rsid w:val="00F04A10"/>
    <w:rsid w:val="00F04EE5"/>
    <w:rsid w:val="00F050CC"/>
    <w:rsid w:val="00F055AA"/>
    <w:rsid w:val="00F0581F"/>
    <w:rsid w:val="00F05972"/>
    <w:rsid w:val="00F05B36"/>
    <w:rsid w:val="00F05F28"/>
    <w:rsid w:val="00F060C7"/>
    <w:rsid w:val="00F066E9"/>
    <w:rsid w:val="00F06B64"/>
    <w:rsid w:val="00F06BD2"/>
    <w:rsid w:val="00F06CE4"/>
    <w:rsid w:val="00F06F24"/>
    <w:rsid w:val="00F077D4"/>
    <w:rsid w:val="00F07A12"/>
    <w:rsid w:val="00F07C26"/>
    <w:rsid w:val="00F07C63"/>
    <w:rsid w:val="00F10066"/>
    <w:rsid w:val="00F10498"/>
    <w:rsid w:val="00F109E0"/>
    <w:rsid w:val="00F10AE9"/>
    <w:rsid w:val="00F10C8D"/>
    <w:rsid w:val="00F10E65"/>
    <w:rsid w:val="00F10EA2"/>
    <w:rsid w:val="00F10F13"/>
    <w:rsid w:val="00F11F72"/>
    <w:rsid w:val="00F11F7F"/>
    <w:rsid w:val="00F121A9"/>
    <w:rsid w:val="00F12450"/>
    <w:rsid w:val="00F12826"/>
    <w:rsid w:val="00F12B2F"/>
    <w:rsid w:val="00F12BF7"/>
    <w:rsid w:val="00F12C55"/>
    <w:rsid w:val="00F12CB9"/>
    <w:rsid w:val="00F13407"/>
    <w:rsid w:val="00F1389D"/>
    <w:rsid w:val="00F13931"/>
    <w:rsid w:val="00F13B40"/>
    <w:rsid w:val="00F14110"/>
    <w:rsid w:val="00F144FE"/>
    <w:rsid w:val="00F1459F"/>
    <w:rsid w:val="00F14686"/>
    <w:rsid w:val="00F14F48"/>
    <w:rsid w:val="00F15319"/>
    <w:rsid w:val="00F15500"/>
    <w:rsid w:val="00F15537"/>
    <w:rsid w:val="00F15683"/>
    <w:rsid w:val="00F15BC2"/>
    <w:rsid w:val="00F15D36"/>
    <w:rsid w:val="00F15F3F"/>
    <w:rsid w:val="00F1601C"/>
    <w:rsid w:val="00F162AF"/>
    <w:rsid w:val="00F162CF"/>
    <w:rsid w:val="00F1630B"/>
    <w:rsid w:val="00F1635F"/>
    <w:rsid w:val="00F165DC"/>
    <w:rsid w:val="00F16846"/>
    <w:rsid w:val="00F16EAA"/>
    <w:rsid w:val="00F16FE6"/>
    <w:rsid w:val="00F1732F"/>
    <w:rsid w:val="00F17403"/>
    <w:rsid w:val="00F17481"/>
    <w:rsid w:val="00F178F0"/>
    <w:rsid w:val="00F179D0"/>
    <w:rsid w:val="00F17AD9"/>
    <w:rsid w:val="00F17C05"/>
    <w:rsid w:val="00F17C08"/>
    <w:rsid w:val="00F17C71"/>
    <w:rsid w:val="00F17EAB"/>
    <w:rsid w:val="00F20056"/>
    <w:rsid w:val="00F202E5"/>
    <w:rsid w:val="00F202F3"/>
    <w:rsid w:val="00F2036E"/>
    <w:rsid w:val="00F20381"/>
    <w:rsid w:val="00F2057D"/>
    <w:rsid w:val="00F208DC"/>
    <w:rsid w:val="00F20B5F"/>
    <w:rsid w:val="00F213F9"/>
    <w:rsid w:val="00F21941"/>
    <w:rsid w:val="00F2197E"/>
    <w:rsid w:val="00F21C52"/>
    <w:rsid w:val="00F21F4A"/>
    <w:rsid w:val="00F21F97"/>
    <w:rsid w:val="00F2222D"/>
    <w:rsid w:val="00F2230A"/>
    <w:rsid w:val="00F22689"/>
    <w:rsid w:val="00F22B31"/>
    <w:rsid w:val="00F23170"/>
    <w:rsid w:val="00F2342F"/>
    <w:rsid w:val="00F2364B"/>
    <w:rsid w:val="00F23B84"/>
    <w:rsid w:val="00F24AA6"/>
    <w:rsid w:val="00F24DC4"/>
    <w:rsid w:val="00F2509D"/>
    <w:rsid w:val="00F25218"/>
    <w:rsid w:val="00F2547D"/>
    <w:rsid w:val="00F25534"/>
    <w:rsid w:val="00F25660"/>
    <w:rsid w:val="00F2567E"/>
    <w:rsid w:val="00F259E0"/>
    <w:rsid w:val="00F25C6B"/>
    <w:rsid w:val="00F25CF1"/>
    <w:rsid w:val="00F25D11"/>
    <w:rsid w:val="00F262DB"/>
    <w:rsid w:val="00F26308"/>
    <w:rsid w:val="00F26733"/>
    <w:rsid w:val="00F267F8"/>
    <w:rsid w:val="00F267FF"/>
    <w:rsid w:val="00F26DAA"/>
    <w:rsid w:val="00F26FBB"/>
    <w:rsid w:val="00F27270"/>
    <w:rsid w:val="00F27647"/>
    <w:rsid w:val="00F2786C"/>
    <w:rsid w:val="00F2797A"/>
    <w:rsid w:val="00F27BA4"/>
    <w:rsid w:val="00F27C3C"/>
    <w:rsid w:val="00F27CED"/>
    <w:rsid w:val="00F27F29"/>
    <w:rsid w:val="00F30170"/>
    <w:rsid w:val="00F306DC"/>
    <w:rsid w:val="00F30736"/>
    <w:rsid w:val="00F307EA"/>
    <w:rsid w:val="00F30A03"/>
    <w:rsid w:val="00F30D55"/>
    <w:rsid w:val="00F30E9B"/>
    <w:rsid w:val="00F312C5"/>
    <w:rsid w:val="00F314BC"/>
    <w:rsid w:val="00F3170E"/>
    <w:rsid w:val="00F319F8"/>
    <w:rsid w:val="00F31B9E"/>
    <w:rsid w:val="00F31BAD"/>
    <w:rsid w:val="00F31C42"/>
    <w:rsid w:val="00F31E1B"/>
    <w:rsid w:val="00F31EDD"/>
    <w:rsid w:val="00F31FB2"/>
    <w:rsid w:val="00F327EB"/>
    <w:rsid w:val="00F32868"/>
    <w:rsid w:val="00F32AFE"/>
    <w:rsid w:val="00F32DA1"/>
    <w:rsid w:val="00F32EA5"/>
    <w:rsid w:val="00F335CB"/>
    <w:rsid w:val="00F33762"/>
    <w:rsid w:val="00F339D0"/>
    <w:rsid w:val="00F33CA6"/>
    <w:rsid w:val="00F33D6C"/>
    <w:rsid w:val="00F34111"/>
    <w:rsid w:val="00F3425B"/>
    <w:rsid w:val="00F34356"/>
    <w:rsid w:val="00F345F0"/>
    <w:rsid w:val="00F348DA"/>
    <w:rsid w:val="00F349D0"/>
    <w:rsid w:val="00F34BA2"/>
    <w:rsid w:val="00F34FB0"/>
    <w:rsid w:val="00F35302"/>
    <w:rsid w:val="00F35534"/>
    <w:rsid w:val="00F355B2"/>
    <w:rsid w:val="00F35697"/>
    <w:rsid w:val="00F35753"/>
    <w:rsid w:val="00F35963"/>
    <w:rsid w:val="00F35BAB"/>
    <w:rsid w:val="00F36155"/>
    <w:rsid w:val="00F3685F"/>
    <w:rsid w:val="00F36A3D"/>
    <w:rsid w:val="00F36F22"/>
    <w:rsid w:val="00F371B3"/>
    <w:rsid w:val="00F372AB"/>
    <w:rsid w:val="00F37402"/>
    <w:rsid w:val="00F374AE"/>
    <w:rsid w:val="00F37BA4"/>
    <w:rsid w:val="00F37BB5"/>
    <w:rsid w:val="00F37D8F"/>
    <w:rsid w:val="00F37EDA"/>
    <w:rsid w:val="00F40069"/>
    <w:rsid w:val="00F402A2"/>
    <w:rsid w:val="00F406A4"/>
    <w:rsid w:val="00F4096B"/>
    <w:rsid w:val="00F40E4B"/>
    <w:rsid w:val="00F411B7"/>
    <w:rsid w:val="00F41515"/>
    <w:rsid w:val="00F41561"/>
    <w:rsid w:val="00F416A0"/>
    <w:rsid w:val="00F41703"/>
    <w:rsid w:val="00F418C7"/>
    <w:rsid w:val="00F4198D"/>
    <w:rsid w:val="00F41CA2"/>
    <w:rsid w:val="00F42051"/>
    <w:rsid w:val="00F420BA"/>
    <w:rsid w:val="00F42208"/>
    <w:rsid w:val="00F42619"/>
    <w:rsid w:val="00F42741"/>
    <w:rsid w:val="00F427BF"/>
    <w:rsid w:val="00F42CD1"/>
    <w:rsid w:val="00F42F42"/>
    <w:rsid w:val="00F42F77"/>
    <w:rsid w:val="00F43345"/>
    <w:rsid w:val="00F43C41"/>
    <w:rsid w:val="00F44ACC"/>
    <w:rsid w:val="00F44D2E"/>
    <w:rsid w:val="00F44E36"/>
    <w:rsid w:val="00F45261"/>
    <w:rsid w:val="00F45698"/>
    <w:rsid w:val="00F4571A"/>
    <w:rsid w:val="00F457D2"/>
    <w:rsid w:val="00F45811"/>
    <w:rsid w:val="00F45B32"/>
    <w:rsid w:val="00F45F4D"/>
    <w:rsid w:val="00F46041"/>
    <w:rsid w:val="00F467A2"/>
    <w:rsid w:val="00F46943"/>
    <w:rsid w:val="00F46A7E"/>
    <w:rsid w:val="00F46AA9"/>
    <w:rsid w:val="00F46AD5"/>
    <w:rsid w:val="00F46D72"/>
    <w:rsid w:val="00F4708C"/>
    <w:rsid w:val="00F4748C"/>
    <w:rsid w:val="00F476F0"/>
    <w:rsid w:val="00F47C7C"/>
    <w:rsid w:val="00F47E40"/>
    <w:rsid w:val="00F50E53"/>
    <w:rsid w:val="00F51318"/>
    <w:rsid w:val="00F5189C"/>
    <w:rsid w:val="00F518F4"/>
    <w:rsid w:val="00F51989"/>
    <w:rsid w:val="00F51C4D"/>
    <w:rsid w:val="00F52265"/>
    <w:rsid w:val="00F52359"/>
    <w:rsid w:val="00F523E4"/>
    <w:rsid w:val="00F5291B"/>
    <w:rsid w:val="00F529D7"/>
    <w:rsid w:val="00F52D08"/>
    <w:rsid w:val="00F52E66"/>
    <w:rsid w:val="00F530DB"/>
    <w:rsid w:val="00F53127"/>
    <w:rsid w:val="00F53314"/>
    <w:rsid w:val="00F53326"/>
    <w:rsid w:val="00F533F0"/>
    <w:rsid w:val="00F5346B"/>
    <w:rsid w:val="00F53E14"/>
    <w:rsid w:val="00F5408F"/>
    <w:rsid w:val="00F540D7"/>
    <w:rsid w:val="00F541D1"/>
    <w:rsid w:val="00F54345"/>
    <w:rsid w:val="00F54493"/>
    <w:rsid w:val="00F546E1"/>
    <w:rsid w:val="00F548E5"/>
    <w:rsid w:val="00F549CA"/>
    <w:rsid w:val="00F54B45"/>
    <w:rsid w:val="00F54CF5"/>
    <w:rsid w:val="00F54E1C"/>
    <w:rsid w:val="00F54ED9"/>
    <w:rsid w:val="00F552F2"/>
    <w:rsid w:val="00F55986"/>
    <w:rsid w:val="00F5599E"/>
    <w:rsid w:val="00F55C35"/>
    <w:rsid w:val="00F55DA8"/>
    <w:rsid w:val="00F55EB7"/>
    <w:rsid w:val="00F56479"/>
    <w:rsid w:val="00F56897"/>
    <w:rsid w:val="00F56B65"/>
    <w:rsid w:val="00F56FE9"/>
    <w:rsid w:val="00F571C3"/>
    <w:rsid w:val="00F5732C"/>
    <w:rsid w:val="00F57C22"/>
    <w:rsid w:val="00F57CA6"/>
    <w:rsid w:val="00F6008C"/>
    <w:rsid w:val="00F60190"/>
    <w:rsid w:val="00F601B0"/>
    <w:rsid w:val="00F6033B"/>
    <w:rsid w:val="00F6076F"/>
    <w:rsid w:val="00F60C46"/>
    <w:rsid w:val="00F60EAA"/>
    <w:rsid w:val="00F612F3"/>
    <w:rsid w:val="00F61487"/>
    <w:rsid w:val="00F61DC9"/>
    <w:rsid w:val="00F62483"/>
    <w:rsid w:val="00F6255E"/>
    <w:rsid w:val="00F625B4"/>
    <w:rsid w:val="00F6289A"/>
    <w:rsid w:val="00F63A4B"/>
    <w:rsid w:val="00F63C79"/>
    <w:rsid w:val="00F63C93"/>
    <w:rsid w:val="00F64090"/>
    <w:rsid w:val="00F640C1"/>
    <w:rsid w:val="00F6447F"/>
    <w:rsid w:val="00F64524"/>
    <w:rsid w:val="00F64DFA"/>
    <w:rsid w:val="00F64F70"/>
    <w:rsid w:val="00F64F77"/>
    <w:rsid w:val="00F6502E"/>
    <w:rsid w:val="00F65141"/>
    <w:rsid w:val="00F6537F"/>
    <w:rsid w:val="00F65706"/>
    <w:rsid w:val="00F65838"/>
    <w:rsid w:val="00F65FDA"/>
    <w:rsid w:val="00F6638A"/>
    <w:rsid w:val="00F664CE"/>
    <w:rsid w:val="00F66A77"/>
    <w:rsid w:val="00F66D32"/>
    <w:rsid w:val="00F66E5D"/>
    <w:rsid w:val="00F66F0C"/>
    <w:rsid w:val="00F67037"/>
    <w:rsid w:val="00F673BD"/>
    <w:rsid w:val="00F676CD"/>
    <w:rsid w:val="00F67825"/>
    <w:rsid w:val="00F67F4E"/>
    <w:rsid w:val="00F70020"/>
    <w:rsid w:val="00F7002A"/>
    <w:rsid w:val="00F703E2"/>
    <w:rsid w:val="00F70A77"/>
    <w:rsid w:val="00F70A94"/>
    <w:rsid w:val="00F710B6"/>
    <w:rsid w:val="00F7116D"/>
    <w:rsid w:val="00F713BD"/>
    <w:rsid w:val="00F7205D"/>
    <w:rsid w:val="00F72383"/>
    <w:rsid w:val="00F7260B"/>
    <w:rsid w:val="00F72698"/>
    <w:rsid w:val="00F72749"/>
    <w:rsid w:val="00F727F2"/>
    <w:rsid w:val="00F72A5A"/>
    <w:rsid w:val="00F73A2F"/>
    <w:rsid w:val="00F73B03"/>
    <w:rsid w:val="00F74178"/>
    <w:rsid w:val="00F74477"/>
    <w:rsid w:val="00F74AB3"/>
    <w:rsid w:val="00F75047"/>
    <w:rsid w:val="00F75558"/>
    <w:rsid w:val="00F7575A"/>
    <w:rsid w:val="00F7581D"/>
    <w:rsid w:val="00F75828"/>
    <w:rsid w:val="00F75970"/>
    <w:rsid w:val="00F75ABA"/>
    <w:rsid w:val="00F76027"/>
    <w:rsid w:val="00F760D4"/>
    <w:rsid w:val="00F766D6"/>
    <w:rsid w:val="00F76A27"/>
    <w:rsid w:val="00F76D8E"/>
    <w:rsid w:val="00F76F05"/>
    <w:rsid w:val="00F76F6A"/>
    <w:rsid w:val="00F7748C"/>
    <w:rsid w:val="00F7748E"/>
    <w:rsid w:val="00F774D9"/>
    <w:rsid w:val="00F775BA"/>
    <w:rsid w:val="00F77647"/>
    <w:rsid w:val="00F77767"/>
    <w:rsid w:val="00F77A6B"/>
    <w:rsid w:val="00F802F5"/>
    <w:rsid w:val="00F80600"/>
    <w:rsid w:val="00F80CAB"/>
    <w:rsid w:val="00F80EE2"/>
    <w:rsid w:val="00F812B4"/>
    <w:rsid w:val="00F81AB0"/>
    <w:rsid w:val="00F81FE8"/>
    <w:rsid w:val="00F8213F"/>
    <w:rsid w:val="00F828CF"/>
    <w:rsid w:val="00F82C47"/>
    <w:rsid w:val="00F82CD6"/>
    <w:rsid w:val="00F82D03"/>
    <w:rsid w:val="00F82E29"/>
    <w:rsid w:val="00F82E8D"/>
    <w:rsid w:val="00F833B5"/>
    <w:rsid w:val="00F83480"/>
    <w:rsid w:val="00F836A7"/>
    <w:rsid w:val="00F8380D"/>
    <w:rsid w:val="00F838AE"/>
    <w:rsid w:val="00F8394F"/>
    <w:rsid w:val="00F83A21"/>
    <w:rsid w:val="00F83D18"/>
    <w:rsid w:val="00F83D6C"/>
    <w:rsid w:val="00F83EE9"/>
    <w:rsid w:val="00F83F16"/>
    <w:rsid w:val="00F848A9"/>
    <w:rsid w:val="00F84B7C"/>
    <w:rsid w:val="00F84C61"/>
    <w:rsid w:val="00F84D43"/>
    <w:rsid w:val="00F84FF7"/>
    <w:rsid w:val="00F85055"/>
    <w:rsid w:val="00F85177"/>
    <w:rsid w:val="00F8529D"/>
    <w:rsid w:val="00F85F13"/>
    <w:rsid w:val="00F85F74"/>
    <w:rsid w:val="00F860FA"/>
    <w:rsid w:val="00F8649B"/>
    <w:rsid w:val="00F866FB"/>
    <w:rsid w:val="00F8683E"/>
    <w:rsid w:val="00F86E54"/>
    <w:rsid w:val="00F86F7F"/>
    <w:rsid w:val="00F871A1"/>
    <w:rsid w:val="00F876D2"/>
    <w:rsid w:val="00F878D1"/>
    <w:rsid w:val="00F87B4D"/>
    <w:rsid w:val="00F90060"/>
    <w:rsid w:val="00F90068"/>
    <w:rsid w:val="00F9008C"/>
    <w:rsid w:val="00F90AE0"/>
    <w:rsid w:val="00F90EEC"/>
    <w:rsid w:val="00F911B6"/>
    <w:rsid w:val="00F91225"/>
    <w:rsid w:val="00F9129A"/>
    <w:rsid w:val="00F91305"/>
    <w:rsid w:val="00F913DE"/>
    <w:rsid w:val="00F9185F"/>
    <w:rsid w:val="00F91B16"/>
    <w:rsid w:val="00F91EE4"/>
    <w:rsid w:val="00F92232"/>
    <w:rsid w:val="00F9253E"/>
    <w:rsid w:val="00F9277E"/>
    <w:rsid w:val="00F927AE"/>
    <w:rsid w:val="00F9329A"/>
    <w:rsid w:val="00F93A5D"/>
    <w:rsid w:val="00F93EFA"/>
    <w:rsid w:val="00F9487B"/>
    <w:rsid w:val="00F948D2"/>
    <w:rsid w:val="00F9496B"/>
    <w:rsid w:val="00F94BA4"/>
    <w:rsid w:val="00F94EEB"/>
    <w:rsid w:val="00F95094"/>
    <w:rsid w:val="00F95456"/>
    <w:rsid w:val="00F95718"/>
    <w:rsid w:val="00F95D9B"/>
    <w:rsid w:val="00F95FAB"/>
    <w:rsid w:val="00F96496"/>
    <w:rsid w:val="00F96E33"/>
    <w:rsid w:val="00F971BA"/>
    <w:rsid w:val="00F97211"/>
    <w:rsid w:val="00F974E3"/>
    <w:rsid w:val="00F977CE"/>
    <w:rsid w:val="00FA02E2"/>
    <w:rsid w:val="00FA042D"/>
    <w:rsid w:val="00FA047D"/>
    <w:rsid w:val="00FA0851"/>
    <w:rsid w:val="00FA0D16"/>
    <w:rsid w:val="00FA1632"/>
    <w:rsid w:val="00FA18A0"/>
    <w:rsid w:val="00FA1CAD"/>
    <w:rsid w:val="00FA1DB5"/>
    <w:rsid w:val="00FA1F92"/>
    <w:rsid w:val="00FA2102"/>
    <w:rsid w:val="00FA22B7"/>
    <w:rsid w:val="00FA2513"/>
    <w:rsid w:val="00FA259B"/>
    <w:rsid w:val="00FA28C6"/>
    <w:rsid w:val="00FA2A06"/>
    <w:rsid w:val="00FA2B08"/>
    <w:rsid w:val="00FA2B40"/>
    <w:rsid w:val="00FA2FDB"/>
    <w:rsid w:val="00FA343D"/>
    <w:rsid w:val="00FA3993"/>
    <w:rsid w:val="00FA3AF6"/>
    <w:rsid w:val="00FA3BE7"/>
    <w:rsid w:val="00FA3E75"/>
    <w:rsid w:val="00FA41B3"/>
    <w:rsid w:val="00FA423E"/>
    <w:rsid w:val="00FA47B0"/>
    <w:rsid w:val="00FA4B22"/>
    <w:rsid w:val="00FA51DF"/>
    <w:rsid w:val="00FA533A"/>
    <w:rsid w:val="00FA53EF"/>
    <w:rsid w:val="00FA53F1"/>
    <w:rsid w:val="00FA5431"/>
    <w:rsid w:val="00FA5613"/>
    <w:rsid w:val="00FA589B"/>
    <w:rsid w:val="00FA5B46"/>
    <w:rsid w:val="00FA5DBC"/>
    <w:rsid w:val="00FA61B3"/>
    <w:rsid w:val="00FA62AB"/>
    <w:rsid w:val="00FA6357"/>
    <w:rsid w:val="00FA63BF"/>
    <w:rsid w:val="00FA6506"/>
    <w:rsid w:val="00FA6618"/>
    <w:rsid w:val="00FA66DE"/>
    <w:rsid w:val="00FA6D13"/>
    <w:rsid w:val="00FA701C"/>
    <w:rsid w:val="00FA71D8"/>
    <w:rsid w:val="00FA7D6A"/>
    <w:rsid w:val="00FA7E56"/>
    <w:rsid w:val="00FA7E86"/>
    <w:rsid w:val="00FB00C9"/>
    <w:rsid w:val="00FB03F0"/>
    <w:rsid w:val="00FB043F"/>
    <w:rsid w:val="00FB05FD"/>
    <w:rsid w:val="00FB061E"/>
    <w:rsid w:val="00FB08CB"/>
    <w:rsid w:val="00FB09E9"/>
    <w:rsid w:val="00FB14B1"/>
    <w:rsid w:val="00FB1507"/>
    <w:rsid w:val="00FB1B31"/>
    <w:rsid w:val="00FB1B34"/>
    <w:rsid w:val="00FB1B6A"/>
    <w:rsid w:val="00FB1FCC"/>
    <w:rsid w:val="00FB23B4"/>
    <w:rsid w:val="00FB2493"/>
    <w:rsid w:val="00FB2555"/>
    <w:rsid w:val="00FB2621"/>
    <w:rsid w:val="00FB279C"/>
    <w:rsid w:val="00FB27A8"/>
    <w:rsid w:val="00FB27E8"/>
    <w:rsid w:val="00FB28B1"/>
    <w:rsid w:val="00FB2BD4"/>
    <w:rsid w:val="00FB2EA0"/>
    <w:rsid w:val="00FB3039"/>
    <w:rsid w:val="00FB333F"/>
    <w:rsid w:val="00FB35BD"/>
    <w:rsid w:val="00FB3737"/>
    <w:rsid w:val="00FB386E"/>
    <w:rsid w:val="00FB3977"/>
    <w:rsid w:val="00FB3BDF"/>
    <w:rsid w:val="00FB3E6D"/>
    <w:rsid w:val="00FB4258"/>
    <w:rsid w:val="00FB42CD"/>
    <w:rsid w:val="00FB4766"/>
    <w:rsid w:val="00FB4B01"/>
    <w:rsid w:val="00FB4FFD"/>
    <w:rsid w:val="00FB5037"/>
    <w:rsid w:val="00FB5214"/>
    <w:rsid w:val="00FB5427"/>
    <w:rsid w:val="00FB551A"/>
    <w:rsid w:val="00FB5652"/>
    <w:rsid w:val="00FB58AD"/>
    <w:rsid w:val="00FB5CBE"/>
    <w:rsid w:val="00FB5D7B"/>
    <w:rsid w:val="00FB5FC9"/>
    <w:rsid w:val="00FB60F8"/>
    <w:rsid w:val="00FB643F"/>
    <w:rsid w:val="00FB64CF"/>
    <w:rsid w:val="00FB6637"/>
    <w:rsid w:val="00FB699F"/>
    <w:rsid w:val="00FB6E3A"/>
    <w:rsid w:val="00FB6EAA"/>
    <w:rsid w:val="00FB70F4"/>
    <w:rsid w:val="00FB71AE"/>
    <w:rsid w:val="00FB7267"/>
    <w:rsid w:val="00FB77EA"/>
    <w:rsid w:val="00FB7872"/>
    <w:rsid w:val="00FB7BC7"/>
    <w:rsid w:val="00FC0158"/>
    <w:rsid w:val="00FC066D"/>
    <w:rsid w:val="00FC06D9"/>
    <w:rsid w:val="00FC0705"/>
    <w:rsid w:val="00FC08B6"/>
    <w:rsid w:val="00FC1202"/>
    <w:rsid w:val="00FC1264"/>
    <w:rsid w:val="00FC1A15"/>
    <w:rsid w:val="00FC2BDC"/>
    <w:rsid w:val="00FC2D1C"/>
    <w:rsid w:val="00FC3063"/>
    <w:rsid w:val="00FC3117"/>
    <w:rsid w:val="00FC3463"/>
    <w:rsid w:val="00FC3671"/>
    <w:rsid w:val="00FC38DD"/>
    <w:rsid w:val="00FC4524"/>
    <w:rsid w:val="00FC460B"/>
    <w:rsid w:val="00FC48AB"/>
    <w:rsid w:val="00FC4A20"/>
    <w:rsid w:val="00FC4D61"/>
    <w:rsid w:val="00FC4E4D"/>
    <w:rsid w:val="00FC536F"/>
    <w:rsid w:val="00FC5479"/>
    <w:rsid w:val="00FC572E"/>
    <w:rsid w:val="00FC59A0"/>
    <w:rsid w:val="00FC5C5A"/>
    <w:rsid w:val="00FC5EB9"/>
    <w:rsid w:val="00FC5EBF"/>
    <w:rsid w:val="00FC6118"/>
    <w:rsid w:val="00FC6746"/>
    <w:rsid w:val="00FC68D9"/>
    <w:rsid w:val="00FC6B24"/>
    <w:rsid w:val="00FC710C"/>
    <w:rsid w:val="00FC7153"/>
    <w:rsid w:val="00FC7329"/>
    <w:rsid w:val="00FC7688"/>
    <w:rsid w:val="00FC7A50"/>
    <w:rsid w:val="00FD01B9"/>
    <w:rsid w:val="00FD02E3"/>
    <w:rsid w:val="00FD03C5"/>
    <w:rsid w:val="00FD05D6"/>
    <w:rsid w:val="00FD0CD8"/>
    <w:rsid w:val="00FD0EE1"/>
    <w:rsid w:val="00FD18AF"/>
    <w:rsid w:val="00FD1B46"/>
    <w:rsid w:val="00FD22A7"/>
    <w:rsid w:val="00FD22EC"/>
    <w:rsid w:val="00FD2428"/>
    <w:rsid w:val="00FD27C7"/>
    <w:rsid w:val="00FD2A48"/>
    <w:rsid w:val="00FD2DC3"/>
    <w:rsid w:val="00FD358B"/>
    <w:rsid w:val="00FD3630"/>
    <w:rsid w:val="00FD38A3"/>
    <w:rsid w:val="00FD3D5E"/>
    <w:rsid w:val="00FD40FE"/>
    <w:rsid w:val="00FD4108"/>
    <w:rsid w:val="00FD4618"/>
    <w:rsid w:val="00FD489C"/>
    <w:rsid w:val="00FD4AE0"/>
    <w:rsid w:val="00FD4EEC"/>
    <w:rsid w:val="00FD4F14"/>
    <w:rsid w:val="00FD4FEF"/>
    <w:rsid w:val="00FD50B2"/>
    <w:rsid w:val="00FD5852"/>
    <w:rsid w:val="00FD5954"/>
    <w:rsid w:val="00FD59B5"/>
    <w:rsid w:val="00FD5C0E"/>
    <w:rsid w:val="00FD69D7"/>
    <w:rsid w:val="00FD7148"/>
    <w:rsid w:val="00FD727D"/>
    <w:rsid w:val="00FD7848"/>
    <w:rsid w:val="00FD78AB"/>
    <w:rsid w:val="00FD7AF0"/>
    <w:rsid w:val="00FE01DE"/>
    <w:rsid w:val="00FE0513"/>
    <w:rsid w:val="00FE086B"/>
    <w:rsid w:val="00FE08CF"/>
    <w:rsid w:val="00FE0C2D"/>
    <w:rsid w:val="00FE0D77"/>
    <w:rsid w:val="00FE0F58"/>
    <w:rsid w:val="00FE0FFA"/>
    <w:rsid w:val="00FE10F8"/>
    <w:rsid w:val="00FE1375"/>
    <w:rsid w:val="00FE156A"/>
    <w:rsid w:val="00FE1598"/>
    <w:rsid w:val="00FE17C6"/>
    <w:rsid w:val="00FE1DBC"/>
    <w:rsid w:val="00FE1F37"/>
    <w:rsid w:val="00FE2A88"/>
    <w:rsid w:val="00FE2A97"/>
    <w:rsid w:val="00FE2F9A"/>
    <w:rsid w:val="00FE3589"/>
    <w:rsid w:val="00FE361E"/>
    <w:rsid w:val="00FE362C"/>
    <w:rsid w:val="00FE380F"/>
    <w:rsid w:val="00FE3C7B"/>
    <w:rsid w:val="00FE3D64"/>
    <w:rsid w:val="00FE44A3"/>
    <w:rsid w:val="00FE45BA"/>
    <w:rsid w:val="00FE4EE4"/>
    <w:rsid w:val="00FE5412"/>
    <w:rsid w:val="00FE553C"/>
    <w:rsid w:val="00FE5583"/>
    <w:rsid w:val="00FE58E8"/>
    <w:rsid w:val="00FE59DD"/>
    <w:rsid w:val="00FE6221"/>
    <w:rsid w:val="00FE64CF"/>
    <w:rsid w:val="00FE6918"/>
    <w:rsid w:val="00FE6A96"/>
    <w:rsid w:val="00FE6B4E"/>
    <w:rsid w:val="00FE6BE5"/>
    <w:rsid w:val="00FE737D"/>
    <w:rsid w:val="00FE7784"/>
    <w:rsid w:val="00FE780F"/>
    <w:rsid w:val="00FE78F0"/>
    <w:rsid w:val="00FE7E76"/>
    <w:rsid w:val="00FF0204"/>
    <w:rsid w:val="00FF0290"/>
    <w:rsid w:val="00FF0815"/>
    <w:rsid w:val="00FF0AA6"/>
    <w:rsid w:val="00FF1078"/>
    <w:rsid w:val="00FF10D8"/>
    <w:rsid w:val="00FF15AB"/>
    <w:rsid w:val="00FF15E6"/>
    <w:rsid w:val="00FF1ABE"/>
    <w:rsid w:val="00FF1C8C"/>
    <w:rsid w:val="00FF2680"/>
    <w:rsid w:val="00FF2D30"/>
    <w:rsid w:val="00FF3136"/>
    <w:rsid w:val="00FF3169"/>
    <w:rsid w:val="00FF3AA5"/>
    <w:rsid w:val="00FF43A9"/>
    <w:rsid w:val="00FF4497"/>
    <w:rsid w:val="00FF5227"/>
    <w:rsid w:val="00FF5273"/>
    <w:rsid w:val="00FF5A05"/>
    <w:rsid w:val="00FF6389"/>
    <w:rsid w:val="00FF689A"/>
    <w:rsid w:val="00FF6B31"/>
    <w:rsid w:val="00FF6DFE"/>
    <w:rsid w:val="00FF6EBF"/>
    <w:rsid w:val="00FF71A0"/>
    <w:rsid w:val="00FF75E6"/>
    <w:rsid w:val="00FF7761"/>
    <w:rsid w:val="00FF7A8B"/>
    <w:rsid w:val="01057719"/>
    <w:rsid w:val="0111E49C"/>
    <w:rsid w:val="019CC4AC"/>
    <w:rsid w:val="01C1DBF4"/>
    <w:rsid w:val="020BA1B8"/>
    <w:rsid w:val="0289A763"/>
    <w:rsid w:val="02AE44FF"/>
    <w:rsid w:val="02B70FEF"/>
    <w:rsid w:val="02BC6D60"/>
    <w:rsid w:val="0323306C"/>
    <w:rsid w:val="0326E9BB"/>
    <w:rsid w:val="03775A5F"/>
    <w:rsid w:val="042B8E0E"/>
    <w:rsid w:val="044C7791"/>
    <w:rsid w:val="04B3C227"/>
    <w:rsid w:val="04BA9FA4"/>
    <w:rsid w:val="05744CAD"/>
    <w:rsid w:val="05E2EA32"/>
    <w:rsid w:val="060BA981"/>
    <w:rsid w:val="063E5558"/>
    <w:rsid w:val="069178CE"/>
    <w:rsid w:val="06C379CC"/>
    <w:rsid w:val="077EA93C"/>
    <w:rsid w:val="07806127"/>
    <w:rsid w:val="078E836F"/>
    <w:rsid w:val="07A675FC"/>
    <w:rsid w:val="07F97385"/>
    <w:rsid w:val="0846898A"/>
    <w:rsid w:val="08991B0F"/>
    <w:rsid w:val="0941293E"/>
    <w:rsid w:val="0946A713"/>
    <w:rsid w:val="09749E10"/>
    <w:rsid w:val="0994D3AC"/>
    <w:rsid w:val="099EDE50"/>
    <w:rsid w:val="09A2734E"/>
    <w:rsid w:val="09FCB922"/>
    <w:rsid w:val="0A3E7C84"/>
    <w:rsid w:val="0A8241C8"/>
    <w:rsid w:val="0B0DBA6A"/>
    <w:rsid w:val="0B9FE1A3"/>
    <w:rsid w:val="0BBCD325"/>
    <w:rsid w:val="0C46E5E3"/>
    <w:rsid w:val="0C73B694"/>
    <w:rsid w:val="0CA60743"/>
    <w:rsid w:val="0CC56775"/>
    <w:rsid w:val="0D070D15"/>
    <w:rsid w:val="0D2DE643"/>
    <w:rsid w:val="0D38C327"/>
    <w:rsid w:val="0D93C83B"/>
    <w:rsid w:val="0DAB3BB0"/>
    <w:rsid w:val="0E22BF1C"/>
    <w:rsid w:val="0E774C76"/>
    <w:rsid w:val="0E891E16"/>
    <w:rsid w:val="0E8B9056"/>
    <w:rsid w:val="0EA4345A"/>
    <w:rsid w:val="0EDEB6B5"/>
    <w:rsid w:val="0F000272"/>
    <w:rsid w:val="0F5E46F7"/>
    <w:rsid w:val="1059603B"/>
    <w:rsid w:val="10794C56"/>
    <w:rsid w:val="10AA6A40"/>
    <w:rsid w:val="1124FBDC"/>
    <w:rsid w:val="11601E6D"/>
    <w:rsid w:val="1183BE58"/>
    <w:rsid w:val="11D9D04D"/>
    <w:rsid w:val="11E3A09A"/>
    <w:rsid w:val="12210055"/>
    <w:rsid w:val="126D3224"/>
    <w:rsid w:val="12B83C08"/>
    <w:rsid w:val="12FF1416"/>
    <w:rsid w:val="1307A5D4"/>
    <w:rsid w:val="131AD5AF"/>
    <w:rsid w:val="132F8974"/>
    <w:rsid w:val="1402930A"/>
    <w:rsid w:val="14200049"/>
    <w:rsid w:val="1442E55F"/>
    <w:rsid w:val="14D951BD"/>
    <w:rsid w:val="1518A2F1"/>
    <w:rsid w:val="15312C1D"/>
    <w:rsid w:val="1589DE88"/>
    <w:rsid w:val="15B1ACEE"/>
    <w:rsid w:val="160AF123"/>
    <w:rsid w:val="16682F8F"/>
    <w:rsid w:val="17124404"/>
    <w:rsid w:val="17145C9C"/>
    <w:rsid w:val="1755D356"/>
    <w:rsid w:val="17CAEDA6"/>
    <w:rsid w:val="17CCAC09"/>
    <w:rsid w:val="17D00FC6"/>
    <w:rsid w:val="17E83EBC"/>
    <w:rsid w:val="180F7606"/>
    <w:rsid w:val="1870FE90"/>
    <w:rsid w:val="1894B159"/>
    <w:rsid w:val="18B76C6C"/>
    <w:rsid w:val="18CE7044"/>
    <w:rsid w:val="18E72776"/>
    <w:rsid w:val="190CC472"/>
    <w:rsid w:val="1921459E"/>
    <w:rsid w:val="1974CA26"/>
    <w:rsid w:val="19BBE5E9"/>
    <w:rsid w:val="1A649CDD"/>
    <w:rsid w:val="1A67A332"/>
    <w:rsid w:val="1A7DACB1"/>
    <w:rsid w:val="1A9D73A5"/>
    <w:rsid w:val="1AA99970"/>
    <w:rsid w:val="1AC6AFA4"/>
    <w:rsid w:val="1ADAE86E"/>
    <w:rsid w:val="1AFDC898"/>
    <w:rsid w:val="1B156324"/>
    <w:rsid w:val="1B1E7485"/>
    <w:rsid w:val="1BBF9943"/>
    <w:rsid w:val="1BC2A0DA"/>
    <w:rsid w:val="1BE264E3"/>
    <w:rsid w:val="1C2A149E"/>
    <w:rsid w:val="1CC39430"/>
    <w:rsid w:val="1D3C4CCC"/>
    <w:rsid w:val="1D70754D"/>
    <w:rsid w:val="1D86C80E"/>
    <w:rsid w:val="1DADBE78"/>
    <w:rsid w:val="1DB5D3A6"/>
    <w:rsid w:val="1DD6FD3B"/>
    <w:rsid w:val="1E220BB1"/>
    <w:rsid w:val="1E8990D8"/>
    <w:rsid w:val="1E9132FA"/>
    <w:rsid w:val="1EA46DF4"/>
    <w:rsid w:val="1EEE622B"/>
    <w:rsid w:val="1F354703"/>
    <w:rsid w:val="1F500E2D"/>
    <w:rsid w:val="1F8FB61B"/>
    <w:rsid w:val="20AE3C46"/>
    <w:rsid w:val="20DEA6EB"/>
    <w:rsid w:val="21836ADA"/>
    <w:rsid w:val="21A90733"/>
    <w:rsid w:val="21A9E9EC"/>
    <w:rsid w:val="21D34F96"/>
    <w:rsid w:val="21EB7947"/>
    <w:rsid w:val="2206E184"/>
    <w:rsid w:val="22AD91F2"/>
    <w:rsid w:val="22D764F1"/>
    <w:rsid w:val="22DD436E"/>
    <w:rsid w:val="23B438D9"/>
    <w:rsid w:val="23B6B924"/>
    <w:rsid w:val="244E7B9C"/>
    <w:rsid w:val="2476D740"/>
    <w:rsid w:val="24887DCC"/>
    <w:rsid w:val="2514F046"/>
    <w:rsid w:val="25229D5F"/>
    <w:rsid w:val="2533D1BA"/>
    <w:rsid w:val="25725948"/>
    <w:rsid w:val="2591505A"/>
    <w:rsid w:val="25EB68AF"/>
    <w:rsid w:val="260E05EB"/>
    <w:rsid w:val="26785196"/>
    <w:rsid w:val="26E8F210"/>
    <w:rsid w:val="272B60E7"/>
    <w:rsid w:val="274DE668"/>
    <w:rsid w:val="278ED9B4"/>
    <w:rsid w:val="27A64DAC"/>
    <w:rsid w:val="28700E57"/>
    <w:rsid w:val="288FCF8B"/>
    <w:rsid w:val="29E0560C"/>
    <w:rsid w:val="29E75C2E"/>
    <w:rsid w:val="2A6B54B8"/>
    <w:rsid w:val="2AC781E3"/>
    <w:rsid w:val="2B08A106"/>
    <w:rsid w:val="2B09CC64"/>
    <w:rsid w:val="2B28431A"/>
    <w:rsid w:val="2B6C7C96"/>
    <w:rsid w:val="2B782110"/>
    <w:rsid w:val="2BD82168"/>
    <w:rsid w:val="2C01BAC4"/>
    <w:rsid w:val="2C22EFFE"/>
    <w:rsid w:val="2C6DFD68"/>
    <w:rsid w:val="2D0140BA"/>
    <w:rsid w:val="2D1A5981"/>
    <w:rsid w:val="2D58D220"/>
    <w:rsid w:val="2DBA58EB"/>
    <w:rsid w:val="2DFDAA35"/>
    <w:rsid w:val="2E81C3D3"/>
    <w:rsid w:val="2EBBDC62"/>
    <w:rsid w:val="2EBC4E3C"/>
    <w:rsid w:val="2ED4C81D"/>
    <w:rsid w:val="2EDC127C"/>
    <w:rsid w:val="2EE1EB64"/>
    <w:rsid w:val="2EE5D21E"/>
    <w:rsid w:val="2EE9C7A5"/>
    <w:rsid w:val="2F0F2F28"/>
    <w:rsid w:val="2F4A817A"/>
    <w:rsid w:val="2F81ED39"/>
    <w:rsid w:val="2FDDF811"/>
    <w:rsid w:val="3033EEB0"/>
    <w:rsid w:val="3047275A"/>
    <w:rsid w:val="3095CBF9"/>
    <w:rsid w:val="309BFE76"/>
    <w:rsid w:val="309E64D6"/>
    <w:rsid w:val="30DB3AC6"/>
    <w:rsid w:val="30E069E2"/>
    <w:rsid w:val="30EC2623"/>
    <w:rsid w:val="312041FB"/>
    <w:rsid w:val="31391DC5"/>
    <w:rsid w:val="3163E4E9"/>
    <w:rsid w:val="31D9AAE0"/>
    <w:rsid w:val="31F84DE8"/>
    <w:rsid w:val="32575702"/>
    <w:rsid w:val="32935D01"/>
    <w:rsid w:val="32C48B2E"/>
    <w:rsid w:val="33680258"/>
    <w:rsid w:val="33B3EC56"/>
    <w:rsid w:val="33E62CB2"/>
    <w:rsid w:val="33F9868C"/>
    <w:rsid w:val="340808B3"/>
    <w:rsid w:val="341A0A7A"/>
    <w:rsid w:val="345638CC"/>
    <w:rsid w:val="3466A8F0"/>
    <w:rsid w:val="3499DAC9"/>
    <w:rsid w:val="349F9167"/>
    <w:rsid w:val="34BA214B"/>
    <w:rsid w:val="34C28FA1"/>
    <w:rsid w:val="34DD5C5E"/>
    <w:rsid w:val="34EA7066"/>
    <w:rsid w:val="3502E96F"/>
    <w:rsid w:val="350D8EBC"/>
    <w:rsid w:val="35226545"/>
    <w:rsid w:val="3576BF72"/>
    <w:rsid w:val="360B9F6F"/>
    <w:rsid w:val="36615E3C"/>
    <w:rsid w:val="369AA891"/>
    <w:rsid w:val="36DDF302"/>
    <w:rsid w:val="370ACBA3"/>
    <w:rsid w:val="3724D647"/>
    <w:rsid w:val="3724F8B8"/>
    <w:rsid w:val="379CC2CE"/>
    <w:rsid w:val="37A08E5A"/>
    <w:rsid w:val="37F23CDF"/>
    <w:rsid w:val="383566A8"/>
    <w:rsid w:val="3885B577"/>
    <w:rsid w:val="38949602"/>
    <w:rsid w:val="391840E4"/>
    <w:rsid w:val="394DF355"/>
    <w:rsid w:val="39754582"/>
    <w:rsid w:val="3975FDFF"/>
    <w:rsid w:val="399FCB7C"/>
    <w:rsid w:val="39F5E866"/>
    <w:rsid w:val="3A0854FB"/>
    <w:rsid w:val="3A21B545"/>
    <w:rsid w:val="3A5DB9F3"/>
    <w:rsid w:val="3A5EB793"/>
    <w:rsid w:val="3A84E712"/>
    <w:rsid w:val="3A9C78DF"/>
    <w:rsid w:val="3AA1202F"/>
    <w:rsid w:val="3B3848D4"/>
    <w:rsid w:val="3B527489"/>
    <w:rsid w:val="3BBD1E95"/>
    <w:rsid w:val="3C13A3E3"/>
    <w:rsid w:val="3C39EF3D"/>
    <w:rsid w:val="3C3B64D3"/>
    <w:rsid w:val="3C74EB1F"/>
    <w:rsid w:val="3CD7F073"/>
    <w:rsid w:val="3D60A084"/>
    <w:rsid w:val="3E0DC182"/>
    <w:rsid w:val="3E1AA3B0"/>
    <w:rsid w:val="3E567D7E"/>
    <w:rsid w:val="3E95C4B5"/>
    <w:rsid w:val="3ED466B6"/>
    <w:rsid w:val="3EE888AA"/>
    <w:rsid w:val="3F1DA648"/>
    <w:rsid w:val="3F361CD9"/>
    <w:rsid w:val="3F8A5F2B"/>
    <w:rsid w:val="3FA001CF"/>
    <w:rsid w:val="3FB0CAF2"/>
    <w:rsid w:val="3FB5954E"/>
    <w:rsid w:val="3FE6A980"/>
    <w:rsid w:val="4025B6BC"/>
    <w:rsid w:val="4035E915"/>
    <w:rsid w:val="407E05FD"/>
    <w:rsid w:val="408D2116"/>
    <w:rsid w:val="40AD1C80"/>
    <w:rsid w:val="40F4C0AD"/>
    <w:rsid w:val="416EE7F6"/>
    <w:rsid w:val="417D9C1F"/>
    <w:rsid w:val="41CBD2D3"/>
    <w:rsid w:val="41E7A9C0"/>
    <w:rsid w:val="41F4ECB2"/>
    <w:rsid w:val="4212AAE7"/>
    <w:rsid w:val="42B0CE18"/>
    <w:rsid w:val="42D10212"/>
    <w:rsid w:val="43180466"/>
    <w:rsid w:val="432BF6A6"/>
    <w:rsid w:val="43348F93"/>
    <w:rsid w:val="43AFF126"/>
    <w:rsid w:val="43B21D84"/>
    <w:rsid w:val="43C21DF8"/>
    <w:rsid w:val="447AE58C"/>
    <w:rsid w:val="44FEC7DB"/>
    <w:rsid w:val="456B0170"/>
    <w:rsid w:val="45CC9F95"/>
    <w:rsid w:val="45E46214"/>
    <w:rsid w:val="4640C5D3"/>
    <w:rsid w:val="465C44D8"/>
    <w:rsid w:val="467A5BF0"/>
    <w:rsid w:val="467AF26D"/>
    <w:rsid w:val="468C2523"/>
    <w:rsid w:val="46CEBA15"/>
    <w:rsid w:val="46F9BF09"/>
    <w:rsid w:val="4734DA12"/>
    <w:rsid w:val="476C676E"/>
    <w:rsid w:val="47C59516"/>
    <w:rsid w:val="4836554B"/>
    <w:rsid w:val="48DD6FB6"/>
    <w:rsid w:val="48F07770"/>
    <w:rsid w:val="490E1B9B"/>
    <w:rsid w:val="499E7E78"/>
    <w:rsid w:val="49C4D82C"/>
    <w:rsid w:val="4A701DDE"/>
    <w:rsid w:val="4AD397A1"/>
    <w:rsid w:val="4AD60277"/>
    <w:rsid w:val="4B473034"/>
    <w:rsid w:val="4B654855"/>
    <w:rsid w:val="4B9F2916"/>
    <w:rsid w:val="4BE29FB0"/>
    <w:rsid w:val="4C0DF7EC"/>
    <w:rsid w:val="4CA34B3F"/>
    <w:rsid w:val="4D60A878"/>
    <w:rsid w:val="4D6F9129"/>
    <w:rsid w:val="4DA23CEB"/>
    <w:rsid w:val="4E171CA9"/>
    <w:rsid w:val="4EAB4A32"/>
    <w:rsid w:val="4EDE4999"/>
    <w:rsid w:val="4F1E4CBF"/>
    <w:rsid w:val="4F35638E"/>
    <w:rsid w:val="4F3F2611"/>
    <w:rsid w:val="4F62A4AD"/>
    <w:rsid w:val="4FF27E69"/>
    <w:rsid w:val="50032ED7"/>
    <w:rsid w:val="501DA7D1"/>
    <w:rsid w:val="5072DDA6"/>
    <w:rsid w:val="507C9A00"/>
    <w:rsid w:val="51349C20"/>
    <w:rsid w:val="515A3F37"/>
    <w:rsid w:val="515B13A5"/>
    <w:rsid w:val="51850911"/>
    <w:rsid w:val="51BE9912"/>
    <w:rsid w:val="51E9B6AA"/>
    <w:rsid w:val="51ECB346"/>
    <w:rsid w:val="522A56A9"/>
    <w:rsid w:val="522C5F11"/>
    <w:rsid w:val="529F2A50"/>
    <w:rsid w:val="52A1ADEB"/>
    <w:rsid w:val="52BDFE01"/>
    <w:rsid w:val="52CC517A"/>
    <w:rsid w:val="52FDFEDD"/>
    <w:rsid w:val="532880FC"/>
    <w:rsid w:val="532DE380"/>
    <w:rsid w:val="5362B62A"/>
    <w:rsid w:val="5444420D"/>
    <w:rsid w:val="549968BF"/>
    <w:rsid w:val="5501AD2E"/>
    <w:rsid w:val="552E7212"/>
    <w:rsid w:val="5541994E"/>
    <w:rsid w:val="55753711"/>
    <w:rsid w:val="55812372"/>
    <w:rsid w:val="55AD80E9"/>
    <w:rsid w:val="56AB5B30"/>
    <w:rsid w:val="56E80336"/>
    <w:rsid w:val="56F29A1A"/>
    <w:rsid w:val="56FF1827"/>
    <w:rsid w:val="572A676E"/>
    <w:rsid w:val="57537025"/>
    <w:rsid w:val="57982F30"/>
    <w:rsid w:val="579F12C4"/>
    <w:rsid w:val="57DE3519"/>
    <w:rsid w:val="5834F0C4"/>
    <w:rsid w:val="589227B9"/>
    <w:rsid w:val="59239E9D"/>
    <w:rsid w:val="595129D1"/>
    <w:rsid w:val="595E2B27"/>
    <w:rsid w:val="5962A3F1"/>
    <w:rsid w:val="5A021F01"/>
    <w:rsid w:val="5A7F0AE1"/>
    <w:rsid w:val="5AA168BE"/>
    <w:rsid w:val="5B0C0ED4"/>
    <w:rsid w:val="5B120DBF"/>
    <w:rsid w:val="5B70341D"/>
    <w:rsid w:val="5BABA197"/>
    <w:rsid w:val="5BAC9CE3"/>
    <w:rsid w:val="5BF9F92B"/>
    <w:rsid w:val="5BFA5C2C"/>
    <w:rsid w:val="5C5FA216"/>
    <w:rsid w:val="5CECDE1E"/>
    <w:rsid w:val="5D06C2C7"/>
    <w:rsid w:val="5D317B9D"/>
    <w:rsid w:val="5D63D0C8"/>
    <w:rsid w:val="5D9FE39D"/>
    <w:rsid w:val="5DAED2A2"/>
    <w:rsid w:val="5DF01D49"/>
    <w:rsid w:val="5DF32484"/>
    <w:rsid w:val="5E7CAE41"/>
    <w:rsid w:val="5F0A78BC"/>
    <w:rsid w:val="5F31C7A8"/>
    <w:rsid w:val="5F4C5D7C"/>
    <w:rsid w:val="5F67AC2C"/>
    <w:rsid w:val="5F926595"/>
    <w:rsid w:val="5FC583C4"/>
    <w:rsid w:val="604F39C4"/>
    <w:rsid w:val="6093AE6F"/>
    <w:rsid w:val="60A36ED5"/>
    <w:rsid w:val="60A4BDEB"/>
    <w:rsid w:val="6143E7AC"/>
    <w:rsid w:val="61BE45DE"/>
    <w:rsid w:val="61C93EB3"/>
    <w:rsid w:val="61CF7F51"/>
    <w:rsid w:val="6283C38C"/>
    <w:rsid w:val="62E6F752"/>
    <w:rsid w:val="6353B4B0"/>
    <w:rsid w:val="63E8B782"/>
    <w:rsid w:val="64143F1F"/>
    <w:rsid w:val="64C0DB3E"/>
    <w:rsid w:val="64D215A8"/>
    <w:rsid w:val="64EC8CD3"/>
    <w:rsid w:val="6504023C"/>
    <w:rsid w:val="65451753"/>
    <w:rsid w:val="6546BBCE"/>
    <w:rsid w:val="654E2D2D"/>
    <w:rsid w:val="65B525E8"/>
    <w:rsid w:val="65B988FC"/>
    <w:rsid w:val="661EAC37"/>
    <w:rsid w:val="665DB202"/>
    <w:rsid w:val="6679723D"/>
    <w:rsid w:val="66AF055C"/>
    <w:rsid w:val="66C0177B"/>
    <w:rsid w:val="66DA002F"/>
    <w:rsid w:val="66DC068C"/>
    <w:rsid w:val="6703F3C5"/>
    <w:rsid w:val="672BFD94"/>
    <w:rsid w:val="6755905E"/>
    <w:rsid w:val="679A7EED"/>
    <w:rsid w:val="67C484CC"/>
    <w:rsid w:val="67E77A21"/>
    <w:rsid w:val="683F4CB7"/>
    <w:rsid w:val="68630268"/>
    <w:rsid w:val="6875466D"/>
    <w:rsid w:val="68858108"/>
    <w:rsid w:val="68B77D76"/>
    <w:rsid w:val="68F214D9"/>
    <w:rsid w:val="690B03D9"/>
    <w:rsid w:val="693732C1"/>
    <w:rsid w:val="69777F77"/>
    <w:rsid w:val="6985F89D"/>
    <w:rsid w:val="6A3B2218"/>
    <w:rsid w:val="6B5820AB"/>
    <w:rsid w:val="6BC7A7E2"/>
    <w:rsid w:val="6C14EF61"/>
    <w:rsid w:val="6C630AE7"/>
    <w:rsid w:val="6C886162"/>
    <w:rsid w:val="6C9C098C"/>
    <w:rsid w:val="6CF2C131"/>
    <w:rsid w:val="6D0BE893"/>
    <w:rsid w:val="6D3A8DBC"/>
    <w:rsid w:val="6D6E1342"/>
    <w:rsid w:val="6DAE7A88"/>
    <w:rsid w:val="6DB2A6ED"/>
    <w:rsid w:val="6E0A9E79"/>
    <w:rsid w:val="6E86BABD"/>
    <w:rsid w:val="6EBF42C6"/>
    <w:rsid w:val="6EE2C42A"/>
    <w:rsid w:val="6F229532"/>
    <w:rsid w:val="6F346DFC"/>
    <w:rsid w:val="6F8C0703"/>
    <w:rsid w:val="6FB838DC"/>
    <w:rsid w:val="6FD9D731"/>
    <w:rsid w:val="701E2A22"/>
    <w:rsid w:val="703C6618"/>
    <w:rsid w:val="7046491D"/>
    <w:rsid w:val="705F7B50"/>
    <w:rsid w:val="707D7BC6"/>
    <w:rsid w:val="7091A386"/>
    <w:rsid w:val="70A5234A"/>
    <w:rsid w:val="70CC6070"/>
    <w:rsid w:val="71094099"/>
    <w:rsid w:val="711EB82A"/>
    <w:rsid w:val="713B6DBD"/>
    <w:rsid w:val="713F9966"/>
    <w:rsid w:val="71740004"/>
    <w:rsid w:val="7176AF18"/>
    <w:rsid w:val="71BBD3C0"/>
    <w:rsid w:val="71DE0775"/>
    <w:rsid w:val="71E693A4"/>
    <w:rsid w:val="71F760B8"/>
    <w:rsid w:val="72285CEA"/>
    <w:rsid w:val="723B9EF7"/>
    <w:rsid w:val="727F495A"/>
    <w:rsid w:val="7301C8ED"/>
    <w:rsid w:val="731AB1AC"/>
    <w:rsid w:val="736F5AEA"/>
    <w:rsid w:val="739C5B49"/>
    <w:rsid w:val="73C088AA"/>
    <w:rsid w:val="73F33F6B"/>
    <w:rsid w:val="73FE6B5B"/>
    <w:rsid w:val="743D8D7D"/>
    <w:rsid w:val="74734947"/>
    <w:rsid w:val="750DB58B"/>
    <w:rsid w:val="753A4507"/>
    <w:rsid w:val="7542F345"/>
    <w:rsid w:val="756D9649"/>
    <w:rsid w:val="7588097B"/>
    <w:rsid w:val="75D3F4A5"/>
    <w:rsid w:val="76102EEC"/>
    <w:rsid w:val="766D364A"/>
    <w:rsid w:val="76B1B8B3"/>
    <w:rsid w:val="76F99743"/>
    <w:rsid w:val="770E6686"/>
    <w:rsid w:val="7733452F"/>
    <w:rsid w:val="773A6F23"/>
    <w:rsid w:val="777018A4"/>
    <w:rsid w:val="779CA725"/>
    <w:rsid w:val="77B26F1C"/>
    <w:rsid w:val="77E6D015"/>
    <w:rsid w:val="77EEBA9E"/>
    <w:rsid w:val="783C023B"/>
    <w:rsid w:val="784F5B7F"/>
    <w:rsid w:val="788ABEEF"/>
    <w:rsid w:val="789AF4B7"/>
    <w:rsid w:val="78BCAE6A"/>
    <w:rsid w:val="78E0BA26"/>
    <w:rsid w:val="78EE502E"/>
    <w:rsid w:val="7909C4B5"/>
    <w:rsid w:val="798F961A"/>
    <w:rsid w:val="79CA5434"/>
    <w:rsid w:val="7A26B94B"/>
    <w:rsid w:val="7A45EC02"/>
    <w:rsid w:val="7AB13EA1"/>
    <w:rsid w:val="7ABC73B9"/>
    <w:rsid w:val="7AF42F94"/>
    <w:rsid w:val="7B019849"/>
    <w:rsid w:val="7B319E53"/>
    <w:rsid w:val="7BB7DD3B"/>
    <w:rsid w:val="7BD37806"/>
    <w:rsid w:val="7BE60D87"/>
    <w:rsid w:val="7C3F6A4E"/>
    <w:rsid w:val="7C4ED88D"/>
    <w:rsid w:val="7C5122F2"/>
    <w:rsid w:val="7C533E9D"/>
    <w:rsid w:val="7C9E7CA8"/>
    <w:rsid w:val="7CE1B454"/>
    <w:rsid w:val="7D579AF2"/>
    <w:rsid w:val="7D5E9A17"/>
    <w:rsid w:val="7DE9E143"/>
    <w:rsid w:val="7DF1CE88"/>
    <w:rsid w:val="7EC940D0"/>
    <w:rsid w:val="7EFBF7D5"/>
    <w:rsid w:val="7F3A45D5"/>
    <w:rsid w:val="7F5BAFB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82C21"/>
  <w15:chartTrackingRefBased/>
  <w15:docId w15:val="{1224A5CC-AC86-F84E-BE22-C00DB8EC9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B44"/>
    <w:pPr>
      <w:spacing w:line="480" w:lineRule="auto"/>
      <w:jc w:val="both"/>
    </w:pPr>
    <w:rPr>
      <w:rFonts w:ascii="Times New Roman" w:hAnsi="Times New Roman" w:cs="Times New Roman"/>
      <w:color w:val="000000" w:themeColor="text1"/>
    </w:rPr>
  </w:style>
  <w:style w:type="paragraph" w:styleId="Heading1">
    <w:name w:val="heading 1"/>
    <w:basedOn w:val="Normal"/>
    <w:next w:val="Normal"/>
    <w:link w:val="Heading1Char"/>
    <w:uiPriority w:val="9"/>
    <w:qFormat/>
    <w:rsid w:val="00094405"/>
    <w:pPr>
      <w:outlineLvl w:val="0"/>
    </w:pPr>
    <w:rPr>
      <w:b/>
    </w:rPr>
  </w:style>
  <w:style w:type="paragraph" w:styleId="Heading2">
    <w:name w:val="heading 2"/>
    <w:basedOn w:val="Normal"/>
    <w:next w:val="Normal"/>
    <w:link w:val="Heading2Char"/>
    <w:uiPriority w:val="9"/>
    <w:unhideWhenUsed/>
    <w:qFormat/>
    <w:rsid w:val="00AD344B"/>
    <w:pPr>
      <w:outlineLvl w:val="1"/>
    </w:pPr>
    <w:rPr>
      <w:rFonts w:eastAsia="Calibri"/>
      <w:b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7AD1"/>
    <w:pPr>
      <w:ind w:left="720"/>
      <w:contextualSpacing/>
    </w:pPr>
    <w:rPr>
      <w:rFonts w:asciiTheme="minorHAnsi" w:hAnsiTheme="minorHAnsi" w:cstheme="minorBidi"/>
    </w:rPr>
  </w:style>
  <w:style w:type="paragraph" w:styleId="CommentText">
    <w:name w:val="annotation text"/>
    <w:basedOn w:val="Normal"/>
    <w:link w:val="CommentTextChar"/>
    <w:uiPriority w:val="99"/>
    <w:unhideWhenUsed/>
    <w:rsid w:val="00CE7076"/>
    <w:rPr>
      <w:rFonts w:asciiTheme="minorHAnsi" w:hAnsiTheme="minorHAnsi" w:cstheme="minorBidi"/>
      <w:sz w:val="20"/>
      <w:szCs w:val="20"/>
    </w:rPr>
  </w:style>
  <w:style w:type="character" w:customStyle="1" w:styleId="CommentTextChar">
    <w:name w:val="Comment Text Char"/>
    <w:basedOn w:val="DefaultParagraphFont"/>
    <w:link w:val="CommentText"/>
    <w:uiPriority w:val="99"/>
    <w:rsid w:val="00CE7076"/>
    <w:rPr>
      <w:sz w:val="20"/>
      <w:szCs w:val="20"/>
      <w:lang w:val="en-GB"/>
    </w:rPr>
  </w:style>
  <w:style w:type="character" w:styleId="CommentReference">
    <w:name w:val="annotation reference"/>
    <w:basedOn w:val="DefaultParagraphFont"/>
    <w:uiPriority w:val="99"/>
    <w:semiHidden/>
    <w:unhideWhenUsed/>
    <w:rsid w:val="00CE7076"/>
    <w:rPr>
      <w:sz w:val="16"/>
      <w:szCs w:val="16"/>
    </w:rPr>
  </w:style>
  <w:style w:type="paragraph" w:styleId="BalloonText">
    <w:name w:val="Balloon Text"/>
    <w:basedOn w:val="Normal"/>
    <w:link w:val="BalloonTextChar"/>
    <w:uiPriority w:val="99"/>
    <w:semiHidden/>
    <w:unhideWhenUsed/>
    <w:rsid w:val="00EA2654"/>
    <w:rPr>
      <w:sz w:val="18"/>
      <w:szCs w:val="18"/>
    </w:rPr>
  </w:style>
  <w:style w:type="character" w:customStyle="1" w:styleId="BalloonTextChar">
    <w:name w:val="Balloon Text Char"/>
    <w:basedOn w:val="DefaultParagraphFont"/>
    <w:link w:val="BalloonText"/>
    <w:uiPriority w:val="99"/>
    <w:semiHidden/>
    <w:rsid w:val="00EA2654"/>
    <w:rPr>
      <w:rFonts w:ascii="Times New Roman" w:hAnsi="Times New Roman" w:cs="Times New Roman"/>
      <w:color w:val="000000" w:themeColor="text1"/>
      <w:sz w:val="18"/>
      <w:szCs w:val="18"/>
    </w:rPr>
  </w:style>
  <w:style w:type="paragraph" w:styleId="CommentSubject">
    <w:name w:val="annotation subject"/>
    <w:basedOn w:val="CommentText"/>
    <w:next w:val="CommentText"/>
    <w:link w:val="CommentSubjectChar"/>
    <w:uiPriority w:val="99"/>
    <w:semiHidden/>
    <w:unhideWhenUsed/>
    <w:rsid w:val="00BC4040"/>
    <w:rPr>
      <w:b/>
      <w:bCs/>
    </w:rPr>
  </w:style>
  <w:style w:type="character" w:customStyle="1" w:styleId="CommentSubjectChar">
    <w:name w:val="Comment Subject Char"/>
    <w:basedOn w:val="CommentTextChar"/>
    <w:link w:val="CommentSubject"/>
    <w:uiPriority w:val="99"/>
    <w:semiHidden/>
    <w:rsid w:val="00BC4040"/>
    <w:rPr>
      <w:b/>
      <w:bCs/>
      <w:sz w:val="20"/>
      <w:szCs w:val="20"/>
      <w:lang w:val="en-GB"/>
    </w:rPr>
  </w:style>
  <w:style w:type="character" w:styleId="Emphasis">
    <w:name w:val="Emphasis"/>
    <w:basedOn w:val="DefaultParagraphFont"/>
    <w:uiPriority w:val="20"/>
    <w:qFormat/>
    <w:rsid w:val="00966676"/>
    <w:rPr>
      <w:i/>
      <w:iCs/>
    </w:rPr>
  </w:style>
  <w:style w:type="paragraph" w:styleId="Header">
    <w:name w:val="header"/>
    <w:basedOn w:val="Normal"/>
    <w:link w:val="HeaderChar"/>
    <w:uiPriority w:val="99"/>
    <w:unhideWhenUsed/>
    <w:rsid w:val="00C55A9C"/>
    <w:pPr>
      <w:tabs>
        <w:tab w:val="center" w:pos="4536"/>
        <w:tab w:val="right" w:pos="9072"/>
      </w:tabs>
    </w:pPr>
    <w:rPr>
      <w:rFonts w:asciiTheme="minorHAnsi" w:hAnsiTheme="minorHAnsi" w:cstheme="minorBidi"/>
    </w:rPr>
  </w:style>
  <w:style w:type="character" w:customStyle="1" w:styleId="HeaderChar">
    <w:name w:val="Header Char"/>
    <w:basedOn w:val="DefaultParagraphFont"/>
    <w:link w:val="Header"/>
    <w:uiPriority w:val="99"/>
    <w:rsid w:val="008A5939"/>
    <w:rPr>
      <w:lang w:val="en-GB"/>
    </w:rPr>
  </w:style>
  <w:style w:type="paragraph" w:styleId="Footer">
    <w:name w:val="footer"/>
    <w:basedOn w:val="Normal"/>
    <w:link w:val="FooterChar"/>
    <w:uiPriority w:val="99"/>
    <w:unhideWhenUsed/>
    <w:rsid w:val="00C55A9C"/>
    <w:pPr>
      <w:tabs>
        <w:tab w:val="center" w:pos="4536"/>
        <w:tab w:val="right" w:pos="9072"/>
      </w:tabs>
    </w:pPr>
    <w:rPr>
      <w:rFonts w:asciiTheme="minorHAnsi" w:hAnsiTheme="minorHAnsi" w:cstheme="minorBidi"/>
    </w:rPr>
  </w:style>
  <w:style w:type="character" w:customStyle="1" w:styleId="FooterChar">
    <w:name w:val="Footer Char"/>
    <w:basedOn w:val="DefaultParagraphFont"/>
    <w:link w:val="Footer"/>
    <w:uiPriority w:val="99"/>
    <w:rsid w:val="008A5939"/>
    <w:rPr>
      <w:lang w:val="en-GB"/>
    </w:rPr>
  </w:style>
  <w:style w:type="paragraph" w:styleId="Revision">
    <w:name w:val="Revision"/>
    <w:hidden/>
    <w:uiPriority w:val="99"/>
    <w:semiHidden/>
    <w:rsid w:val="000D3C0C"/>
    <w:rPr>
      <w:lang w:val="en-GB"/>
    </w:rPr>
  </w:style>
  <w:style w:type="character" w:customStyle="1" w:styleId="Heading2Char">
    <w:name w:val="Heading 2 Char"/>
    <w:basedOn w:val="DefaultParagraphFont"/>
    <w:link w:val="Heading2"/>
    <w:uiPriority w:val="9"/>
    <w:rsid w:val="00AD344B"/>
    <w:rPr>
      <w:rFonts w:ascii="Times New Roman" w:eastAsia="Calibri" w:hAnsi="Times New Roman" w:cs="Times New Roman"/>
      <w:bCs/>
      <w:color w:val="000000" w:themeColor="text1"/>
      <w:u w:val="single"/>
    </w:rPr>
  </w:style>
  <w:style w:type="character" w:styleId="Hyperlink">
    <w:name w:val="Hyperlink"/>
    <w:basedOn w:val="DefaultParagraphFont"/>
    <w:uiPriority w:val="99"/>
    <w:unhideWhenUsed/>
    <w:rsid w:val="00607BF2"/>
    <w:rPr>
      <w:color w:val="0563C1" w:themeColor="hyperlink"/>
      <w:u w:val="single"/>
    </w:rPr>
  </w:style>
  <w:style w:type="character" w:customStyle="1" w:styleId="apple-converted-space">
    <w:name w:val="apple-converted-space"/>
    <w:basedOn w:val="DefaultParagraphFont"/>
    <w:rsid w:val="00E110E8"/>
  </w:style>
  <w:style w:type="paragraph" w:styleId="Caption">
    <w:name w:val="caption"/>
    <w:basedOn w:val="Normal"/>
    <w:next w:val="Normal"/>
    <w:uiPriority w:val="35"/>
    <w:unhideWhenUsed/>
    <w:qFormat/>
    <w:rsid w:val="00166020"/>
    <w:pPr>
      <w:spacing w:after="200"/>
    </w:pPr>
    <w:rPr>
      <w:rFonts w:asciiTheme="minorHAnsi" w:hAnsiTheme="minorHAnsi" w:cstheme="minorBidi"/>
      <w:i/>
      <w:iCs/>
      <w:color w:val="44546A" w:themeColor="text2"/>
      <w:sz w:val="18"/>
      <w:szCs w:val="18"/>
    </w:rPr>
  </w:style>
  <w:style w:type="character" w:customStyle="1" w:styleId="UnresolvedMention1">
    <w:name w:val="Unresolved Mention1"/>
    <w:basedOn w:val="DefaultParagraphFont"/>
    <w:uiPriority w:val="99"/>
    <w:unhideWhenUsed/>
    <w:rsid w:val="0027040A"/>
    <w:rPr>
      <w:color w:val="605E5C"/>
      <w:shd w:val="clear" w:color="auto" w:fill="E1DFDD"/>
    </w:rPr>
  </w:style>
  <w:style w:type="paragraph" w:styleId="NoSpacing">
    <w:name w:val="No Spacing"/>
    <w:link w:val="NoSpacingChar"/>
    <w:uiPriority w:val="1"/>
    <w:qFormat/>
    <w:rsid w:val="00582AEF"/>
    <w:rPr>
      <w:rFonts w:eastAsiaTheme="minorEastAsia"/>
      <w:sz w:val="22"/>
      <w:szCs w:val="22"/>
      <w:lang w:eastAsia="zh-CN"/>
    </w:rPr>
  </w:style>
  <w:style w:type="character" w:customStyle="1" w:styleId="NoSpacingChar">
    <w:name w:val="No Spacing Char"/>
    <w:basedOn w:val="DefaultParagraphFont"/>
    <w:link w:val="NoSpacing"/>
    <w:uiPriority w:val="1"/>
    <w:rsid w:val="00582AEF"/>
    <w:rPr>
      <w:rFonts w:eastAsiaTheme="minorEastAsia"/>
      <w:sz w:val="22"/>
      <w:szCs w:val="22"/>
      <w:lang w:eastAsia="zh-CN"/>
    </w:rPr>
  </w:style>
  <w:style w:type="table" w:styleId="TableGrid">
    <w:name w:val="Table Grid"/>
    <w:basedOn w:val="TableNormal"/>
    <w:uiPriority w:val="39"/>
    <w:rsid w:val="006958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1">
    <w:name w:val="Mention1"/>
    <w:basedOn w:val="DefaultParagraphFont"/>
    <w:uiPriority w:val="99"/>
    <w:unhideWhenUsed/>
    <w:rsid w:val="00BF3A77"/>
    <w:rPr>
      <w:color w:val="2B579A"/>
      <w:shd w:val="clear" w:color="auto" w:fill="E1DFDD"/>
    </w:rPr>
  </w:style>
  <w:style w:type="character" w:styleId="FollowedHyperlink">
    <w:name w:val="FollowedHyperlink"/>
    <w:basedOn w:val="DefaultParagraphFont"/>
    <w:uiPriority w:val="99"/>
    <w:semiHidden/>
    <w:unhideWhenUsed/>
    <w:rsid w:val="007206ED"/>
    <w:rPr>
      <w:color w:val="954F72" w:themeColor="followedHyperlink"/>
      <w:u w:val="single"/>
    </w:rPr>
  </w:style>
  <w:style w:type="paragraph" w:styleId="NormalWeb">
    <w:name w:val="Normal (Web)"/>
    <w:basedOn w:val="Normal"/>
    <w:uiPriority w:val="99"/>
    <w:unhideWhenUsed/>
    <w:rsid w:val="00801645"/>
    <w:pPr>
      <w:spacing w:before="100" w:beforeAutospacing="1" w:after="100" w:afterAutospacing="1"/>
    </w:pPr>
  </w:style>
  <w:style w:type="paragraph" w:customStyle="1" w:styleId="selection">
    <w:name w:val="selection"/>
    <w:basedOn w:val="Normal"/>
    <w:rsid w:val="006F19F6"/>
    <w:pPr>
      <w:spacing w:before="100" w:beforeAutospacing="1" w:after="100" w:afterAutospacing="1"/>
    </w:pPr>
  </w:style>
  <w:style w:type="character" w:customStyle="1" w:styleId="labelwrapper">
    <w:name w:val="labelwrapper"/>
    <w:basedOn w:val="DefaultParagraphFont"/>
    <w:rsid w:val="006F19F6"/>
  </w:style>
  <w:style w:type="character" w:styleId="Strong">
    <w:name w:val="Strong"/>
    <w:basedOn w:val="DefaultParagraphFont"/>
    <w:uiPriority w:val="22"/>
    <w:qFormat/>
    <w:rsid w:val="00001A35"/>
    <w:rPr>
      <w:b/>
      <w:bCs/>
    </w:rPr>
  </w:style>
  <w:style w:type="character" w:customStyle="1" w:styleId="Heading1Char">
    <w:name w:val="Heading 1 Char"/>
    <w:basedOn w:val="DefaultParagraphFont"/>
    <w:link w:val="Heading1"/>
    <w:uiPriority w:val="9"/>
    <w:rsid w:val="00BB1B95"/>
    <w:rPr>
      <w:rFonts w:ascii="Times New Roman" w:hAnsi="Times New Roman" w:cs="Times New Roman"/>
      <w:b/>
      <w:color w:val="000000" w:themeColor="text1"/>
    </w:rPr>
  </w:style>
  <w:style w:type="paragraph" w:styleId="TOC1">
    <w:name w:val="toc 1"/>
    <w:basedOn w:val="Normal"/>
    <w:next w:val="Normal"/>
    <w:autoRedefine/>
    <w:uiPriority w:val="39"/>
    <w:unhideWhenUsed/>
    <w:rsid w:val="009F71C5"/>
    <w:pPr>
      <w:spacing w:before="360" w:line="240" w:lineRule="auto"/>
    </w:pPr>
    <w:rPr>
      <w:rFonts w:cs="Calibri Light (Headings)"/>
      <w:b/>
      <w:bCs/>
    </w:rPr>
  </w:style>
  <w:style w:type="paragraph" w:styleId="TOC2">
    <w:name w:val="toc 2"/>
    <w:basedOn w:val="Normal"/>
    <w:next w:val="Normal"/>
    <w:autoRedefine/>
    <w:uiPriority w:val="39"/>
    <w:unhideWhenUsed/>
    <w:rsid w:val="009F71C5"/>
    <w:pPr>
      <w:spacing w:before="240" w:line="240" w:lineRule="auto"/>
    </w:pPr>
    <w:rPr>
      <w:rFonts w:cstheme="minorHAnsi"/>
      <w:bCs/>
      <w:szCs w:val="20"/>
    </w:rPr>
  </w:style>
  <w:style w:type="paragraph" w:styleId="TOC3">
    <w:name w:val="toc 3"/>
    <w:basedOn w:val="Normal"/>
    <w:next w:val="Normal"/>
    <w:autoRedefine/>
    <w:uiPriority w:val="39"/>
    <w:unhideWhenUsed/>
    <w:rsid w:val="00094405"/>
    <w:pPr>
      <w:ind w:left="240"/>
    </w:pPr>
    <w:rPr>
      <w:rFonts w:asciiTheme="minorHAnsi" w:hAnsiTheme="minorHAnsi" w:cstheme="minorHAnsi"/>
      <w:sz w:val="20"/>
      <w:szCs w:val="20"/>
    </w:rPr>
  </w:style>
  <w:style w:type="paragraph" w:styleId="TOC4">
    <w:name w:val="toc 4"/>
    <w:basedOn w:val="Normal"/>
    <w:next w:val="Normal"/>
    <w:autoRedefine/>
    <w:uiPriority w:val="39"/>
    <w:unhideWhenUsed/>
    <w:rsid w:val="00094405"/>
    <w:pPr>
      <w:ind w:left="480"/>
    </w:pPr>
    <w:rPr>
      <w:rFonts w:asciiTheme="minorHAnsi" w:hAnsiTheme="minorHAnsi" w:cstheme="minorHAnsi"/>
      <w:sz w:val="20"/>
      <w:szCs w:val="20"/>
    </w:rPr>
  </w:style>
  <w:style w:type="paragraph" w:styleId="TOC5">
    <w:name w:val="toc 5"/>
    <w:basedOn w:val="Normal"/>
    <w:next w:val="Normal"/>
    <w:autoRedefine/>
    <w:uiPriority w:val="39"/>
    <w:unhideWhenUsed/>
    <w:rsid w:val="00094405"/>
    <w:pPr>
      <w:ind w:left="720"/>
    </w:pPr>
    <w:rPr>
      <w:rFonts w:asciiTheme="minorHAnsi" w:hAnsiTheme="minorHAnsi" w:cstheme="minorHAnsi"/>
      <w:sz w:val="20"/>
      <w:szCs w:val="20"/>
    </w:rPr>
  </w:style>
  <w:style w:type="paragraph" w:styleId="TOC6">
    <w:name w:val="toc 6"/>
    <w:basedOn w:val="Normal"/>
    <w:next w:val="Normal"/>
    <w:autoRedefine/>
    <w:uiPriority w:val="39"/>
    <w:unhideWhenUsed/>
    <w:rsid w:val="00094405"/>
    <w:pPr>
      <w:ind w:left="960"/>
    </w:pPr>
    <w:rPr>
      <w:rFonts w:asciiTheme="minorHAnsi" w:hAnsiTheme="minorHAnsi" w:cstheme="minorHAnsi"/>
      <w:sz w:val="20"/>
      <w:szCs w:val="20"/>
    </w:rPr>
  </w:style>
  <w:style w:type="paragraph" w:styleId="TOC7">
    <w:name w:val="toc 7"/>
    <w:basedOn w:val="Normal"/>
    <w:next w:val="Normal"/>
    <w:autoRedefine/>
    <w:uiPriority w:val="39"/>
    <w:unhideWhenUsed/>
    <w:rsid w:val="00094405"/>
    <w:pPr>
      <w:ind w:left="1200"/>
    </w:pPr>
    <w:rPr>
      <w:rFonts w:asciiTheme="minorHAnsi" w:hAnsiTheme="minorHAnsi" w:cstheme="minorHAnsi"/>
      <w:sz w:val="20"/>
      <w:szCs w:val="20"/>
    </w:rPr>
  </w:style>
  <w:style w:type="paragraph" w:styleId="TOC8">
    <w:name w:val="toc 8"/>
    <w:basedOn w:val="Normal"/>
    <w:next w:val="Normal"/>
    <w:autoRedefine/>
    <w:uiPriority w:val="39"/>
    <w:unhideWhenUsed/>
    <w:rsid w:val="00094405"/>
    <w:pPr>
      <w:ind w:left="1440"/>
    </w:pPr>
    <w:rPr>
      <w:rFonts w:asciiTheme="minorHAnsi" w:hAnsiTheme="minorHAnsi" w:cstheme="minorHAnsi"/>
      <w:sz w:val="20"/>
      <w:szCs w:val="20"/>
    </w:rPr>
  </w:style>
  <w:style w:type="paragraph" w:styleId="TOC9">
    <w:name w:val="toc 9"/>
    <w:basedOn w:val="Normal"/>
    <w:next w:val="Normal"/>
    <w:autoRedefine/>
    <w:uiPriority w:val="39"/>
    <w:unhideWhenUsed/>
    <w:rsid w:val="00094405"/>
    <w:pPr>
      <w:ind w:left="1680"/>
    </w:pPr>
    <w:rPr>
      <w:rFonts w:asciiTheme="minorHAnsi" w:hAnsiTheme="minorHAnsi" w:cstheme="minorHAnsi"/>
      <w:sz w:val="20"/>
      <w:szCs w:val="20"/>
    </w:rPr>
  </w:style>
  <w:style w:type="paragraph" w:styleId="Title">
    <w:name w:val="Title"/>
    <w:basedOn w:val="Normal"/>
    <w:next w:val="Normal"/>
    <w:link w:val="TitleChar"/>
    <w:uiPriority w:val="10"/>
    <w:qFormat/>
    <w:rsid w:val="00094405"/>
    <w:rPr>
      <w:sz w:val="96"/>
      <w:szCs w:val="96"/>
      <w:lang w:val="nl-NL"/>
    </w:rPr>
  </w:style>
  <w:style w:type="character" w:customStyle="1" w:styleId="TitleChar">
    <w:name w:val="Title Char"/>
    <w:basedOn w:val="DefaultParagraphFont"/>
    <w:link w:val="Title"/>
    <w:uiPriority w:val="10"/>
    <w:rsid w:val="00D86B44"/>
    <w:rPr>
      <w:rFonts w:ascii="Times New Roman" w:hAnsi="Times New Roman" w:cs="Times New Roman"/>
      <w:color w:val="000000" w:themeColor="text1"/>
      <w:sz w:val="96"/>
      <w:szCs w:val="96"/>
      <w:lang w:val="nl-NL"/>
    </w:rPr>
  </w:style>
  <w:style w:type="character" w:styleId="PageNumber">
    <w:name w:val="page number"/>
    <w:basedOn w:val="DefaultParagraphFont"/>
    <w:uiPriority w:val="99"/>
    <w:semiHidden/>
    <w:unhideWhenUsed/>
    <w:rsid w:val="008D4AE3"/>
  </w:style>
  <w:style w:type="character" w:styleId="UnresolvedMention">
    <w:name w:val="Unresolved Mention"/>
    <w:basedOn w:val="DefaultParagraphFont"/>
    <w:uiPriority w:val="99"/>
    <w:rsid w:val="007C1AEE"/>
    <w:rPr>
      <w:color w:val="605E5C"/>
      <w:shd w:val="clear" w:color="auto" w:fill="E1DFDD"/>
    </w:rPr>
  </w:style>
  <w:style w:type="character" w:styleId="Mention">
    <w:name w:val="Mention"/>
    <w:basedOn w:val="DefaultParagraphFont"/>
    <w:uiPriority w:val="99"/>
    <w:rsid w:val="007C1AEE"/>
    <w:rPr>
      <w:color w:val="2B579A"/>
      <w:shd w:val="clear" w:color="auto" w:fill="E1DFDD"/>
    </w:rPr>
  </w:style>
  <w:style w:type="paragraph" w:styleId="FootnoteText">
    <w:name w:val="footnote text"/>
    <w:basedOn w:val="Normal"/>
    <w:link w:val="FootnoteTextChar"/>
    <w:uiPriority w:val="99"/>
    <w:semiHidden/>
    <w:unhideWhenUsed/>
    <w:rsid w:val="008F0D40"/>
    <w:pPr>
      <w:spacing w:line="240" w:lineRule="auto"/>
    </w:pPr>
    <w:rPr>
      <w:sz w:val="20"/>
      <w:szCs w:val="20"/>
    </w:rPr>
  </w:style>
  <w:style w:type="character" w:customStyle="1" w:styleId="FootnoteTextChar">
    <w:name w:val="Footnote Text Char"/>
    <w:basedOn w:val="DefaultParagraphFont"/>
    <w:link w:val="FootnoteText"/>
    <w:uiPriority w:val="99"/>
    <w:semiHidden/>
    <w:rsid w:val="008F0D40"/>
    <w:rPr>
      <w:rFonts w:ascii="Times New Roman" w:hAnsi="Times New Roman" w:cs="Times New Roman"/>
      <w:color w:val="000000" w:themeColor="text1"/>
      <w:sz w:val="20"/>
      <w:szCs w:val="20"/>
    </w:rPr>
  </w:style>
  <w:style w:type="character" w:styleId="FootnoteReference">
    <w:name w:val="footnote reference"/>
    <w:basedOn w:val="DefaultParagraphFont"/>
    <w:uiPriority w:val="99"/>
    <w:semiHidden/>
    <w:unhideWhenUsed/>
    <w:rsid w:val="008F0D40"/>
    <w:rPr>
      <w:vertAlign w:val="superscript"/>
    </w:rPr>
  </w:style>
  <w:style w:type="paragraph" w:customStyle="1" w:styleId="Heading10">
    <w:name w:val="Heading1"/>
    <w:basedOn w:val="Normal"/>
    <w:rsid w:val="00100CE6"/>
    <w:pPr>
      <w:overflowPunct w:val="0"/>
      <w:autoSpaceDN w:val="0"/>
      <w:textAlignment w:val="baseline"/>
      <w:outlineLvl w:val="0"/>
    </w:pPr>
    <w:rPr>
      <w:rFonts w:eastAsia="Calibri"/>
      <w:b/>
      <w:color w:val="000000"/>
      <w:kern w:val="3"/>
      <w:lang w:eastAsia="nl-NL"/>
    </w:rPr>
  </w:style>
  <w:style w:type="paragraph" w:customStyle="1" w:styleId="Heading20">
    <w:name w:val="Heading2"/>
    <w:basedOn w:val="Normal"/>
    <w:rsid w:val="00100CE6"/>
    <w:pPr>
      <w:overflowPunct w:val="0"/>
      <w:autoSpaceDN w:val="0"/>
      <w:textAlignment w:val="baseline"/>
      <w:outlineLvl w:val="1"/>
    </w:pPr>
    <w:rPr>
      <w:rFonts w:eastAsia="Calibri"/>
      <w:bCs/>
      <w:color w:val="000000"/>
      <w:kern w:val="3"/>
      <w:u w:val="single"/>
      <w:lang w:eastAsia="nl-NL"/>
    </w:rPr>
  </w:style>
  <w:style w:type="character" w:customStyle="1" w:styleId="DefaultParagraphFont0">
    <w:name w:val="DefaultParagraphFont"/>
    <w:rsid w:val="00100C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253955">
      <w:bodyDiv w:val="1"/>
      <w:marLeft w:val="0"/>
      <w:marRight w:val="0"/>
      <w:marTop w:val="0"/>
      <w:marBottom w:val="0"/>
      <w:divBdr>
        <w:top w:val="none" w:sz="0" w:space="0" w:color="auto"/>
        <w:left w:val="none" w:sz="0" w:space="0" w:color="auto"/>
        <w:bottom w:val="none" w:sz="0" w:space="0" w:color="auto"/>
        <w:right w:val="none" w:sz="0" w:space="0" w:color="auto"/>
      </w:divBdr>
    </w:div>
    <w:div w:id="249855216">
      <w:bodyDiv w:val="1"/>
      <w:marLeft w:val="0"/>
      <w:marRight w:val="0"/>
      <w:marTop w:val="0"/>
      <w:marBottom w:val="0"/>
      <w:divBdr>
        <w:top w:val="none" w:sz="0" w:space="0" w:color="auto"/>
        <w:left w:val="none" w:sz="0" w:space="0" w:color="auto"/>
        <w:bottom w:val="none" w:sz="0" w:space="0" w:color="auto"/>
        <w:right w:val="none" w:sz="0" w:space="0" w:color="auto"/>
      </w:divBdr>
    </w:div>
    <w:div w:id="278874299">
      <w:bodyDiv w:val="1"/>
      <w:marLeft w:val="0"/>
      <w:marRight w:val="0"/>
      <w:marTop w:val="0"/>
      <w:marBottom w:val="0"/>
      <w:divBdr>
        <w:top w:val="none" w:sz="0" w:space="0" w:color="auto"/>
        <w:left w:val="none" w:sz="0" w:space="0" w:color="auto"/>
        <w:bottom w:val="none" w:sz="0" w:space="0" w:color="auto"/>
        <w:right w:val="none" w:sz="0" w:space="0" w:color="auto"/>
      </w:divBdr>
    </w:div>
    <w:div w:id="424108029">
      <w:bodyDiv w:val="1"/>
      <w:marLeft w:val="0"/>
      <w:marRight w:val="0"/>
      <w:marTop w:val="0"/>
      <w:marBottom w:val="0"/>
      <w:divBdr>
        <w:top w:val="none" w:sz="0" w:space="0" w:color="auto"/>
        <w:left w:val="none" w:sz="0" w:space="0" w:color="auto"/>
        <w:bottom w:val="none" w:sz="0" w:space="0" w:color="auto"/>
        <w:right w:val="none" w:sz="0" w:space="0" w:color="auto"/>
      </w:divBdr>
    </w:div>
    <w:div w:id="453644126">
      <w:bodyDiv w:val="1"/>
      <w:marLeft w:val="0"/>
      <w:marRight w:val="0"/>
      <w:marTop w:val="0"/>
      <w:marBottom w:val="0"/>
      <w:divBdr>
        <w:top w:val="none" w:sz="0" w:space="0" w:color="auto"/>
        <w:left w:val="none" w:sz="0" w:space="0" w:color="auto"/>
        <w:bottom w:val="none" w:sz="0" w:space="0" w:color="auto"/>
        <w:right w:val="none" w:sz="0" w:space="0" w:color="auto"/>
      </w:divBdr>
    </w:div>
    <w:div w:id="562912443">
      <w:bodyDiv w:val="1"/>
      <w:marLeft w:val="0"/>
      <w:marRight w:val="0"/>
      <w:marTop w:val="0"/>
      <w:marBottom w:val="0"/>
      <w:divBdr>
        <w:top w:val="none" w:sz="0" w:space="0" w:color="auto"/>
        <w:left w:val="none" w:sz="0" w:space="0" w:color="auto"/>
        <w:bottom w:val="none" w:sz="0" w:space="0" w:color="auto"/>
        <w:right w:val="none" w:sz="0" w:space="0" w:color="auto"/>
      </w:divBdr>
    </w:div>
    <w:div w:id="670522425">
      <w:bodyDiv w:val="1"/>
      <w:marLeft w:val="0"/>
      <w:marRight w:val="0"/>
      <w:marTop w:val="0"/>
      <w:marBottom w:val="0"/>
      <w:divBdr>
        <w:top w:val="none" w:sz="0" w:space="0" w:color="auto"/>
        <w:left w:val="none" w:sz="0" w:space="0" w:color="auto"/>
        <w:bottom w:val="none" w:sz="0" w:space="0" w:color="auto"/>
        <w:right w:val="none" w:sz="0" w:space="0" w:color="auto"/>
      </w:divBdr>
    </w:div>
    <w:div w:id="830678271">
      <w:bodyDiv w:val="1"/>
      <w:marLeft w:val="0"/>
      <w:marRight w:val="0"/>
      <w:marTop w:val="0"/>
      <w:marBottom w:val="0"/>
      <w:divBdr>
        <w:top w:val="none" w:sz="0" w:space="0" w:color="auto"/>
        <w:left w:val="none" w:sz="0" w:space="0" w:color="auto"/>
        <w:bottom w:val="none" w:sz="0" w:space="0" w:color="auto"/>
        <w:right w:val="none" w:sz="0" w:space="0" w:color="auto"/>
      </w:divBdr>
    </w:div>
    <w:div w:id="1328363615">
      <w:bodyDiv w:val="1"/>
      <w:marLeft w:val="0"/>
      <w:marRight w:val="0"/>
      <w:marTop w:val="0"/>
      <w:marBottom w:val="0"/>
      <w:divBdr>
        <w:top w:val="none" w:sz="0" w:space="0" w:color="auto"/>
        <w:left w:val="none" w:sz="0" w:space="0" w:color="auto"/>
        <w:bottom w:val="none" w:sz="0" w:space="0" w:color="auto"/>
        <w:right w:val="none" w:sz="0" w:space="0" w:color="auto"/>
      </w:divBdr>
    </w:div>
    <w:div w:id="1328943594">
      <w:bodyDiv w:val="1"/>
      <w:marLeft w:val="0"/>
      <w:marRight w:val="0"/>
      <w:marTop w:val="0"/>
      <w:marBottom w:val="0"/>
      <w:divBdr>
        <w:top w:val="none" w:sz="0" w:space="0" w:color="auto"/>
        <w:left w:val="none" w:sz="0" w:space="0" w:color="auto"/>
        <w:bottom w:val="none" w:sz="0" w:space="0" w:color="auto"/>
        <w:right w:val="none" w:sz="0" w:space="0" w:color="auto"/>
      </w:divBdr>
    </w:div>
    <w:div w:id="1357803037">
      <w:bodyDiv w:val="1"/>
      <w:marLeft w:val="0"/>
      <w:marRight w:val="0"/>
      <w:marTop w:val="0"/>
      <w:marBottom w:val="0"/>
      <w:divBdr>
        <w:top w:val="none" w:sz="0" w:space="0" w:color="auto"/>
        <w:left w:val="none" w:sz="0" w:space="0" w:color="auto"/>
        <w:bottom w:val="none" w:sz="0" w:space="0" w:color="auto"/>
        <w:right w:val="none" w:sz="0" w:space="0" w:color="auto"/>
      </w:divBdr>
    </w:div>
    <w:div w:id="1438721514">
      <w:bodyDiv w:val="1"/>
      <w:marLeft w:val="0"/>
      <w:marRight w:val="0"/>
      <w:marTop w:val="0"/>
      <w:marBottom w:val="0"/>
      <w:divBdr>
        <w:top w:val="none" w:sz="0" w:space="0" w:color="auto"/>
        <w:left w:val="none" w:sz="0" w:space="0" w:color="auto"/>
        <w:bottom w:val="none" w:sz="0" w:space="0" w:color="auto"/>
        <w:right w:val="none" w:sz="0" w:space="0" w:color="auto"/>
      </w:divBdr>
    </w:div>
    <w:div w:id="1575893210">
      <w:bodyDiv w:val="1"/>
      <w:marLeft w:val="0"/>
      <w:marRight w:val="0"/>
      <w:marTop w:val="0"/>
      <w:marBottom w:val="0"/>
      <w:divBdr>
        <w:top w:val="none" w:sz="0" w:space="0" w:color="auto"/>
        <w:left w:val="none" w:sz="0" w:space="0" w:color="auto"/>
        <w:bottom w:val="none" w:sz="0" w:space="0" w:color="auto"/>
        <w:right w:val="none" w:sz="0" w:space="0" w:color="auto"/>
      </w:divBdr>
    </w:div>
    <w:div w:id="1620144664">
      <w:bodyDiv w:val="1"/>
      <w:marLeft w:val="0"/>
      <w:marRight w:val="0"/>
      <w:marTop w:val="0"/>
      <w:marBottom w:val="0"/>
      <w:divBdr>
        <w:top w:val="none" w:sz="0" w:space="0" w:color="auto"/>
        <w:left w:val="none" w:sz="0" w:space="0" w:color="auto"/>
        <w:bottom w:val="none" w:sz="0" w:space="0" w:color="auto"/>
        <w:right w:val="none" w:sz="0" w:space="0" w:color="auto"/>
      </w:divBdr>
    </w:div>
    <w:div w:id="1876236219">
      <w:bodyDiv w:val="1"/>
      <w:marLeft w:val="0"/>
      <w:marRight w:val="0"/>
      <w:marTop w:val="0"/>
      <w:marBottom w:val="0"/>
      <w:divBdr>
        <w:top w:val="none" w:sz="0" w:space="0" w:color="auto"/>
        <w:left w:val="none" w:sz="0" w:space="0" w:color="auto"/>
        <w:bottom w:val="none" w:sz="0" w:space="0" w:color="auto"/>
        <w:right w:val="none" w:sz="0" w:space="0" w:color="auto"/>
      </w:divBdr>
    </w:div>
    <w:div w:id="1975913559">
      <w:bodyDiv w:val="1"/>
      <w:marLeft w:val="0"/>
      <w:marRight w:val="0"/>
      <w:marTop w:val="0"/>
      <w:marBottom w:val="0"/>
      <w:divBdr>
        <w:top w:val="none" w:sz="0" w:space="0" w:color="auto"/>
        <w:left w:val="none" w:sz="0" w:space="0" w:color="auto"/>
        <w:bottom w:val="none" w:sz="0" w:space="0" w:color="auto"/>
        <w:right w:val="none" w:sz="0" w:space="0" w:color="auto"/>
      </w:divBdr>
    </w:div>
    <w:div w:id="2044357283">
      <w:bodyDiv w:val="1"/>
      <w:marLeft w:val="0"/>
      <w:marRight w:val="0"/>
      <w:marTop w:val="0"/>
      <w:marBottom w:val="0"/>
      <w:divBdr>
        <w:top w:val="none" w:sz="0" w:space="0" w:color="auto"/>
        <w:left w:val="none" w:sz="0" w:space="0" w:color="auto"/>
        <w:bottom w:val="none" w:sz="0" w:space="0" w:color="auto"/>
        <w:right w:val="none" w:sz="0" w:space="0" w:color="auto"/>
      </w:divBdr>
    </w:div>
    <w:div w:id="2067222015">
      <w:bodyDiv w:val="1"/>
      <w:marLeft w:val="0"/>
      <w:marRight w:val="0"/>
      <w:marTop w:val="0"/>
      <w:marBottom w:val="0"/>
      <w:divBdr>
        <w:top w:val="none" w:sz="0" w:space="0" w:color="auto"/>
        <w:left w:val="none" w:sz="0" w:space="0" w:color="auto"/>
        <w:bottom w:val="none" w:sz="0" w:space="0" w:color="auto"/>
        <w:right w:val="none" w:sz="0" w:space="0" w:color="auto"/>
      </w:divBdr>
    </w:div>
    <w:div w:id="2124641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4.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6.xml"/><Relationship Id="rId47" Type="http://schemas.openxmlformats.org/officeDocument/2006/relationships/image" Target="media/image27.png"/><Relationship Id="rId50" Type="http://schemas.openxmlformats.org/officeDocument/2006/relationships/image" Target="media/image29.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2.xml"/><Relationship Id="rId40" Type="http://schemas.openxmlformats.org/officeDocument/2006/relationships/image" Target="media/image22.emf"/><Relationship Id="rId45" Type="http://schemas.openxmlformats.org/officeDocument/2006/relationships/image" Target="media/image25.png"/><Relationship Id="rId53" Type="http://schemas.openxmlformats.org/officeDocument/2006/relationships/image" Target="media/image32.png"/><Relationship Id="rId5" Type="http://schemas.openxmlformats.org/officeDocument/2006/relationships/numbering" Target="numbering.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3.emf"/><Relationship Id="rId48" Type="http://schemas.microsoft.com/office/2007/relationships/hdphoto" Target="media/hdphoto1.wdp"/><Relationship Id="rId56" Type="http://schemas.microsoft.com/office/2011/relationships/people" Target="people.xml"/><Relationship Id="rId8" Type="http://schemas.openxmlformats.org/officeDocument/2006/relationships/webSettings" Target="webSettings.xml"/><Relationship Id="rId51" Type="http://schemas.openxmlformats.org/officeDocument/2006/relationships/image" Target="media/image30.png"/><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3.xml"/><Relationship Id="rId46" Type="http://schemas.openxmlformats.org/officeDocument/2006/relationships/image" Target="media/image26.png"/><Relationship Id="rId20" Type="http://schemas.openxmlformats.org/officeDocument/2006/relationships/image" Target="media/image6.png"/><Relationship Id="rId41" Type="http://schemas.openxmlformats.org/officeDocument/2006/relationships/footer" Target="footer5.xml"/><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1.xml"/><Relationship Id="rId49" Type="http://schemas.openxmlformats.org/officeDocument/2006/relationships/image" Target="media/image28.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24.tiff"/><Relationship Id="rId52"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AC6384D33FB4E4B8B7221315098EFAF" ma:contentTypeVersion="7" ma:contentTypeDescription="Create a new document." ma:contentTypeScope="" ma:versionID="fd9cbfefed6990f9b99cfc23cd7e7fef">
  <xsd:schema xmlns:xsd="http://www.w3.org/2001/XMLSchema" xmlns:xs="http://www.w3.org/2001/XMLSchema" xmlns:p="http://schemas.microsoft.com/office/2006/metadata/properties" xmlns:ns3="4d636f6b-5b8e-4c89-8992-09840d364e6f" xmlns:ns4="45180350-d853-4ae1-a713-0da8f6f4ae42" targetNamespace="http://schemas.microsoft.com/office/2006/metadata/properties" ma:root="true" ma:fieldsID="3510dcdef250c17c45a943443817c9f6" ns3:_="" ns4:_="">
    <xsd:import namespace="4d636f6b-5b8e-4c89-8992-09840d364e6f"/>
    <xsd:import namespace="45180350-d853-4ae1-a713-0da8f6f4ae4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636f6b-5b8e-4c89-8992-09840d364e6f"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5180350-d853-4ae1-a713-0da8f6f4ae42"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E751038-1E56-4E3C-A5E2-D8F23F389D9C}">
  <ds:schemaRefs>
    <ds:schemaRef ds:uri="http://schemas.microsoft.com/sharepoint/v3/contenttype/forms"/>
  </ds:schemaRefs>
</ds:datastoreItem>
</file>

<file path=customXml/itemProps2.xml><?xml version="1.0" encoding="utf-8"?>
<ds:datastoreItem xmlns:ds="http://schemas.openxmlformats.org/officeDocument/2006/customXml" ds:itemID="{2014B3C6-33D8-4A49-9B93-6751F28447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636f6b-5b8e-4c89-8992-09840d364e6f"/>
    <ds:schemaRef ds:uri="45180350-d853-4ae1-a713-0da8f6f4ae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DB9ACD8-B44B-4F5B-BEEE-C2B33852190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63BB560-4DDD-A640-A307-8BE178E4B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109</Pages>
  <Words>31108</Words>
  <Characters>177322</Characters>
  <Application>Microsoft Office Word</Application>
  <DocSecurity>0</DocSecurity>
  <Lines>1477</Lines>
  <Paragraphs>416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Ditte Selders;Luuk van de Ven;Guus van den Akker</dc:creator>
  <cp:keywords/>
  <cp:lastModifiedBy>Luuk van de Ven</cp:lastModifiedBy>
  <cp:revision>3</cp:revision>
  <cp:lastPrinted>2020-02-13T15:11:00Z</cp:lastPrinted>
  <dcterms:created xsi:type="dcterms:W3CDTF">2020-06-06T18:46:00Z</dcterms:created>
  <dcterms:modified xsi:type="dcterms:W3CDTF">2020-06-06T18:47:00Z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0x010100AAC6384D33FB4E4B8B7221315098EFAF</vt:lpwstr>
  </property>
</Properties>
</file>